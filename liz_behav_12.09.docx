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77777777"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Pr>
          <w:b/>
          <w:bCs/>
          <w:sz w:val="32"/>
          <w:szCs w:val="32"/>
        </w:rPr>
        <w:t>environment interact to affect antipredator responses in two Australian lizard species</w:t>
      </w:r>
      <w:commentRangeEnd w:id="0"/>
      <w:r w:rsidR="00852E61">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102FF4ED" w14:textId="77777777" w:rsidR="00E7515C" w:rsidRDefault="00E7515C" w:rsidP="00E7515C">
      <w:pPr>
        <w:jc w:val="center"/>
        <w:rPr>
          <w:vertAlign w:val="superscript"/>
        </w:rPr>
      </w:pPr>
      <w:proofErr w:type="spellStart"/>
      <w:r>
        <w:t>Maider</w:t>
      </w:r>
      <w:proofErr w:type="spellEnd"/>
      <w:r>
        <w:t xml:space="preserve"> I</w:t>
      </w:r>
      <w:r w:rsidRPr="006D3D6F">
        <w:t>glesias Carrasco</w:t>
      </w:r>
      <w:r>
        <w:rPr>
          <w:vertAlign w:val="superscript"/>
        </w:rPr>
        <w:t>1*</w:t>
      </w:r>
      <w:r>
        <w:t xml:space="preserve">, </w:t>
      </w:r>
      <w:proofErr w:type="spellStart"/>
      <w:r w:rsidRPr="006D3D6F">
        <w:t>Jiayu</w:t>
      </w:r>
      <w:proofErr w:type="spellEnd"/>
      <w:r>
        <w:t xml:space="preserve"> </w:t>
      </w:r>
      <w:r w:rsidRPr="006D3D6F">
        <w:t>Zhang</w:t>
      </w:r>
      <w:r>
        <w:rPr>
          <w:vertAlign w:val="superscript"/>
        </w:rPr>
        <w:t>2</w:t>
      </w:r>
      <w:r>
        <w:t>, Daniel W.A. Noble</w:t>
      </w:r>
      <w:r>
        <w:rPr>
          <w:vertAlign w:val="superscript"/>
        </w:rPr>
        <w:t>2</w:t>
      </w:r>
    </w:p>
    <w:p w14:paraId="1AD3EF5B" w14:textId="77777777" w:rsidR="00E7515C" w:rsidRPr="00430F1E" w:rsidRDefault="00E7515C" w:rsidP="00E7515C">
      <w:pPr>
        <w:jc w:val="center"/>
        <w:rPr>
          <w:vertAlign w:val="superscript"/>
        </w:rPr>
      </w:pPr>
    </w:p>
    <w:p w14:paraId="4F9245EE" w14:textId="77777777" w:rsidR="00E7515C" w:rsidRPr="006D3D6F" w:rsidRDefault="00E7515C" w:rsidP="00E7515C">
      <w:r w:rsidRPr="00430F1E">
        <w:rPr>
          <w:vertAlign w:val="superscript"/>
        </w:rPr>
        <w:t>1</w:t>
      </w:r>
      <w:r>
        <w:t xml:space="preserve"> Evolution and Ecology of Sexual Interactions group. </w:t>
      </w:r>
      <w:proofErr w:type="spellStart"/>
      <w:r>
        <w:t>Do</w:t>
      </w:r>
      <w:r w:rsidRPr="00430F1E">
        <w:t>ñ</w:t>
      </w:r>
      <w:r>
        <w:t>ana</w:t>
      </w:r>
      <w:proofErr w:type="spellEnd"/>
      <w:r>
        <w:t xml:space="preserve"> Biological Station-CSIC</w:t>
      </w:r>
    </w:p>
    <w:p w14:paraId="3991AD6D" w14:textId="77777777" w:rsidR="00E7515C" w:rsidRDefault="00E7515C" w:rsidP="00E7515C">
      <w:r w:rsidRPr="00430F1E">
        <w:rPr>
          <w:vertAlign w:val="superscript"/>
        </w:rPr>
        <w:t xml:space="preserve">2 </w:t>
      </w:r>
      <w:r>
        <w:t>Division of Ecology and Evolution, Research School of Biology, The Australian National University, Canberra, Australia</w:t>
      </w:r>
    </w:p>
    <w:p w14:paraId="24B71301" w14:textId="77777777" w:rsidR="00E7515C" w:rsidRDefault="00E7515C" w:rsidP="00E7515C"/>
    <w:p w14:paraId="1E60D020" w14:textId="77777777" w:rsidR="00E7515C" w:rsidRPr="00DE3153" w:rsidRDefault="00E7515C" w:rsidP="00E7515C">
      <w:pPr>
        <w:tabs>
          <w:tab w:val="left" w:pos="5727"/>
        </w:tabs>
      </w:pPr>
      <w:r>
        <w:t>*Corresponding author: miglesias15@gmail.com</w:t>
      </w:r>
      <w:r>
        <w:tab/>
      </w:r>
    </w:p>
    <w:p w14:paraId="031D2F66" w14:textId="77777777" w:rsidR="00E7515C" w:rsidRPr="004041B3" w:rsidRDefault="00E7515C" w:rsidP="00E7515C"/>
    <w:p w14:paraId="11B01261" w14:textId="77777777" w:rsidR="00E7515C" w:rsidRPr="009E5343" w:rsidRDefault="00E7515C" w:rsidP="00E7515C">
      <w:pPr>
        <w:rPr>
          <w:b/>
          <w:bCs/>
        </w:rPr>
      </w:pPr>
      <w:r w:rsidRPr="009E5343">
        <w:rPr>
          <w:b/>
          <w:bCs/>
        </w:rPr>
        <w:t>Abstract:</w:t>
      </w:r>
    </w:p>
    <w:p w14:paraId="2ABDE12B" w14:textId="77777777" w:rsidR="00E7515C" w:rsidRPr="009E5343" w:rsidRDefault="00E7515C" w:rsidP="00E7515C">
      <w:pPr>
        <w:rPr>
          <w:b/>
          <w:bCs/>
        </w:rPr>
      </w:pPr>
      <w:r w:rsidRPr="009E5343">
        <w:rPr>
          <w:b/>
          <w:bCs/>
        </w:rPr>
        <w:t>Keywords:</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7CBF663E"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Content>
          <w:r w:rsidR="00AB10EF">
            <w:t xml:space="preserve">(Dang et al., 2015; Dayananda &amp; Webb, 2017; </w:t>
          </w:r>
          <w:proofErr w:type="spellStart"/>
          <w:r w:rsidR="00AB10EF">
            <w:t>Raynal</w:t>
          </w:r>
          <w:proofErr w:type="spellEnd"/>
          <w:r w:rsidR="00AB10EF">
            <w:t xml:space="preserve"> et al., 2022; </w:t>
          </w:r>
          <w:proofErr w:type="spellStart"/>
          <w:r w:rsidR="00AB10EF">
            <w:t>Ślipiński</w:t>
          </w:r>
          <w:proofErr w:type="spellEnd"/>
          <w:r w:rsidR="00AB10EF">
            <w:t xml:space="preserve">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2048D1AE"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Content>
          <w:r w:rsidR="00AB10EF">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Content>
          <w:r w:rsidR="00AB10EF" w:rsidRPr="00AB10EF">
            <w:rPr>
              <w:color w:val="000000"/>
            </w:rPr>
            <w:t xml:space="preserve">(Carter et al., 2018; Huang et al., 2013; </w:t>
          </w:r>
          <w:proofErr w:type="spellStart"/>
          <w:r w:rsidR="00AB10EF" w:rsidRPr="00AB10EF">
            <w:rPr>
              <w:color w:val="000000"/>
            </w:rPr>
            <w:t>Rutstein</w:t>
          </w:r>
          <w:proofErr w:type="spellEnd"/>
          <w:r w:rsidR="00AB10EF" w:rsidRPr="00AB10EF">
            <w:rPr>
              <w:color w:val="000000"/>
            </w:rPr>
            <w:t xml:space="preserve">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Content>
          <w:r w:rsidR="00AB10EF" w:rsidRPr="00AB10EF">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Content>
          <w:r w:rsidR="00AB10EF" w:rsidRPr="00AB10EF">
            <w:rPr>
              <w:color w:val="000000"/>
            </w:rPr>
            <w:t xml:space="preserve">(e.g., Rosenfeld and Roberts 2004; Warner and </w:t>
          </w:r>
          <w:proofErr w:type="spellStart"/>
          <w:r w:rsidR="00AB10EF" w:rsidRPr="00AB10EF">
            <w:rPr>
              <w:color w:val="000000"/>
            </w:rPr>
            <w:t>Lovern</w:t>
          </w:r>
          <w:proofErr w:type="spellEnd"/>
          <w:r w:rsidR="00AB10EF" w:rsidRPr="00AB10EF">
            <w:rPr>
              <w:color w:val="000000"/>
            </w:rPr>
            <w:t xml:space="preserve"> 2014; </w:t>
          </w:r>
          <w:proofErr w:type="spellStart"/>
          <w:r w:rsidR="00AB10EF" w:rsidRPr="00AB10EF">
            <w:rPr>
              <w:color w:val="000000"/>
            </w:rPr>
            <w:t>Rutstein</w:t>
          </w:r>
          <w:proofErr w:type="spellEnd"/>
          <w:r w:rsidR="00AB10EF" w:rsidRPr="00AB10EF">
            <w:rPr>
              <w:color w:val="000000"/>
            </w:rPr>
            <w:t xml:space="preserve">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Content>
          <w:r w:rsidR="00AB10EF" w:rsidRPr="00AB10EF">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p>
    <w:p w14:paraId="30D3D4B1" w14:textId="77777777" w:rsidR="00E7515C" w:rsidRPr="004041B3" w:rsidRDefault="00E7515C" w:rsidP="00E7515C"/>
    <w:p w14:paraId="4993638A" w14:textId="734B6728" w:rsidR="00E7515C" w:rsidRDefault="00E7515C" w:rsidP="00E7515C">
      <w:r>
        <w:t xml:space="preserve">Maternal and offspring environments that impact upon behaviour are likely to have important consequences in shaping how organisms interact with their environment. Such behavioural </w:t>
      </w:r>
      <w:r>
        <w:lastRenderedPageBreak/>
        <w:t xml:space="preserve">changes can have a direct link to fitness. This is the case </w:t>
      </w:r>
      <w:r w:rsidR="00D96BCE">
        <w:t xml:space="preserve">with </w:t>
      </w:r>
      <w:r>
        <w:t>a</w:t>
      </w:r>
      <w:r w:rsidRPr="004041B3">
        <w:t>ntipredator responses</w:t>
      </w:r>
      <w:r>
        <w:t>, including predator escape and refuge seeking, 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velocity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Content>
          <w:r w:rsidR="00AB10EF">
            <w:t xml:space="preserve">(Brodie &amp; Russell, 1999; </w:t>
          </w:r>
          <w:proofErr w:type="spellStart"/>
          <w:r w:rsidR="00AB10EF">
            <w:t>Dalesman</w:t>
          </w:r>
          <w:proofErr w:type="spellEnd"/>
          <w:r w:rsidR="00AB10EF">
            <w:t xml:space="preserve"> &amp; Rundle, 2010; McDonald &amp; </w:t>
          </w:r>
          <w:proofErr w:type="spellStart"/>
          <w:r w:rsidR="00AB10EF">
            <w:t>Schwanz</w:t>
          </w:r>
          <w:proofErr w:type="spellEnd"/>
          <w:r w:rsidR="00AB10EF">
            <w:t>,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Content>
          <w:r w:rsidR="00AB10EF" w:rsidRPr="00AB10EF">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Content>
          <w:r w:rsidR="00AB10EF" w:rsidRPr="00AB10EF">
            <w:rPr>
              <w:color w:val="000000"/>
            </w:rPr>
            <w:t xml:space="preserve">(Lancaster et al., 2010; </w:t>
          </w:r>
          <w:proofErr w:type="spellStart"/>
          <w:r w:rsidR="00AB10EF" w:rsidRPr="00AB10EF">
            <w:rPr>
              <w:color w:val="000000"/>
            </w:rPr>
            <w:t>Mcghee</w:t>
          </w:r>
          <w:proofErr w:type="spellEnd"/>
          <w:r w:rsidR="00AB10EF" w:rsidRPr="00AB10EF">
            <w:rPr>
              <w:color w:val="000000"/>
            </w:rPr>
            <w:t xml:space="preserve"> et al., 2012; </w:t>
          </w:r>
          <w:proofErr w:type="spellStart"/>
          <w:r w:rsidR="00AB10EF" w:rsidRPr="00AB10EF">
            <w:rPr>
              <w:color w:val="000000"/>
            </w:rPr>
            <w:t>Räsänen</w:t>
          </w:r>
          <w:proofErr w:type="spellEnd"/>
          <w:r w:rsidR="00AB10EF" w:rsidRPr="00AB10EF">
            <w:rPr>
              <w:color w:val="000000"/>
            </w:rPr>
            <w:t xml:space="preserve">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3F120AEE" w:rsidR="00E7515C" w:rsidRPr="00D83B48" w:rsidRDefault="00E7515C" w:rsidP="00E7515C">
      <w:commentRangeStart w:id="1"/>
      <w:commentRangeStart w:id="2"/>
      <w:r>
        <w:t xml:space="preserve">Whether and to what extent maternal investment and thermal developmental conditions interact to affect offspring performance and behaviour is expected to be associated with specific evolutionary trajectories and life-history traits </w:t>
      </w:r>
      <w:commentRangeEnd w:id="1"/>
      <w:r w:rsidR="00D96BCE">
        <w:rPr>
          <w:rStyle w:val="CommentReference"/>
          <w:rFonts w:asciiTheme="minorHAnsi" w:eastAsiaTheme="minorHAnsi" w:hAnsiTheme="minorHAnsi" w:cstheme="minorBidi"/>
          <w:lang w:val="en-NZ" w:eastAsia="en-US"/>
        </w:rPr>
        <w:commentReference w:id="1"/>
      </w:r>
      <w:commentRangeEnd w:id="2"/>
      <w:r w:rsidR="00330B59">
        <w:rPr>
          <w:rStyle w:val="CommentReference"/>
          <w:rFonts w:asciiTheme="minorHAnsi" w:eastAsiaTheme="minorHAnsi" w:hAnsiTheme="minorHAnsi" w:cstheme="minorBidi"/>
          <w:lang w:val="en-NZ" w:eastAsia="en-US"/>
        </w:rPr>
        <w:commentReference w:id="2"/>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Content>
          <w:r w:rsidR="00AB10EF" w:rsidRPr="00AB10EF">
            <w:rPr>
              <w:color w:val="000000"/>
            </w:rPr>
            <w:t xml:space="preserve">(e.g., </w:t>
          </w:r>
          <w:proofErr w:type="spellStart"/>
          <w:r w:rsidR="00AB10EF" w:rsidRPr="00AB10EF">
            <w:rPr>
              <w:color w:val="000000"/>
            </w:rPr>
            <w:t>Manenti</w:t>
          </w:r>
          <w:proofErr w:type="spellEnd"/>
          <w:r w:rsidR="00AB10EF" w:rsidRPr="00AB10EF">
            <w:rPr>
              <w:color w:val="000000"/>
            </w:rPr>
            <w:t xml:space="preserve"> et al. 2021, but see Overgaard et al. 2014)</w:t>
          </w:r>
        </w:sdtContent>
      </w:sdt>
      <w:r>
        <w:t>. To test this,</w:t>
      </w:r>
      <w:r w:rsidRPr="004041B3">
        <w:t xml:space="preserve"> we explore how development temperature</w:t>
      </w:r>
      <w:r>
        <w:t xml:space="preserve">s </w:t>
      </w:r>
      <w:r w:rsidRPr="004041B3">
        <w:t xml:space="preserve">interact with </w:t>
      </w:r>
      <w:r>
        <w:t xml:space="preserve">changes in </w:t>
      </w:r>
      <w:r w:rsidRPr="004041B3">
        <w:t xml:space="preserve">maternal resource investment to shape </w:t>
      </w:r>
      <w:r>
        <w:t>integrated sets of morphological and behavioural traits related to antipredator responses in two closely related lizard species with different life-histories</w:t>
      </w:r>
      <w:r w:rsidRPr="004041B3">
        <w:t xml:space="preserve">,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t>. We apply ‘phenotypic engineering’ methods (</w:t>
      </w:r>
      <w:commentRangeStart w:id="3"/>
      <w:proofErr w:type="spellStart"/>
      <w:r>
        <w:t>Sinervo</w:t>
      </w:r>
      <w:proofErr w:type="spellEnd"/>
      <w:r>
        <w:t xml:space="preserve"> XX</w:t>
      </w:r>
      <w:commentRangeEnd w:id="3"/>
      <w:r>
        <w:rPr>
          <w:rStyle w:val="CommentReference"/>
        </w:rPr>
        <w:commentReference w:id="3"/>
      </w:r>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Content>
          <w:r w:rsidR="00AB10EF" w:rsidRPr="00AB10EF">
            <w:rPr>
              <w:color w:val="000000"/>
            </w:rPr>
            <w:t xml:space="preserve">(Sanger et al., 2018; </w:t>
          </w:r>
          <w:proofErr w:type="spellStart"/>
          <w:r w:rsidR="00AB10EF" w:rsidRPr="00AB10EF">
            <w:rPr>
              <w:color w:val="000000"/>
            </w:rPr>
            <w:t>Tiatragul</w:t>
          </w:r>
          <w:proofErr w:type="spellEnd"/>
          <w:r w:rsidR="00AB10EF" w:rsidRPr="00AB10EF">
            <w:rPr>
              <w:color w:val="000000"/>
            </w:rPr>
            <w:t xml:space="preserve"> et al., 2017)</w:t>
          </w:r>
        </w:sdtContent>
      </w:sdt>
      <w:r>
        <w:t xml:space="preserve">. As a result, we expect them to be risk adverse relative to embryos experiencing cold temperatures; 2) lower maternal investment in eggs should exacerbate the effects of </w:t>
      </w:r>
      <w:commentRangeStart w:id="4"/>
      <w:r>
        <w:t xml:space="preserve">temperature; 3) </w:t>
      </w:r>
      <w:proofErr w:type="spellStart"/>
      <w:r w:rsidRPr="00B15DA9">
        <w:rPr>
          <w:i/>
          <w:iCs/>
        </w:rPr>
        <w:t>Lampropholis</w:t>
      </w:r>
      <w:proofErr w:type="spellEnd"/>
      <w:r w:rsidRPr="00B15DA9">
        <w:rPr>
          <w:i/>
          <w:iCs/>
        </w:rPr>
        <w:t xml:space="preserve"> </w:t>
      </w:r>
      <w:proofErr w:type="spellStart"/>
      <w:r w:rsidRPr="00B15DA9">
        <w:rPr>
          <w:i/>
          <w:iCs/>
        </w:rPr>
        <w:t>delicata</w:t>
      </w:r>
      <w:proofErr w:type="spellEnd"/>
      <w:r>
        <w:t xml:space="preserve"> will be more strongly impacted by temperature and reduced maternal investment </w:t>
      </w:r>
      <w:commentRangeEnd w:id="4"/>
      <w:r w:rsidR="00D96BCE">
        <w:rPr>
          <w:rStyle w:val="CommentReference"/>
          <w:rFonts w:asciiTheme="minorHAnsi" w:eastAsiaTheme="minorHAnsi" w:hAnsiTheme="minorHAnsi" w:cstheme="minorBidi"/>
          <w:lang w:val="en-NZ" w:eastAsia="en-US"/>
        </w:rPr>
        <w:commentReference w:id="4"/>
      </w:r>
      <w:r>
        <w:t xml:space="preserve">because of the smaller egg size and larger clutches compared to </w:t>
      </w:r>
      <w:r w:rsidRPr="00B15DA9">
        <w:rPr>
          <w:i/>
          <w:iCs/>
        </w:rPr>
        <w:t xml:space="preserve">L. </w:t>
      </w:r>
      <w:proofErr w:type="spellStart"/>
      <w:r w:rsidRPr="00B15DA9">
        <w:rPr>
          <w:i/>
          <w:iCs/>
        </w:rPr>
        <w:t>guichenoti</w:t>
      </w:r>
      <w:proofErr w:type="spellEnd"/>
      <w:r>
        <w:rPr>
          <w:i/>
          <w:iCs/>
        </w:rPr>
        <w:t xml:space="preserve"> </w:t>
      </w:r>
      <w:commentRangeStart w:id="5"/>
      <w:r>
        <w:rPr>
          <w:i/>
          <w:iCs/>
        </w:rPr>
        <w:t>(REFS)</w:t>
      </w:r>
      <w:r>
        <w:t xml:space="preserve">. </w:t>
      </w:r>
      <w:commentRangeEnd w:id="5"/>
      <w:r>
        <w:rPr>
          <w:rStyle w:val="CommentReference"/>
        </w:rPr>
        <w:commentReference w:id="5"/>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5D639681" w:rsidR="00E7515C" w:rsidRPr="004041B3" w:rsidRDefault="00E7515C" w:rsidP="00E7515C">
      <w:r w:rsidRPr="004041B3">
        <w:t>We used two sympatric skink species. The delicate skink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Content>
          <w:r w:rsidR="00AB10EF">
            <w:t>(Wilson &amp; Swan, 2010)</w:t>
          </w:r>
        </w:sdtContent>
      </w:sdt>
      <w:r w:rsidRPr="004041B3">
        <w:t xml:space="preserve">. </w:t>
      </w:r>
      <w:commentRangeStart w:id="6"/>
      <w:commentRangeStart w:id="7"/>
      <w:r w:rsidRPr="004041B3">
        <w:t xml:space="preserve">Females </w:t>
      </w:r>
      <w:commentRangeEnd w:id="6"/>
      <w:r w:rsidR="00D96BCE">
        <w:rPr>
          <w:rStyle w:val="CommentReference"/>
          <w:rFonts w:asciiTheme="minorHAnsi" w:eastAsiaTheme="minorHAnsi" w:hAnsiTheme="minorHAnsi" w:cstheme="minorBidi"/>
          <w:lang w:val="en-NZ" w:eastAsia="en-US"/>
        </w:rPr>
        <w:commentReference w:id="6"/>
      </w:r>
      <w:commentRangeEnd w:id="7"/>
      <w:r w:rsidR="00330B59">
        <w:rPr>
          <w:rStyle w:val="CommentReference"/>
          <w:rFonts w:asciiTheme="minorHAnsi" w:eastAsiaTheme="minorHAnsi" w:hAnsiTheme="minorHAnsi" w:cstheme="minorBidi"/>
          <w:lang w:val="en-NZ" w:eastAsia="en-US"/>
        </w:rPr>
        <w:commentReference w:id="7"/>
      </w:r>
      <w:r w:rsidRPr="004041B3">
        <w:t xml:space="preserve">lay a single clutch of </w:t>
      </w:r>
      <w:r>
        <w:t>3</w:t>
      </w:r>
      <w:r w:rsidRPr="004041B3">
        <w:t>-</w:t>
      </w:r>
      <w:r>
        <w:t>6</w:t>
      </w:r>
      <w:r w:rsidRPr="004041B3">
        <w:t xml:space="preserve"> </w:t>
      </w:r>
      <w:r>
        <w:t xml:space="preserve">small </w:t>
      </w:r>
      <w:r w:rsidRPr="004041B3">
        <w:t xml:space="preserve">eggs each year. It has been widely used 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Content>
          <w:r w:rsidR="00AB10EF">
            <w:t>(</w:t>
          </w:r>
          <w:proofErr w:type="spellStart"/>
          <w:r w:rsidR="00AB10EF">
            <w:t>Bilcke</w:t>
          </w:r>
          <w:proofErr w:type="spellEnd"/>
          <w:r w:rsidR="00AB10EF">
            <w:t xml:space="preserve"> et al., 2006; Downes &amp; Hoefer, 2007)</w:t>
          </w:r>
        </w:sdtContent>
      </w:sdt>
      <w:r w:rsidRPr="004041B3">
        <w:t xml:space="preserve">. In addition, it is an important invasive species in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Content>
          <w:r w:rsidR="00AB10EF" w:rsidRPr="00AB10EF">
            <w:rPr>
              <w:color w:val="000000"/>
            </w:rPr>
            <w:t>(Chapple, 2016; Chapple et al., 2014)</w:t>
          </w:r>
        </w:sdtContent>
      </w:sdt>
      <w:r w:rsidRPr="004041B3">
        <w:t>, which suggests that the species has the potential to respond and become used to novel environmental conditions. The garden skink (</w:t>
      </w:r>
      <w:proofErr w:type="spellStart"/>
      <w:r w:rsidRPr="004041B3">
        <w:rPr>
          <w:i/>
          <w:iCs/>
        </w:rPr>
        <w:t>L</w:t>
      </w:r>
      <w:r>
        <w:rPr>
          <w:i/>
          <w:iCs/>
        </w:rPr>
        <w:t>ampropholis</w:t>
      </w:r>
      <w:proofErr w:type="spellEnd"/>
      <w:r w:rsidRPr="004041B3">
        <w:rPr>
          <w:i/>
          <w:iCs/>
        </w:rPr>
        <w:t xml:space="preserve"> </w:t>
      </w:r>
      <w:proofErr w:type="spellStart"/>
      <w:r w:rsidRPr="004041B3">
        <w:rPr>
          <w:i/>
          <w:iCs/>
        </w:rPr>
        <w:t>guichenoti</w:t>
      </w:r>
      <w:proofErr w:type="spellEnd"/>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Content>
          <w:r w:rsidR="00AB10EF">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Content>
          <w:r w:rsidR="00AB10EF">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 xml:space="preserve">We captured gravid females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in semiurban parks in Sydney (Australia). Animals were brought to the laboratory at The Australian National University </w:t>
      </w:r>
      <w:r w:rsidRPr="004041B3">
        <w:lastRenderedPageBreak/>
        <w:t xml:space="preserve">(ANU,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1062481B"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w:t>
      </w:r>
      <w:proofErr w:type="spellStart"/>
      <w:r w:rsidRPr="004041B3">
        <w:rPr>
          <w:i/>
          <w:iCs/>
        </w:rPr>
        <w:t>delicata</w:t>
      </w:r>
      <w:proofErr w:type="spellEnd"/>
      <w:r w:rsidRPr="004041B3">
        <w:rPr>
          <w:i/>
          <w:iCs/>
        </w:rPr>
        <w:t xml:space="preserve">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Content>
          <w:r w:rsidR="00AB10EF" w:rsidRPr="00AB10EF">
            <w:rPr>
              <w:iCs/>
              <w:color w:val="000000"/>
            </w:rPr>
            <w:t>(Cheetham et al., 2011)</w:t>
          </w:r>
        </w:sdtContent>
      </w:sdt>
      <w:r w:rsidRPr="004041B3">
        <w:t>.</w:t>
      </w:r>
      <w:r>
        <w:t xml:space="preserve"> </w:t>
      </w:r>
    </w:p>
    <w:p w14:paraId="093713D8" w14:textId="77777777" w:rsidR="00E7515C" w:rsidRDefault="00E7515C" w:rsidP="00E7515C"/>
    <w:p w14:paraId="2100F31A" w14:textId="01BAA1D7"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needle to extract part of the</w:t>
      </w:r>
      <w:r>
        <w:t xml:space="preserve"> yolk</w:t>
      </w:r>
      <w:r w:rsidRPr="004041B3">
        <w:t xml:space="preserve">. Eggs were weighted again, and the difference in weight pre- and post-extraction was used as an approximation of the percentage of yolk extracted. Following methods in </w:t>
      </w:r>
      <w:proofErr w:type="spellStart"/>
      <w:r w:rsidRPr="004041B3">
        <w:t>Sinervo</w:t>
      </w:r>
      <w:proofErr w:type="spellEnd"/>
      <w:r w:rsidRPr="004041B3">
        <w:t xml:space="preserve">,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Content>
          <w:r w:rsidR="00AB10EF" w:rsidRPr="00AB10EF">
            <w:rPr>
              <w:color w:val="000000"/>
            </w:rPr>
            <w:t>(</w:t>
          </w:r>
          <w:proofErr w:type="spellStart"/>
          <w:r w:rsidR="00AB10EF" w:rsidRPr="00AB10EF">
            <w:rPr>
              <w:color w:val="000000"/>
            </w:rPr>
            <w:t>Sinervo</w:t>
          </w:r>
          <w:proofErr w:type="spellEnd"/>
          <w:r w:rsidR="00AB10EF" w:rsidRPr="00AB10EF">
            <w:rPr>
              <w:color w:val="000000"/>
            </w:rPr>
            <w:t>,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r w:rsidR="004C5EA1">
        <w:t xml:space="preserve">Glad </w:t>
      </w:r>
      <w:r>
        <w:t xml:space="preserve">Wrap cling-wrap </w:t>
      </w:r>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672C2569"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Content>
          <w:r w:rsidR="00AB10EF">
            <w:t>(Baxter-Gilbert et al., 2018; Huey &amp; Hertz, 1984)</w:t>
          </w:r>
        </w:sdtContent>
      </w:sdt>
      <w:r>
        <w:t>. As such</w:t>
      </w:r>
      <w:r w:rsidRPr="004041B3">
        <w:t xml:space="preserve">, we measured weight, snout-vent length, tail </w:t>
      </w:r>
      <w:proofErr w:type="gramStart"/>
      <w:r w:rsidRPr="004041B3">
        <w:t>length</w:t>
      </w:r>
      <w:proofErr w:type="gramEnd"/>
      <w:r w:rsidRPr="004041B3">
        <w:t xml:space="preserve">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w:t>
      </w:r>
      <w:r w:rsidRPr="004041B3">
        <w:lastRenderedPageBreak/>
        <w:t xml:space="preserve">snout-vent length (SVL) as the distance (in mm) from the snout to the cloaca, and the tail length as the distance from the cloaca to the tip of the tail using </w:t>
      </w:r>
      <w:proofErr w:type="spellStart"/>
      <w:r w:rsidRPr="004041B3">
        <w:t>imageJ</w:t>
      </w:r>
      <w:proofErr w:type="spellEnd"/>
      <w:r w:rsidRPr="004041B3">
        <w:t xml:space="preserve">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Content>
          <w:r w:rsidR="00AB10EF" w:rsidRPr="00AB10EF">
            <w:rPr>
              <w:color w:val="000000"/>
            </w:rPr>
            <w:t>(</w:t>
          </w:r>
          <w:proofErr w:type="spellStart"/>
          <w:r w:rsidR="00AB10EF" w:rsidRPr="00AB10EF">
            <w:rPr>
              <w:color w:val="000000"/>
            </w:rPr>
            <w:t>Abràmoff</w:t>
          </w:r>
          <w:proofErr w:type="spellEnd"/>
          <w:r w:rsidR="00AB10EF" w:rsidRPr="00AB10EF">
            <w:rPr>
              <w:color w:val="000000"/>
            </w:rPr>
            <w:t xml:space="preserve">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Running velocity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 xml:space="preserve">fast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t>across lizards</w:t>
      </w:r>
      <w:r w:rsidRPr="004041B3">
        <w:rPr>
          <w:rFonts w:ascii="Times New Roman" w:hAnsi="Times New Roman" w:cs="Times New Roman"/>
          <w:lang w:val="en-AU"/>
        </w:rPr>
        <w:t xml:space="preserve">. After the trial, each animal was placed back in their corresponding terraria. We repeated the running trial 3 times for </w:t>
      </w:r>
      <w:proofErr w:type="gramStart"/>
      <w:r w:rsidRPr="004041B3">
        <w:rPr>
          <w:rFonts w:ascii="Times New Roman" w:hAnsi="Times New Roman" w:cs="Times New Roman"/>
          <w:lang w:val="en-AU"/>
        </w:rPr>
        <w:t>each individual</w:t>
      </w:r>
      <w:proofErr w:type="gramEnd"/>
      <w:r w:rsidRPr="004041B3">
        <w:rPr>
          <w:rFonts w:ascii="Times New Roman" w:hAnsi="Times New Roman" w:cs="Times New Roman"/>
          <w:lang w:val="en-AU"/>
        </w:rPr>
        <w:t>,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 xml:space="preserve">switched on the camera and left the animals to behave and move freely in their terrariums for 20 minutes. The distance covered was later calculated using the software </w:t>
      </w:r>
      <w:proofErr w:type="spellStart"/>
      <w:r w:rsidRPr="004041B3">
        <w:rPr>
          <w:rFonts w:ascii="Times New Roman" w:hAnsi="Times New Roman" w:cs="Times New Roman"/>
          <w:lang w:val="en-AU"/>
        </w:rPr>
        <w:t>EthoVision</w:t>
      </w:r>
      <w:proofErr w:type="spellEnd"/>
      <w:r>
        <w:rPr>
          <w:rFonts w:ascii="Times New Roman" w:hAnsi="Times New Roman" w:cs="Times New Roman"/>
          <w:lang w:val="en-AU"/>
        </w:rPr>
        <w:t xml:space="preserve"> XT (</w:t>
      </w:r>
      <w:proofErr w:type="spellStart"/>
      <w:r>
        <w:rPr>
          <w:rFonts w:ascii="Times New Roman" w:hAnsi="Times New Roman" w:cs="Times New Roman"/>
          <w:lang w:val="en-AU"/>
        </w:rPr>
        <w:t>vers</w:t>
      </w:r>
      <w:proofErr w:type="spellEnd"/>
      <w:r>
        <w:rPr>
          <w:rFonts w:ascii="Times New Roman" w:hAnsi="Times New Roman" w:cs="Times New Roman"/>
          <w:lang w:val="en-AU"/>
        </w:rPr>
        <w:t>.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77777777" w:rsidR="00E7515C" w:rsidRPr="004041B3" w:rsidRDefault="00E7515C" w:rsidP="00E7515C">
      <w:r w:rsidRPr="004041B3">
        <w:lastRenderedPageBreak/>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 xml:space="preserve">L. </w:t>
      </w:r>
      <w:proofErr w:type="spellStart"/>
      <w:r w:rsidRPr="004041B3">
        <w:rPr>
          <w:i/>
          <w:iCs/>
        </w:rPr>
        <w:t>delicata</w:t>
      </w:r>
      <w:proofErr w:type="spellEnd"/>
      <w:r w:rsidRPr="004041B3">
        <w:t xml:space="preserve">, and </w:t>
      </w:r>
      <w:r>
        <w:t>23:C</w:t>
      </w:r>
      <w:r w:rsidRPr="004041B3">
        <w:t xml:space="preserve"> and </w:t>
      </w:r>
      <w:proofErr w:type="gramStart"/>
      <w:r>
        <w:t>28:R</w:t>
      </w:r>
      <w:proofErr w:type="gramEnd"/>
      <w:r w:rsidRPr="004041B3">
        <w:t xml:space="preserve"> </w:t>
      </w:r>
      <w:r w:rsidRPr="004041B3">
        <w:rPr>
          <w:i/>
          <w:iCs/>
        </w:rPr>
        <w:t xml:space="preserve">L. </w:t>
      </w:r>
      <w:proofErr w:type="spellStart"/>
      <w:r w:rsidRPr="004041B3">
        <w:rPr>
          <w:i/>
          <w:iCs/>
        </w:rPr>
        <w:t>guichenoti</w:t>
      </w:r>
      <w:proofErr w:type="spellEnd"/>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314C7AE8" w14:textId="77777777" w:rsidR="008D5E8E" w:rsidDel="008D5E8E" w:rsidRDefault="00E7515C" w:rsidP="008D5E8E">
      <w:pPr>
        <w:rPr>
          <w:del w:id="8" w:author="Daniel Noble" w:date="2023-07-28T11:54:00Z"/>
          <w:moveTo w:id="9" w:author="Daniel Noble" w:date="2023-07-28T11:53:00Z"/>
        </w:rPr>
      </w:pPr>
      <w:r>
        <w:t>We used Bayesian Multivariate Mixed Effects Model</w:t>
      </w:r>
      <w:ins w:id="10" w:author="Daniel Noble" w:date="2023-07-28T11:43:00Z">
        <w:r w:rsidR="005C1355">
          <w:t>s</w:t>
        </w:r>
      </w:ins>
      <w:r>
        <w:t xml:space="preserve"> </w:t>
      </w:r>
      <w:ins w:id="11" w:author="Daniel Noble" w:date="2023-07-28T11:46:00Z">
        <w:r w:rsidR="005C1355">
          <w:t xml:space="preserve">using </w:t>
        </w:r>
      </w:ins>
      <w:commentRangeStart w:id="12"/>
      <w:commentRangeStart w:id="13"/>
      <w:del w:id="14" w:author="Daniel Noble" w:date="2023-07-28T11:46:00Z">
        <w:r w:rsidRPr="005C1355" w:rsidDel="005C1355">
          <w:rPr>
            <w:i/>
            <w:iCs/>
            <w:rPrChange w:id="15" w:author="Daniel Noble" w:date="2023-07-28T11:46:00Z">
              <w:rPr/>
            </w:rPrChange>
          </w:rPr>
          <w:delText xml:space="preserve">in the </w:delText>
        </w:r>
      </w:del>
      <w:proofErr w:type="spellStart"/>
      <w:ins w:id="16" w:author="Daniel Noble" w:date="2023-07-28T11:46:00Z">
        <w:r w:rsidR="005C1355" w:rsidRPr="005C1355">
          <w:rPr>
            <w:i/>
            <w:iCs/>
            <w:rPrChange w:id="17" w:author="Daniel Noble" w:date="2023-07-28T11:46:00Z">
              <w:rPr/>
            </w:rPrChange>
          </w:rPr>
          <w:t>rstan</w:t>
        </w:r>
        <w:proofErr w:type="spellEnd"/>
        <w:r w:rsidR="005C1355">
          <w:t xml:space="preserve"> (</w:t>
        </w:r>
        <w:commentRangeEnd w:id="12"/>
        <w:r w:rsidR="005C1355">
          <w:rPr>
            <w:rStyle w:val="CommentReference"/>
            <w:rFonts w:asciiTheme="minorHAnsi" w:eastAsiaTheme="minorHAnsi" w:hAnsiTheme="minorHAnsi" w:cstheme="minorBidi"/>
            <w:lang w:val="en-NZ" w:eastAsia="en-US"/>
          </w:rPr>
          <w:commentReference w:id="12"/>
        </w:r>
      </w:ins>
      <w:commentRangeEnd w:id="13"/>
      <w:r w:rsidR="00330B59">
        <w:rPr>
          <w:rStyle w:val="CommentReference"/>
          <w:rFonts w:asciiTheme="minorHAnsi" w:eastAsiaTheme="minorHAnsi" w:hAnsiTheme="minorHAnsi" w:cstheme="minorBidi"/>
          <w:lang w:val="en-NZ" w:eastAsia="en-US"/>
        </w:rPr>
        <w:commentReference w:id="13"/>
      </w:r>
      <w:ins w:id="18" w:author="Daniel Noble" w:date="2023-07-28T11:46:00Z">
        <w:r w:rsidR="005C1355">
          <w:t xml:space="preserve">) in the </w:t>
        </w:r>
      </w:ins>
      <w:r>
        <w:t xml:space="preserve">package </w:t>
      </w:r>
      <w:r w:rsidRPr="005C1355">
        <w:rPr>
          <w:i/>
          <w:iCs/>
          <w:rPrChange w:id="19" w:author="Daniel Noble" w:date="2023-07-28T11:46:00Z">
            <w:rPr/>
          </w:rPrChange>
        </w:rPr>
        <w:t>brms</w:t>
      </w:r>
      <w:r>
        <w:t xml:space="preserve"> </w:t>
      </w:r>
      <w:ins w:id="20" w:author="Daniel Noble" w:date="2023-07-28T11:46:00Z">
        <w:r w:rsidR="005C1355">
          <w:t>(</w:t>
        </w:r>
        <w:commentRangeStart w:id="21"/>
        <w:r w:rsidR="005C1355">
          <w:t>version</w:t>
        </w:r>
        <w:commentRangeEnd w:id="21"/>
        <w:r w:rsidR="005C1355">
          <w:rPr>
            <w:rStyle w:val="CommentReference"/>
            <w:rFonts w:asciiTheme="minorHAnsi" w:eastAsiaTheme="minorHAnsi" w:hAnsiTheme="minorHAnsi" w:cstheme="minorBidi"/>
            <w:lang w:val="en-NZ" w:eastAsia="en-US"/>
          </w:rPr>
          <w:commentReference w:id="21"/>
        </w:r>
        <w:r w:rsidR="005C1355">
          <w:t xml:space="preserve">?) </w:t>
        </w:r>
      </w:ins>
      <w:r>
        <w:t xml:space="preserve">to explore whether incubation temperature and maternal investment impacted morphology </w:t>
      </w:r>
      <w:r w:rsidRPr="004041B3">
        <w:t>(tail length, SVL and weight)</w:t>
      </w:r>
      <w:r>
        <w:t>, performance (running velocity and activity level) and antipredator behaviour</w:t>
      </w:r>
      <w:ins w:id="22" w:author="Daniel Noble" w:date="2023-07-28T11:51:00Z">
        <w:r w:rsidR="00594CBE">
          <w:t xml:space="preserve">. </w:t>
        </w:r>
      </w:ins>
      <w:ins w:id="23" w:author="Daniel Noble" w:date="2023-07-28T11:52:00Z">
        <w:r w:rsidR="00594CBE">
          <w:t>We also</w:t>
        </w:r>
      </w:ins>
      <w:del w:id="24" w:author="Daniel Noble" w:date="2023-07-28T11:51:00Z">
        <w:r w:rsidDel="00594CBE">
          <w:delText>,</w:delText>
        </w:r>
      </w:del>
      <w:r>
        <w:t xml:space="preserve"> </w:t>
      </w:r>
      <w:del w:id="25" w:author="Daniel Noble" w:date="2023-07-28T11:52:00Z">
        <w:r w:rsidDel="00594CBE">
          <w:delText xml:space="preserve">and also to </w:delText>
        </w:r>
      </w:del>
      <w:r>
        <w:t>estimate</w:t>
      </w:r>
      <w:ins w:id="26" w:author="Daniel Noble" w:date="2023-07-28T11:52:00Z">
        <w:r w:rsidR="00594CBE">
          <w:t>d</w:t>
        </w:r>
      </w:ins>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moveToRangeStart w:id="27" w:author="Daniel Noble" w:date="2023-07-28T11:53:00Z" w:name="move141437653"/>
      <w:moveTo w:id="28" w:author="Daniel Noble" w:date="2023-07-28T11:53:00Z">
        <w:r w:rsidR="008D5E8E">
          <w:t xml:space="preserve">We first check for normality of the data by visualizing the residuals of intercept only random effects model. </w:t>
        </w:r>
        <w:r w:rsidR="008D5E8E" w:rsidRPr="003F47E1">
          <w:t>To meet the assumptions of normality running velocity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in the case of </w:t>
        </w:r>
        <w:r w:rsidR="008D5E8E" w:rsidRPr="009C164D">
          <w:rPr>
            <w:i/>
            <w:iCs/>
          </w:rPr>
          <w:t xml:space="preserve">L. </w:t>
        </w:r>
        <w:proofErr w:type="spellStart"/>
        <w:r w:rsidR="008D5E8E" w:rsidRPr="009C164D">
          <w:rPr>
            <w:i/>
            <w:iCs/>
          </w:rPr>
          <w:t>delicata</w:t>
        </w:r>
        <w:proofErr w:type="spellEnd"/>
        <w:r w:rsidR="008D5E8E">
          <w:t xml:space="preserve">, and both running velocity and antipredator behaviour variables in the case of </w:t>
        </w:r>
        <w:r w:rsidR="008D5E8E" w:rsidRPr="00B55114">
          <w:rPr>
            <w:i/>
            <w:iCs/>
          </w:rPr>
          <w:t xml:space="preserve">L. </w:t>
        </w:r>
        <w:proofErr w:type="spellStart"/>
        <w:r w:rsidR="008D5E8E" w:rsidRPr="00B55114">
          <w:rPr>
            <w:i/>
            <w:iCs/>
          </w:rPr>
          <w:t>guichenoti</w:t>
        </w:r>
        <w:proofErr w:type="spellEnd"/>
        <w:r w:rsidR="008D5E8E">
          <w:t xml:space="preserve">. </w:t>
        </w:r>
      </w:moveTo>
    </w:p>
    <w:moveToRangeEnd w:id="27"/>
    <w:p w14:paraId="50A8A4BC" w14:textId="1A92FF3E" w:rsidR="00E7515C" w:rsidRDefault="00594CBE" w:rsidP="00E7515C">
      <w:ins w:id="29" w:author="Daniel Noble" w:date="2023-07-28T11:52:00Z">
        <w:r>
          <w:t xml:space="preserve">For all models, we ran </w:t>
        </w:r>
      </w:ins>
      <w:ins w:id="30" w:author="Daniel Noble" w:date="2023-07-28T11:53:00Z">
        <w:r w:rsidR="008D5E8E">
          <w:t>four</w:t>
        </w:r>
      </w:ins>
      <w:ins w:id="31" w:author="Daniel Noble" w:date="2023-07-28T11:52:00Z">
        <w:r>
          <w:t xml:space="preserve"> MCMC chains</w:t>
        </w:r>
      </w:ins>
      <w:ins w:id="32" w:author="Daniel Noble" w:date="2023-07-28T11:53:00Z">
        <w:r w:rsidR="008D5E8E">
          <w:t>, with each chain being run for 4000 iterations with a warmup of 1000</w:t>
        </w:r>
      </w:ins>
      <w:ins w:id="33" w:author="Daniel Noble" w:date="2023-07-28T11:56:00Z">
        <w:r w:rsidR="005950F7">
          <w:t xml:space="preserve"> and used </w:t>
        </w:r>
        <w:commentRangeStart w:id="34"/>
        <w:r w:rsidR="005950F7">
          <w:t>default priors</w:t>
        </w:r>
        <w:commentRangeEnd w:id="34"/>
        <w:r w:rsidR="00A97823">
          <w:rPr>
            <w:rStyle w:val="CommentReference"/>
            <w:rFonts w:asciiTheme="minorHAnsi" w:eastAsiaTheme="minorHAnsi" w:hAnsiTheme="minorHAnsi" w:cstheme="minorBidi"/>
            <w:lang w:val="en-NZ" w:eastAsia="en-US"/>
          </w:rPr>
          <w:commentReference w:id="34"/>
        </w:r>
      </w:ins>
      <w:ins w:id="35" w:author="Daniel Noble" w:date="2023-07-28T11:53:00Z">
        <w:r w:rsidR="008D5E8E">
          <w:t xml:space="preserve">. </w:t>
        </w:r>
      </w:ins>
      <w:ins w:id="36" w:author="Daniel Noble" w:date="2023-07-28T11:54:00Z">
        <w:r w:rsidR="008D5E8E">
          <w:t xml:space="preserve">We retained each sample (thinning of 1) from each chain. We checked that MCMC chains were mixing well by visualising trace plots, checked that </w:t>
        </w:r>
      </w:ins>
      <w:ins w:id="37" w:author="Daniel Noble" w:date="2023-07-28T11:55:00Z">
        <w:r w:rsidR="008D5E8E">
          <w:t>all chains had converged (</w:t>
        </w:r>
        <w:proofErr w:type="spellStart"/>
        <w:r w:rsidR="008D5E8E">
          <w:t>R</w:t>
        </w:r>
        <w:r w:rsidR="008D5E8E" w:rsidRPr="000D127C">
          <w:rPr>
            <w:vertAlign w:val="subscript"/>
            <w:rPrChange w:id="38" w:author="Daniel Noble" w:date="2023-07-28T11:55:00Z">
              <w:rPr/>
            </w:rPrChange>
          </w:rPr>
          <w:t>hat</w:t>
        </w:r>
        <w:proofErr w:type="spellEnd"/>
        <w:r w:rsidR="008D5E8E">
          <w:t xml:space="preserve"> &lt; 1.01)</w:t>
        </w:r>
      </w:ins>
      <w:ins w:id="39" w:author="Daniel Noble" w:date="2023-07-28T11:56:00Z">
        <w:r w:rsidR="00CE7DBE">
          <w:t>,</w:t>
        </w:r>
      </w:ins>
      <w:ins w:id="40" w:author="Daniel Noble" w:date="2023-07-28T11:55:00Z">
        <w:r w:rsidR="008D5E8E">
          <w:t xml:space="preserve"> and that the effect</w:t>
        </w:r>
      </w:ins>
      <w:ins w:id="41" w:author="Daniel Noble" w:date="2023-07-28T11:56:00Z">
        <w:r w:rsidR="00CE7DBE">
          <w:t>ive</w:t>
        </w:r>
      </w:ins>
      <w:ins w:id="42" w:author="Daniel Noble" w:date="2023-07-28T11:55:00Z">
        <w:r w:rsidR="008D5E8E">
          <w:t xml:space="preserve"> sample size for </w:t>
        </w:r>
      </w:ins>
      <w:ins w:id="43" w:author="Daniel Noble" w:date="2023-08-02T11:33:00Z">
        <w:r w:rsidR="00960C1D">
          <w:t xml:space="preserve">each </w:t>
        </w:r>
      </w:ins>
      <w:ins w:id="44" w:author="Daniel Noble" w:date="2023-07-28T12:56:00Z">
        <w:r w:rsidR="00926761">
          <w:t>parameter</w:t>
        </w:r>
      </w:ins>
      <w:ins w:id="45" w:author="Daniel Noble" w:date="2023-07-28T11:55:00Z">
        <w:r w:rsidR="008D5E8E">
          <w:t xml:space="preserve"> was </w:t>
        </w:r>
      </w:ins>
      <w:ins w:id="46" w:author="Daniel Noble" w:date="2023-07-28T12:56:00Z">
        <w:r w:rsidR="00926761">
          <w:t>greater than</w:t>
        </w:r>
      </w:ins>
      <w:ins w:id="47" w:author="Daniel Noble" w:date="2023-07-28T11:55:00Z">
        <w:r w:rsidR="008D5E8E">
          <w:t xml:space="preserve"> 1000. </w:t>
        </w:r>
      </w:ins>
      <w:moveFromRangeStart w:id="48" w:author="Daniel Noble" w:date="2023-07-28T11:53:00Z" w:name="move141437653"/>
      <w:moveFrom w:id="49" w:author="Daniel Noble" w:date="2023-07-28T11:53:00Z">
        <w:r w:rsidR="00E7515C" w:rsidDel="008D5E8E">
          <w:t xml:space="preserve">We first check for normality of the data by visualizing the residuals of intercept only random effects model. </w:t>
        </w:r>
        <w:r w:rsidR="00E7515C" w:rsidRPr="003F47E1" w:rsidDel="008D5E8E">
          <w:t>To meet the assumptions of normality running velocity (both 25 cm</w:t>
        </w:r>
        <w:r w:rsidR="00E7515C" w:rsidDel="008D5E8E">
          <w:t xml:space="preserve"> burst</w:t>
        </w:r>
        <w:r w:rsidR="00E7515C" w:rsidRPr="003F47E1" w:rsidDel="008D5E8E">
          <w:t xml:space="preserve"> and 1 m long) w</w:t>
        </w:r>
        <w:r w:rsidR="00E7515C" w:rsidDel="008D5E8E">
          <w:t>as</w:t>
        </w:r>
        <w:r w:rsidR="00E7515C" w:rsidRPr="003F47E1" w:rsidDel="008D5E8E">
          <w:t xml:space="preserve"> log-transformed</w:t>
        </w:r>
        <w:r w:rsidR="00E7515C" w:rsidDel="008D5E8E">
          <w:t xml:space="preserve"> in the case of </w:t>
        </w:r>
        <w:r w:rsidR="00E7515C" w:rsidRPr="009C164D" w:rsidDel="008D5E8E">
          <w:rPr>
            <w:i/>
            <w:iCs/>
          </w:rPr>
          <w:t>L. delicata</w:t>
        </w:r>
        <w:r w:rsidR="00E7515C" w:rsidDel="008D5E8E">
          <w:t>, and both running velocity and antipredator behaviour</w:t>
        </w:r>
        <w:r w:rsidR="005C3684" w:rsidDel="008D5E8E">
          <w:t xml:space="preserve"> variables</w:t>
        </w:r>
        <w:r w:rsidR="00E7515C" w:rsidDel="008D5E8E">
          <w:t xml:space="preserve"> in the case of </w:t>
        </w:r>
        <w:r w:rsidR="00E7515C" w:rsidRPr="00B55114" w:rsidDel="008D5E8E">
          <w:rPr>
            <w:i/>
            <w:iCs/>
          </w:rPr>
          <w:t>L. guichenoti</w:t>
        </w:r>
        <w:r w:rsidR="00E7515C" w:rsidDel="008D5E8E">
          <w:t xml:space="preserve">. </w:t>
        </w:r>
      </w:moveFrom>
      <w:moveFromRangeEnd w:id="48"/>
    </w:p>
    <w:p w14:paraId="70C4B003" w14:textId="77777777" w:rsidR="00E7515C" w:rsidRDefault="00E7515C" w:rsidP="00E7515C"/>
    <w:p w14:paraId="44A15CA0" w14:textId="0D022529" w:rsidR="00E7515C" w:rsidDel="00235A0B" w:rsidRDefault="00235A0B" w:rsidP="00E7515C">
      <w:pPr>
        <w:rPr>
          <w:del w:id="50" w:author="Daniel Noble" w:date="2023-07-28T12:33:00Z"/>
        </w:rPr>
      </w:pPr>
      <w:moveToRangeStart w:id="51" w:author="Daniel Noble" w:date="2023-07-28T12:35:00Z" w:name="move141440108"/>
      <w:moveTo w:id="52" w:author="Daniel Noble" w:date="2023-07-28T12:35:00Z">
        <w:r>
          <w:t xml:space="preserve">Both species were analysed separately. </w:t>
        </w:r>
      </w:moveTo>
      <w:moveToRangeEnd w:id="51"/>
      <w:r w:rsidR="00E7515C">
        <w:t xml:space="preserve">We </w:t>
      </w:r>
      <w:del w:id="53" w:author="Daniel Noble" w:date="2023-07-28T12:35:00Z">
        <w:r w:rsidR="00E7515C" w:rsidDel="00235A0B">
          <w:delText xml:space="preserve">then </w:delText>
        </w:r>
      </w:del>
      <w:r w:rsidR="00E7515C">
        <w:t>ran two separate multivariate mixed models</w:t>
      </w:r>
      <w:ins w:id="54" w:author="Daniel Noble" w:date="2023-07-28T12:35:00Z">
        <w:r>
          <w:t xml:space="preserve"> for each species</w:t>
        </w:r>
      </w:ins>
      <w:r w:rsidR="00E7515C">
        <w:t xml:space="preserve">, one with morphological traits, and the other with performance and antipredator behaviour </w:t>
      </w:r>
      <w:del w:id="55" w:author="Daniel Noble" w:date="2023-07-28T11:47:00Z">
        <w:r w:rsidR="00E7515C" w:rsidDel="005C1355">
          <w:delText xml:space="preserve">variables </w:delText>
        </w:r>
      </w:del>
      <w:r w:rsidR="00E7515C">
        <w:t xml:space="preserve">as response variables. </w:t>
      </w:r>
      <w:ins w:id="56" w:author="Daniel Noble" w:date="2023-07-28T11:44:00Z">
        <w:r w:rsidR="005C1355">
          <w:t xml:space="preserve">We </w:t>
        </w:r>
      </w:ins>
      <w:ins w:id="57" w:author="Daniel Noble" w:date="2023-07-28T11:45:00Z">
        <w:r w:rsidR="005C1355">
          <w:t>separated</w:t>
        </w:r>
      </w:ins>
      <w:ins w:id="58" w:author="Daniel Noble" w:date="2023-07-28T11:44:00Z">
        <w:r w:rsidR="005C1355">
          <w:t xml:space="preserve"> </w:t>
        </w:r>
      </w:ins>
      <w:ins w:id="59" w:author="Daniel Noble" w:date="2023-07-28T11:45:00Z">
        <w:r w:rsidR="005C1355">
          <w:t>morphology from performance and behaviour because the latter variables were measured 3 times allowing us to decompose between and within-individual variation</w:t>
        </w:r>
      </w:ins>
      <w:ins w:id="60" w:author="Daniel Noble" w:date="2023-07-28T11:47:00Z">
        <w:r w:rsidR="005C1355">
          <w:t xml:space="preserve"> (O’Dea et al. 2021)</w:t>
        </w:r>
      </w:ins>
      <w:ins w:id="61" w:author="Daniel Noble" w:date="2023-07-28T11:45:00Z">
        <w:r w:rsidR="005C1355">
          <w:t xml:space="preserve">. </w:t>
        </w:r>
      </w:ins>
      <w:del w:id="62" w:author="Daniel Noble" w:date="2023-07-28T11:47:00Z">
        <w:r w:rsidR="00E7515C" w:rsidDel="005C1355">
          <w:delText>Both m</w:delText>
        </w:r>
      </w:del>
      <w:ins w:id="63" w:author="Daniel Noble" w:date="2023-07-28T11:47:00Z">
        <w:r w:rsidR="005C1355">
          <w:t>M</w:t>
        </w:r>
      </w:ins>
      <w:r w:rsidR="00E7515C">
        <w:t xml:space="preserve">odels </w:t>
      </w:r>
      <w:del w:id="64" w:author="Daniel Noble" w:date="2023-07-28T11:45:00Z">
        <w:r w:rsidR="00E7515C" w:rsidDel="005C1355">
          <w:delText>had a random intercept</w:delText>
        </w:r>
      </w:del>
      <w:ins w:id="65" w:author="Daniel Noble" w:date="2023-07-28T11:45:00Z">
        <w:r w:rsidR="005C1355">
          <w:t xml:space="preserve">contained fixed effects </w:t>
        </w:r>
      </w:ins>
      <w:ins w:id="66" w:author="Daniel Noble" w:date="2023-07-28T11:47:00Z">
        <w:r w:rsidR="005C1355">
          <w:t xml:space="preserve">(explanatory </w:t>
        </w:r>
      </w:ins>
      <w:ins w:id="67" w:author="Daniel Noble" w:date="2023-07-28T11:48:00Z">
        <w:r w:rsidR="005C1355">
          <w:t xml:space="preserve">variables) </w:t>
        </w:r>
      </w:ins>
      <w:ins w:id="68" w:author="Daniel Noble" w:date="2023-07-28T11:45:00Z">
        <w:r w:rsidR="005C1355">
          <w:t xml:space="preserve">of incubation </w:t>
        </w:r>
      </w:ins>
      <w:ins w:id="69" w:author="Daniel Noble" w:date="2023-07-28T11:46:00Z">
        <w:r w:rsidR="005C1355">
          <w:t>temperature</w:t>
        </w:r>
      </w:ins>
      <w:ins w:id="70" w:author="Daniel Noble" w:date="2023-07-28T11:45:00Z">
        <w:r w:rsidR="005C1355">
          <w:t xml:space="preserve"> and maternal investment tre</w:t>
        </w:r>
      </w:ins>
      <w:ins w:id="71" w:author="Daniel Noble" w:date="2023-07-28T11:46:00Z">
        <w:r w:rsidR="005C1355">
          <w:t>atment along with their interaction</w:t>
        </w:r>
      </w:ins>
      <w:ins w:id="72" w:author="Daniel Noble" w:date="2023-07-28T11:47:00Z">
        <w:r w:rsidR="005C1355">
          <w:t>.</w:t>
        </w:r>
      </w:ins>
      <w:del w:id="73" w:author="Daniel Noble" w:date="2023-07-28T11:47:00Z">
        <w:r w:rsidR="00E7515C" w:rsidDel="005C1355">
          <w:delText>,</w:delText>
        </w:r>
      </w:del>
      <w:r w:rsidR="00E7515C">
        <w:t xml:space="preserve"> </w:t>
      </w:r>
      <w:ins w:id="74" w:author="Daniel Noble" w:date="2023-07-28T12:34:00Z">
        <w:r>
          <w:t xml:space="preserve">When the interaction between temperature and maternal treatments was non-significant, we refit the models without the interaction to interpret the main effects. </w:t>
        </w:r>
      </w:ins>
      <w:del w:id="75" w:author="Daniel Noble" w:date="2023-07-28T11:48:00Z">
        <w:r w:rsidR="00E7515C" w:rsidDel="005C1355">
          <w:delText>and the interaction between incubation temperature and maternal investment was added as explanatory variable for each of the measured traits</w:delText>
        </w:r>
      </w:del>
      <w:ins w:id="76" w:author="Daniel Noble" w:date="2023-07-28T11:48:00Z">
        <w:r w:rsidR="005C1355">
          <w:t>We also included individual and clutch identity as random effects (intercepts)</w:t>
        </w:r>
      </w:ins>
      <w:r w:rsidR="00E7515C">
        <w:t xml:space="preserve">. In the morphology model, </w:t>
      </w:r>
      <w:ins w:id="77" w:author="Daniel Noble" w:date="2023-07-28T11:49:00Z">
        <w:r w:rsidR="005C1355">
          <w:t xml:space="preserve">only </w:t>
        </w:r>
      </w:ins>
      <w:r w:rsidR="00E7515C">
        <w:t xml:space="preserve">clutch was added as random </w:t>
      </w:r>
      <w:del w:id="78" w:author="Daniel Noble" w:date="2023-07-28T11:49:00Z">
        <w:r w:rsidR="00E7515C" w:rsidDel="005C1355">
          <w:delText>factor</w:delText>
        </w:r>
      </w:del>
      <w:ins w:id="79" w:author="Daniel Noble" w:date="2023-07-28T11:49:00Z">
        <w:r w:rsidR="005C1355">
          <w:t xml:space="preserve">effect given that we only had a single measurement for </w:t>
        </w:r>
        <w:proofErr w:type="gramStart"/>
        <w:r w:rsidR="005C1355">
          <w:t>each individual</w:t>
        </w:r>
      </w:ins>
      <w:proofErr w:type="gramEnd"/>
      <w:r w:rsidR="00E7515C">
        <w:t xml:space="preserve">. </w:t>
      </w:r>
      <w:ins w:id="80" w:author="Daniel Noble" w:date="2023-07-28T11:49:00Z">
        <w:r w:rsidR="005C1355">
          <w:t xml:space="preserve">Given that incubation temperature impacts hatching time </w:t>
        </w:r>
      </w:ins>
      <w:ins w:id="81" w:author="Daniel Noble" w:date="2023-07-28T11:50:00Z">
        <w:r w:rsidR="005C1355">
          <w:t xml:space="preserve">hot incubated animals were more likely to be older. </w:t>
        </w:r>
      </w:ins>
      <w:del w:id="82" w:author="Daniel Noble" w:date="2023-07-28T11:50:00Z">
        <w:r w:rsidR="00E7515C" w:rsidRPr="004041B3" w:rsidDel="005C1355">
          <w:delText>Due to the approach used during the experiment and our aim of testing animals from all treatments simultaneously to avoid any bias (see above), individuals from the hot temperature were older (</w:delText>
        </w:r>
        <w:r w:rsidR="00A675FD" w:rsidDel="005C1355">
          <w:delText xml:space="preserve">consequence of their </w:delText>
        </w:r>
        <w:r w:rsidR="00E7515C" w:rsidRPr="004041B3" w:rsidDel="005C1355">
          <w:delText xml:space="preserve">shorter egg development times). </w:delText>
        </w:r>
      </w:del>
      <w:r w:rsidR="00E7515C" w:rsidRPr="004041B3">
        <w:t xml:space="preserve">To correct for </w:t>
      </w:r>
      <w:del w:id="83" w:author="Daniel Noble" w:date="2023-07-28T11:50:00Z">
        <w:r w:rsidR="00E7515C" w:rsidRPr="004041B3" w:rsidDel="005C1355">
          <w:delText xml:space="preserve">this </w:delText>
        </w:r>
      </w:del>
      <w:ins w:id="84" w:author="Daniel Noble" w:date="2023-07-28T11:50:00Z">
        <w:r w:rsidR="005C1355">
          <w:t>possible</w:t>
        </w:r>
        <w:r w:rsidR="005C1355" w:rsidRPr="004041B3">
          <w:t xml:space="preserve"> </w:t>
        </w:r>
      </w:ins>
      <w:r w:rsidR="00E7515C" w:rsidRPr="004041B3">
        <w:t>age effec</w:t>
      </w:r>
      <w:ins w:id="85" w:author="Daniel Noble" w:date="2023-07-28T11:50:00Z">
        <w:r w:rsidR="005C1355">
          <w:t>ts</w:t>
        </w:r>
      </w:ins>
      <w:del w:id="86" w:author="Daniel Noble" w:date="2023-07-28T11:50:00Z">
        <w:r w:rsidR="00E7515C" w:rsidRPr="004041B3" w:rsidDel="005C1355">
          <w:delText>t</w:delText>
        </w:r>
      </w:del>
      <w:r w:rsidR="00E7515C">
        <w:t xml:space="preserve"> on morphology</w:t>
      </w:r>
      <w:r w:rsidR="00E7515C" w:rsidRPr="004041B3">
        <w:t xml:space="preserve">, we added the age scaled to mean of 0 (using the function </w:t>
      </w:r>
      <w:r w:rsidR="00E7515C" w:rsidRPr="004041B3">
        <w:rPr>
          <w:i/>
          <w:iCs/>
        </w:rPr>
        <w:t>scale</w:t>
      </w:r>
      <w:r w:rsidR="00E7515C" w:rsidRPr="004041B3">
        <w:t xml:space="preserve">) as a covariate in the </w:t>
      </w:r>
      <w:r w:rsidR="00E7515C">
        <w:t>model</w:t>
      </w:r>
      <w:r w:rsidR="00E7515C" w:rsidRPr="004041B3">
        <w:t xml:space="preserve">. </w:t>
      </w:r>
      <w:r w:rsidR="00E7515C">
        <w:t xml:space="preserve">In the behaviour </w:t>
      </w:r>
      <w:ins w:id="87" w:author="Daniel Noble" w:date="2023-07-28T11:51:00Z">
        <w:r w:rsidR="005C1355">
          <w:t xml:space="preserve">model, </w:t>
        </w:r>
      </w:ins>
      <w:del w:id="88" w:author="Daniel Noble" w:date="2023-07-28T11:51:00Z">
        <w:r w:rsidR="00E7515C" w:rsidDel="005C1355">
          <w:delText xml:space="preserve">and performance </w:delText>
        </w:r>
      </w:del>
      <w:del w:id="89" w:author="Daniel Noble" w:date="2023-07-28T11:50:00Z">
        <w:r w:rsidR="00E7515C" w:rsidDel="005C1355">
          <w:delText xml:space="preserve">multivariate </w:delText>
        </w:r>
      </w:del>
      <w:del w:id="90" w:author="Daniel Noble" w:date="2023-07-28T11:51:00Z">
        <w:r w:rsidR="00E7515C" w:rsidDel="005C1355">
          <w:delText xml:space="preserve">model, individual and clutch identity were added as random factors and scaled </w:delText>
        </w:r>
      </w:del>
      <w:r w:rsidR="00E7515C">
        <w:t xml:space="preserve">SVL </w:t>
      </w:r>
      <w:ins w:id="91" w:author="Daniel Noble" w:date="2023-07-28T11:51:00Z">
        <w:r w:rsidR="005C1355">
          <w:t xml:space="preserve">was included </w:t>
        </w:r>
      </w:ins>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w:t>
      </w:r>
    </w:p>
    <w:p w14:paraId="7D6B3193" w14:textId="77777777" w:rsidR="00E7515C" w:rsidDel="00235A0B" w:rsidRDefault="00E7515C" w:rsidP="00E7515C">
      <w:pPr>
        <w:rPr>
          <w:del w:id="92" w:author="Daniel Noble" w:date="2023-07-28T12:33:00Z"/>
        </w:rPr>
      </w:pPr>
    </w:p>
    <w:p w14:paraId="1459D13C" w14:textId="6F1FC937" w:rsidR="00E7515C" w:rsidRPr="004041B3" w:rsidRDefault="00E7515C" w:rsidP="00235A0B">
      <w:del w:id="93" w:author="Daniel Noble" w:date="2023-07-28T12:34:00Z">
        <w:r w:rsidDel="00235A0B">
          <w:delText xml:space="preserve">When the </w:delText>
        </w:r>
      </w:del>
      <w:del w:id="94" w:author="Daniel Noble" w:date="2023-07-28T12:33:00Z">
        <w:r w:rsidDel="00235A0B">
          <w:delText xml:space="preserve">2-way </w:delText>
        </w:r>
      </w:del>
      <w:del w:id="95" w:author="Daniel Noble" w:date="2023-07-28T12:34:00Z">
        <w:r w:rsidDel="00235A0B">
          <w:delText xml:space="preserve">interaction between temperature and maternal treatments was non-significant, we repeated the models without the interaction to interpret the main effects. </w:delText>
        </w:r>
      </w:del>
      <w:moveFromRangeStart w:id="96" w:author="Daniel Noble" w:date="2023-07-28T12:35:00Z" w:name="move141440108"/>
      <w:moveFrom w:id="97" w:author="Daniel Noble" w:date="2023-07-28T12:35:00Z">
        <w:r w:rsidDel="00235A0B">
          <w:t xml:space="preserve">Both species were analysed separately. </w:t>
        </w:r>
      </w:moveFrom>
      <w:moveFromRangeEnd w:id="96"/>
      <w:r>
        <w:t xml:space="preserve">Most of the performance and antipredator variables showed </w:t>
      </w:r>
      <w:ins w:id="98" w:author="Daniel Noble" w:date="2023-07-28T12:36:00Z">
        <w:r w:rsidR="00235A0B">
          <w:t xml:space="preserve">moderate to </w:t>
        </w:r>
      </w:ins>
      <w:r>
        <w:t>high repeatability between the three different measures taken (Table S1).</w:t>
      </w:r>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77777777" w:rsidR="00E7515C" w:rsidRPr="00C93E70" w:rsidRDefault="00E7515C" w:rsidP="00E7515C">
      <w:pPr>
        <w:rPr>
          <w:i/>
          <w:iCs/>
        </w:rPr>
      </w:pPr>
      <w:commentRangeStart w:id="99"/>
      <w:r>
        <w:rPr>
          <w:i/>
          <w:iCs/>
        </w:rPr>
        <w:t xml:space="preserve">Early thermal environment, but not maternal investment, affect morphology in L </w:t>
      </w:r>
      <w:proofErr w:type="spellStart"/>
      <w:r>
        <w:rPr>
          <w:i/>
          <w:iCs/>
        </w:rPr>
        <w:t>guichenoti</w:t>
      </w:r>
      <w:proofErr w:type="spellEnd"/>
      <w:r>
        <w:rPr>
          <w:i/>
          <w:iCs/>
        </w:rPr>
        <w:t xml:space="preserve"> but not L </w:t>
      </w:r>
      <w:proofErr w:type="spellStart"/>
      <w:r>
        <w:rPr>
          <w:i/>
          <w:iCs/>
        </w:rPr>
        <w:t>delicata</w:t>
      </w:r>
      <w:commentRangeEnd w:id="99"/>
      <w:proofErr w:type="spellEnd"/>
      <w:r w:rsidR="00326568">
        <w:rPr>
          <w:rStyle w:val="CommentReference"/>
          <w:rFonts w:asciiTheme="minorHAnsi" w:eastAsiaTheme="minorHAnsi" w:hAnsiTheme="minorHAnsi" w:cstheme="minorBidi"/>
          <w:lang w:val="en-NZ" w:eastAsia="en-US"/>
        </w:rPr>
        <w:commentReference w:id="99"/>
      </w:r>
    </w:p>
    <w:p w14:paraId="5C498873" w14:textId="77777777" w:rsidR="00E7515C" w:rsidRPr="004041B3" w:rsidRDefault="00E7515C" w:rsidP="00E7515C"/>
    <w:p w14:paraId="3BA27B5A" w14:textId="1B7306FA" w:rsidR="00BE2269" w:rsidRDefault="00BE2269" w:rsidP="009202CF">
      <w:pPr>
        <w:ind w:firstLine="720"/>
        <w:rPr>
          <w:ins w:id="100" w:author="Daniel Noble" w:date="2023-09-13T10:12:00Z"/>
        </w:rPr>
        <w:pPrChange w:id="101" w:author="Daniel Noble" w:date="2023-09-13T10:38:00Z">
          <w:pPr/>
        </w:pPrChange>
      </w:pPr>
      <w:ins w:id="102" w:author="Daniel Noble" w:date="2023-09-13T10:12:00Z">
        <w:r>
          <w:t>W</w:t>
        </w:r>
        <w:r w:rsidRPr="004041B3">
          <w:t xml:space="preserve">e did not </w:t>
        </w:r>
        <w:commentRangeStart w:id="103"/>
        <w:r w:rsidRPr="004041B3">
          <w:t>find any effect of temperature</w:t>
        </w:r>
        <w:r>
          <w:t xml:space="preserve">, </w:t>
        </w:r>
        <w:r w:rsidRPr="004041B3">
          <w:t xml:space="preserve">maternal </w:t>
        </w:r>
      </w:ins>
      <w:ins w:id="104" w:author="Daniel Noble" w:date="2023-09-13T10:38:00Z">
        <w:r w:rsidR="009202CF" w:rsidRPr="004041B3">
          <w:t>investment,</w:t>
        </w:r>
      </w:ins>
      <w:ins w:id="105" w:author="Daniel Noble" w:date="2023-09-13T10:12:00Z">
        <w:r w:rsidRPr="004041B3">
          <w:t xml:space="preserve"> or their interaction </w:t>
        </w:r>
        <w:r>
          <w:t xml:space="preserve">on morphology in </w:t>
        </w:r>
        <w:proofErr w:type="spellStart"/>
        <w:r w:rsidRPr="00C93E70">
          <w:rPr>
            <w:i/>
            <w:iCs/>
          </w:rPr>
          <w:t>Lampropholis</w:t>
        </w:r>
        <w:proofErr w:type="spellEnd"/>
        <w:r w:rsidRPr="00C93E70">
          <w:rPr>
            <w:i/>
            <w:iCs/>
          </w:rPr>
          <w:t xml:space="preserve"> </w:t>
        </w:r>
        <w:proofErr w:type="spellStart"/>
        <w:r w:rsidRPr="00C93E70">
          <w:rPr>
            <w:i/>
            <w:iCs/>
          </w:rPr>
          <w:t>delicata</w:t>
        </w:r>
        <w:proofErr w:type="spellEnd"/>
        <w:r>
          <w:t xml:space="preserve"> [</w:t>
        </w:r>
        <w:r w:rsidRPr="004041B3">
          <w:t>tail length</w:t>
        </w:r>
        <w:r>
          <w:t xml:space="preserve">: </w:t>
        </w:r>
        <w:r w:rsidRPr="004041B3">
          <w:t>(Fig1a), snout-vent-length (SVL, Fig 1b) or weight (Fig 1c) (</w:t>
        </w:r>
      </w:ins>
      <w:ins w:id="106" w:author="Daniel Noble" w:date="2023-09-13T10:13:00Z">
        <w:r>
          <w:t xml:space="preserve">See </w:t>
        </w:r>
      </w:ins>
      <w:ins w:id="107" w:author="Daniel Noble" w:date="2023-09-13T10:12:00Z">
        <w:r>
          <w:t xml:space="preserve">Table </w:t>
        </w:r>
      </w:ins>
      <w:ins w:id="108" w:author="Daniel Noble" w:date="2023-09-13T10:13:00Z">
        <w:r>
          <w:t>1</w:t>
        </w:r>
      </w:ins>
      <w:ins w:id="109" w:author="Daniel Noble" w:date="2023-09-13T10:12:00Z">
        <w:r>
          <w:t>)]</w:t>
        </w:r>
        <w:r w:rsidRPr="004041B3">
          <w:t xml:space="preserve">. </w:t>
        </w:r>
        <w:commentRangeEnd w:id="103"/>
        <w:r>
          <w:rPr>
            <w:rStyle w:val="CommentReference"/>
            <w:rFonts w:asciiTheme="minorHAnsi" w:eastAsiaTheme="minorHAnsi" w:hAnsiTheme="minorHAnsi" w:cstheme="minorBidi"/>
            <w:lang w:val="en-NZ" w:eastAsia="en-US"/>
          </w:rPr>
          <w:commentReference w:id="103"/>
        </w:r>
      </w:ins>
    </w:p>
    <w:p w14:paraId="0C047A40" w14:textId="423840F0" w:rsidR="00E7515C" w:rsidDel="00492C18" w:rsidRDefault="00BE2269" w:rsidP="00A80B8C">
      <w:pPr>
        <w:ind w:firstLine="720"/>
        <w:rPr>
          <w:del w:id="110" w:author="Daniel Noble" w:date="2023-07-28T12:37:00Z"/>
        </w:rPr>
        <w:pPrChange w:id="111" w:author="Daniel Noble" w:date="2023-09-13T10:24:00Z">
          <w:pPr>
            <w:ind w:firstLine="720"/>
          </w:pPr>
        </w:pPrChange>
      </w:pPr>
      <w:ins w:id="112" w:author="Daniel Noble" w:date="2023-09-13T10:13:00Z">
        <w:r>
          <w:lastRenderedPageBreak/>
          <w:t xml:space="preserve">In contrast, </w:t>
        </w:r>
      </w:ins>
      <w:ins w:id="113" w:author="Daniel Noble" w:date="2023-09-13T10:16:00Z">
        <w:r>
          <w:t>ma</w:t>
        </w:r>
      </w:ins>
      <w:ins w:id="114" w:author="Daniel Noble" w:date="2023-09-13T10:17:00Z">
        <w:r>
          <w:t xml:space="preserve">ternal investment and temperature treatment interacted to affect weight in </w:t>
        </w:r>
        <w:r w:rsidRPr="00BE2269">
          <w:rPr>
            <w:i/>
            <w:iCs/>
            <w:rPrChange w:id="115" w:author="Daniel Noble" w:date="2023-09-13T10:17:00Z">
              <w:rPr/>
            </w:rPrChange>
          </w:rPr>
          <w:t xml:space="preserve">L </w:t>
        </w:r>
        <w:proofErr w:type="spellStart"/>
        <w:r w:rsidRPr="00BE2269">
          <w:rPr>
            <w:i/>
            <w:iCs/>
            <w:rPrChange w:id="116" w:author="Daniel Noble" w:date="2023-09-13T10:17:00Z">
              <w:rPr/>
            </w:rPrChange>
          </w:rPr>
          <w:t>guichenti</w:t>
        </w:r>
        <w:proofErr w:type="spellEnd"/>
        <w:r>
          <w:rPr>
            <w:i/>
            <w:iCs/>
          </w:rPr>
          <w:t xml:space="preserve"> </w:t>
        </w:r>
        <w:r w:rsidRPr="00BE2269">
          <w:rPr>
            <w:rPrChange w:id="117" w:author="Daniel Noble" w:date="2023-09-13T10:17:00Z">
              <w:rPr>
                <w:i/>
                <w:iCs/>
              </w:rPr>
            </w:rPrChange>
          </w:rPr>
          <w:t>(Table 1)</w:t>
        </w:r>
        <w:r>
          <w:t>. The weight</w:t>
        </w:r>
      </w:ins>
      <w:ins w:id="118" w:author="Daniel Noble" w:date="2023-09-13T10:13:00Z">
        <w:r>
          <w:t xml:space="preserve"> difference between control and yolk removal treatment was larger in the cold</w:t>
        </w:r>
      </w:ins>
      <w:ins w:id="119" w:author="Daniel Noble" w:date="2023-09-13T10:14:00Z">
        <w:r>
          <w:t xml:space="preserve"> incubation temperature compared to the difference under warm incubation temperatures for </w:t>
        </w:r>
        <w:r w:rsidRPr="00BE2269">
          <w:rPr>
            <w:i/>
            <w:iCs/>
            <w:rPrChange w:id="120" w:author="Daniel Noble" w:date="2023-09-13T10:14:00Z">
              <w:rPr/>
            </w:rPrChange>
          </w:rPr>
          <w:t xml:space="preserve">L </w:t>
        </w:r>
        <w:proofErr w:type="spellStart"/>
        <w:r w:rsidRPr="00BE2269">
          <w:rPr>
            <w:i/>
            <w:iCs/>
            <w:rPrChange w:id="121" w:author="Daniel Noble" w:date="2023-09-13T10:14:00Z">
              <w:rPr/>
            </w:rPrChange>
          </w:rPr>
          <w:t>guichenoti</w:t>
        </w:r>
        <w:proofErr w:type="spellEnd"/>
        <w:r>
          <w:t xml:space="preserve"> (Table 1). </w:t>
        </w:r>
      </w:ins>
      <w:ins w:id="122" w:author="Daniel Noble" w:date="2023-09-13T10:15:00Z">
        <w:r>
          <w:t xml:space="preserve">We also </w:t>
        </w:r>
      </w:ins>
      <w:del w:id="123" w:author="Daniel Noble" w:date="2023-09-13T10:15:00Z">
        <w:r w:rsidR="00E7515C" w:rsidDel="00BE2269">
          <w:delText>W</w:delText>
        </w:r>
        <w:r w:rsidR="00E7515C" w:rsidRPr="004041B3" w:rsidDel="00BE2269">
          <w:delText xml:space="preserve">e </w:delText>
        </w:r>
      </w:del>
      <w:r w:rsidR="00E7515C" w:rsidRPr="004041B3">
        <w:t xml:space="preserve">found a statistically significant effect of incubation temperature in juvenile size of </w:t>
      </w:r>
      <w:r w:rsidR="00E7515C" w:rsidRPr="004041B3">
        <w:rPr>
          <w:i/>
          <w:iCs/>
        </w:rPr>
        <w:t xml:space="preserve">L. </w:t>
      </w:r>
      <w:proofErr w:type="spellStart"/>
      <w:r w:rsidR="00E7515C" w:rsidRPr="004041B3">
        <w:rPr>
          <w:i/>
          <w:iCs/>
        </w:rPr>
        <w:t>guichenoti</w:t>
      </w:r>
      <w:proofErr w:type="spellEnd"/>
      <w:r w:rsidR="00E7515C">
        <w:rPr>
          <w:i/>
          <w:iCs/>
        </w:rPr>
        <w:t xml:space="preserve"> </w:t>
      </w:r>
      <w:r w:rsidR="00E7515C">
        <w:t>(</w:t>
      </w:r>
      <w:commentRangeStart w:id="124"/>
      <w:del w:id="125" w:author="Daniel Noble" w:date="2023-09-13T10:15:00Z">
        <w:r w:rsidR="00E7515C" w:rsidDel="00BE2269">
          <w:delText>Supp Info Table S2</w:delText>
        </w:r>
        <w:commentRangeEnd w:id="124"/>
        <w:r w:rsidR="00EC2279" w:rsidDel="00BE2269">
          <w:rPr>
            <w:rStyle w:val="CommentReference"/>
            <w:rFonts w:asciiTheme="minorHAnsi" w:eastAsiaTheme="minorHAnsi" w:hAnsiTheme="minorHAnsi" w:cstheme="minorBidi"/>
            <w:lang w:val="en-NZ" w:eastAsia="en-US"/>
          </w:rPr>
          <w:commentReference w:id="124"/>
        </w:r>
      </w:del>
      <w:ins w:id="126" w:author="Daniel Noble" w:date="2023-09-13T10:15:00Z">
        <w:r>
          <w:t>Table 1</w:t>
        </w:r>
      </w:ins>
      <w:r w:rsidR="00E7515C">
        <w:t>).</w:t>
      </w:r>
      <w:r w:rsidR="00E7515C" w:rsidRPr="004041B3">
        <w:t xml:space="preserve"> </w:t>
      </w:r>
      <w:ins w:id="127" w:author="Daniel Noble" w:date="2023-09-13T10:18:00Z">
        <w:r w:rsidR="00A80B8C">
          <w:t xml:space="preserve">Generally, </w:t>
        </w:r>
      </w:ins>
      <w:del w:id="128" w:author="Daniel Noble" w:date="2023-09-13T10:18:00Z">
        <w:r w:rsidR="00E7515C" w:rsidDel="00A80B8C">
          <w:delText>I</w:delText>
        </w:r>
        <w:r w:rsidR="00E7515C" w:rsidRPr="004041B3" w:rsidDel="00A80B8C">
          <w:delText xml:space="preserve">ndividuals </w:delText>
        </w:r>
      </w:del>
      <w:ins w:id="129" w:author="Daniel Noble" w:date="2023-09-13T10:18:00Z">
        <w:r w:rsidR="00A80B8C">
          <w:t>i</w:t>
        </w:r>
        <w:r w:rsidR="00A80B8C" w:rsidRPr="004041B3">
          <w:t xml:space="preserve">ndividuals </w:t>
        </w:r>
      </w:ins>
      <w:r w:rsidR="00E7515C" w:rsidRPr="004041B3">
        <w:t xml:space="preserve">coming from eggs incubated at hotter temperatures </w:t>
      </w:r>
      <w:r w:rsidR="00E7515C">
        <w:t>had</w:t>
      </w:r>
      <w:r w:rsidR="00E7515C" w:rsidRPr="004041B3">
        <w:t xml:space="preserve"> longer tails (estimate </w:t>
      </w:r>
      <w:del w:id="130" w:author="Daniel Noble" w:date="2023-09-13T10:19:00Z">
        <w:r w:rsidR="00E7515C" w:rsidRPr="004041B3" w:rsidDel="00A80B8C">
          <w:rPr>
            <w:u w:val="single"/>
          </w:rPr>
          <w:delText>+</w:delText>
        </w:r>
        <w:r w:rsidR="00E7515C" w:rsidRPr="004041B3" w:rsidDel="00A80B8C">
          <w:delText xml:space="preserve"> SE </w:delText>
        </w:r>
      </w:del>
      <w:r w:rsidR="00E7515C" w:rsidRPr="004041B3">
        <w:t xml:space="preserve">= </w:t>
      </w:r>
      <w:ins w:id="131" w:author="Daniel Noble" w:date="2023-09-13T10:19:00Z">
        <w:r w:rsidR="00A80B8C" w:rsidRPr="00A80B8C">
          <w:rPr>
            <w:lang w:val="en-US"/>
            <w:rPrChange w:id="132" w:author="Daniel Noble" w:date="2023-09-13T10:19:00Z">
              <w:rPr>
                <w:b/>
                <w:bCs/>
                <w:lang w:val="en-US"/>
              </w:rPr>
            </w:rPrChange>
          </w:rPr>
          <w:t>6.347</w:t>
        </w:r>
      </w:ins>
      <w:commentRangeStart w:id="133"/>
      <w:del w:id="134" w:author="Daniel Noble" w:date="2023-09-13T10:19:00Z">
        <w:r w:rsidR="00E7515C" w:rsidDel="00A80B8C">
          <w:delText xml:space="preserve">3.76 </w:delText>
        </w:r>
        <w:r w:rsidR="00E7515C" w:rsidRPr="008A6404" w:rsidDel="00A80B8C">
          <w:rPr>
            <w:u w:val="single"/>
          </w:rPr>
          <w:delText>+</w:delText>
        </w:r>
        <w:r w:rsidR="00E7515C" w:rsidDel="00A80B8C">
          <w:delText xml:space="preserve"> 0.91</w:delText>
        </w:r>
      </w:del>
      <w:r w:rsidR="00E7515C" w:rsidRPr="004041B3">
        <w:t xml:space="preserve">, 95% CI = </w:t>
      </w:r>
      <w:ins w:id="135" w:author="Daniel Noble" w:date="2023-09-13T10:20:00Z">
        <w:r w:rsidR="00A80B8C" w:rsidRPr="00A80B8C">
          <w:rPr>
            <w:lang w:val="en-US"/>
            <w:rPrChange w:id="136" w:author="Daniel Noble" w:date="2023-09-13T10:20:00Z">
              <w:rPr>
                <w:b/>
                <w:bCs/>
                <w:lang w:val="en-US"/>
              </w:rPr>
            </w:rPrChange>
          </w:rPr>
          <w:t>9.619</w:t>
        </w:r>
      </w:ins>
      <w:del w:id="137" w:author="Daniel Noble" w:date="2023-09-13T10:20:00Z">
        <w:r w:rsidR="00E7515C" w:rsidRPr="00A80B8C" w:rsidDel="00A80B8C">
          <w:delText>1.98</w:delText>
        </w:r>
      </w:del>
      <w:r w:rsidR="00E7515C" w:rsidRPr="00A80B8C">
        <w:t xml:space="preserve">– </w:t>
      </w:r>
      <w:ins w:id="138" w:author="Daniel Noble" w:date="2023-09-13T10:20:00Z">
        <w:r w:rsidR="00A80B8C" w:rsidRPr="00A80B8C">
          <w:rPr>
            <w:lang w:val="en-US"/>
            <w:rPrChange w:id="139" w:author="Daniel Noble" w:date="2023-09-13T10:20:00Z">
              <w:rPr>
                <w:b/>
                <w:bCs/>
                <w:lang w:val="en-US"/>
              </w:rPr>
            </w:rPrChange>
          </w:rPr>
          <w:t>3.079</w:t>
        </w:r>
      </w:ins>
      <w:del w:id="140" w:author="Daniel Noble" w:date="2023-09-13T10:20:00Z">
        <w:r w:rsidR="00E7515C" w:rsidDel="00A80B8C">
          <w:delText>5.53</w:delText>
        </w:r>
        <w:commentRangeEnd w:id="133"/>
        <w:r w:rsidR="00D2463B" w:rsidDel="00A80B8C">
          <w:rPr>
            <w:rStyle w:val="CommentReference"/>
            <w:rFonts w:asciiTheme="minorHAnsi" w:eastAsiaTheme="minorHAnsi" w:hAnsiTheme="minorHAnsi" w:cstheme="minorBidi"/>
            <w:lang w:val="en-NZ" w:eastAsia="en-US"/>
          </w:rPr>
          <w:commentReference w:id="133"/>
        </w:r>
      </w:del>
      <w:r w:rsidR="00E7515C" w:rsidRPr="004041B3">
        <w:t xml:space="preserve">, </w:t>
      </w:r>
      <w:ins w:id="141" w:author="Daniel Noble" w:date="2023-09-13T10:20:00Z">
        <w:r w:rsidR="00A80B8C">
          <w:t xml:space="preserve">Table 1, </w:t>
        </w:r>
      </w:ins>
      <w:r w:rsidR="00E7515C" w:rsidRPr="004041B3">
        <w:t xml:space="preserve">Fig 1d), </w:t>
      </w:r>
      <w:r w:rsidR="00E7515C">
        <w:t xml:space="preserve">larger </w:t>
      </w:r>
      <w:r w:rsidR="00E7515C" w:rsidRPr="004041B3">
        <w:t xml:space="preserve">SVL </w:t>
      </w:r>
      <w:r w:rsidR="00E7515C">
        <w:t>(</w:t>
      </w:r>
      <w:r w:rsidR="00E7515C" w:rsidRPr="004041B3">
        <w:t xml:space="preserve">estimate </w:t>
      </w:r>
      <w:del w:id="142" w:author="Daniel Noble" w:date="2023-09-13T10:20:00Z">
        <w:r w:rsidR="00E7515C" w:rsidRPr="004041B3" w:rsidDel="00A80B8C">
          <w:rPr>
            <w:u w:val="single"/>
          </w:rPr>
          <w:delText>+</w:delText>
        </w:r>
        <w:r w:rsidR="00E7515C" w:rsidRPr="004041B3" w:rsidDel="00A80B8C">
          <w:delText xml:space="preserve"> SE </w:delText>
        </w:r>
      </w:del>
      <w:r w:rsidR="00E7515C" w:rsidRPr="004041B3">
        <w:t xml:space="preserve">= </w:t>
      </w:r>
      <w:ins w:id="143" w:author="Daniel Noble" w:date="2023-09-13T10:20:00Z">
        <w:r w:rsidR="00A80B8C" w:rsidRPr="00A80B8C">
          <w:rPr>
            <w:lang w:val="en-US"/>
            <w:rPrChange w:id="144" w:author="Daniel Noble" w:date="2023-09-13T10:20:00Z">
              <w:rPr>
                <w:b/>
                <w:bCs/>
                <w:lang w:val="en-US"/>
              </w:rPr>
            </w:rPrChange>
          </w:rPr>
          <w:t>2.973</w:t>
        </w:r>
        <w:r w:rsidR="00A80B8C">
          <w:rPr>
            <w:b/>
            <w:bCs/>
            <w:lang w:val="en-US"/>
          </w:rPr>
          <w:t xml:space="preserve"> </w:t>
        </w:r>
      </w:ins>
      <w:del w:id="145" w:author="Daniel Noble" w:date="2023-09-13T10:20:00Z">
        <w:r w:rsidR="00E7515C" w:rsidDel="00A80B8C">
          <w:delText>1.36</w:delText>
        </w:r>
        <w:r w:rsidR="00E7515C" w:rsidRPr="004041B3" w:rsidDel="00A80B8C">
          <w:delText xml:space="preserve"> </w:delText>
        </w:r>
        <w:r w:rsidR="00E7515C" w:rsidRPr="004041B3" w:rsidDel="00A80B8C">
          <w:rPr>
            <w:u w:val="single"/>
          </w:rPr>
          <w:delText>+</w:delText>
        </w:r>
        <w:r w:rsidR="00E7515C" w:rsidRPr="004041B3" w:rsidDel="00A80B8C">
          <w:delText xml:space="preserve"> 0.</w:delText>
        </w:r>
        <w:r w:rsidR="00E7515C" w:rsidDel="00A80B8C">
          <w:delText>44</w:delText>
        </w:r>
      </w:del>
      <w:r w:rsidR="00E7515C" w:rsidRPr="004041B3">
        <w:t xml:space="preserve">, 95% CI = </w:t>
      </w:r>
      <w:ins w:id="146" w:author="Daniel Noble" w:date="2023-09-13T10:20:00Z">
        <w:r w:rsidR="00A80B8C" w:rsidRPr="00A80B8C">
          <w:rPr>
            <w:lang w:val="en-US"/>
            <w:rPrChange w:id="147" w:author="Daniel Noble" w:date="2023-09-13T10:21:00Z">
              <w:rPr>
                <w:b/>
                <w:bCs/>
                <w:lang w:val="en-US"/>
              </w:rPr>
            </w:rPrChange>
          </w:rPr>
          <w:t>4.715</w:t>
        </w:r>
      </w:ins>
      <w:del w:id="148" w:author="Daniel Noble" w:date="2023-09-13T10:20:00Z">
        <w:r w:rsidR="00E7515C" w:rsidRPr="00A80B8C" w:rsidDel="00A80B8C">
          <w:delText>0.49</w:delText>
        </w:r>
      </w:del>
      <w:r w:rsidR="00E7515C" w:rsidRPr="00A80B8C">
        <w:t xml:space="preserve"> – </w:t>
      </w:r>
      <w:ins w:id="149" w:author="Daniel Noble" w:date="2023-09-13T10:21:00Z">
        <w:r w:rsidR="00A80B8C" w:rsidRPr="00A80B8C">
          <w:rPr>
            <w:lang w:val="en-US"/>
            <w:rPrChange w:id="150" w:author="Daniel Noble" w:date="2023-09-13T10:21:00Z">
              <w:rPr>
                <w:b/>
                <w:bCs/>
                <w:lang w:val="en-US"/>
              </w:rPr>
            </w:rPrChange>
          </w:rPr>
          <w:t>1.241</w:t>
        </w:r>
      </w:ins>
      <w:del w:id="151" w:author="Daniel Noble" w:date="2023-09-13T10:21:00Z">
        <w:r w:rsidR="00E7515C" w:rsidDel="00A80B8C">
          <w:delText>2.22</w:delText>
        </w:r>
      </w:del>
      <w:r w:rsidR="00E7515C" w:rsidRPr="004041B3">
        <w:t xml:space="preserve">, </w:t>
      </w:r>
      <w:ins w:id="152" w:author="Daniel Noble" w:date="2023-09-13T10:21:00Z">
        <w:r w:rsidR="00A80B8C">
          <w:t xml:space="preserve">Table 1, </w:t>
        </w:r>
      </w:ins>
      <w:r w:rsidR="00E7515C" w:rsidRPr="004041B3">
        <w:t xml:space="preserve">Fig 1e) and were heavier </w:t>
      </w:r>
      <w:r w:rsidR="00E7515C">
        <w:t>(</w:t>
      </w:r>
      <w:r w:rsidR="00E7515C" w:rsidRPr="004041B3">
        <w:t xml:space="preserve">estimate </w:t>
      </w:r>
      <w:del w:id="153" w:author="Daniel Noble" w:date="2023-09-13T10:21:00Z">
        <w:r w:rsidR="00E7515C" w:rsidRPr="004041B3" w:rsidDel="00A80B8C">
          <w:rPr>
            <w:u w:val="single"/>
          </w:rPr>
          <w:delText>+</w:delText>
        </w:r>
        <w:r w:rsidR="00E7515C" w:rsidRPr="004041B3" w:rsidDel="00A80B8C">
          <w:delText xml:space="preserve"> SE </w:delText>
        </w:r>
      </w:del>
      <w:r w:rsidR="00E7515C" w:rsidRPr="004041B3">
        <w:t xml:space="preserve">= </w:t>
      </w:r>
      <w:ins w:id="154" w:author="Daniel Noble" w:date="2023-09-13T10:21:00Z">
        <w:r w:rsidR="00A80B8C" w:rsidRPr="00A80B8C">
          <w:rPr>
            <w:lang w:val="en-US"/>
            <w:rPrChange w:id="155" w:author="Daniel Noble" w:date="2023-09-13T10:21:00Z">
              <w:rPr>
                <w:b/>
                <w:bCs/>
                <w:lang w:val="en-US"/>
              </w:rPr>
            </w:rPrChange>
          </w:rPr>
          <w:t>0.112</w:t>
        </w:r>
        <w:r w:rsidR="00A80B8C" w:rsidRPr="00A80B8C">
          <w:rPr>
            <w:lang w:val="en-US"/>
            <w:rPrChange w:id="156" w:author="Daniel Noble" w:date="2023-09-13T10:21:00Z">
              <w:rPr>
                <w:b/>
                <w:bCs/>
                <w:lang w:val="en-US"/>
              </w:rPr>
            </w:rPrChange>
          </w:rPr>
          <w:t xml:space="preserve"> </w:t>
        </w:r>
      </w:ins>
      <w:del w:id="157" w:author="Daniel Noble" w:date="2023-09-13T10:21:00Z">
        <w:r w:rsidR="00E7515C" w:rsidRPr="00A80B8C" w:rsidDel="00A80B8C">
          <w:delText xml:space="preserve">0.04 </w:delText>
        </w:r>
        <w:r w:rsidR="00E7515C" w:rsidRPr="00A80B8C" w:rsidDel="00A80B8C">
          <w:rPr>
            <w:u w:val="single"/>
          </w:rPr>
          <w:delText>+</w:delText>
        </w:r>
        <w:r w:rsidR="00E7515C" w:rsidRPr="00A80B8C" w:rsidDel="00A80B8C">
          <w:delText xml:space="preserve"> 0.02</w:delText>
        </w:r>
      </w:del>
      <w:r w:rsidR="00E7515C" w:rsidRPr="00A80B8C">
        <w:t xml:space="preserve">, 95% CI = </w:t>
      </w:r>
      <w:ins w:id="158" w:author="Daniel Noble" w:date="2023-09-13T10:21:00Z">
        <w:r w:rsidR="00A80B8C" w:rsidRPr="00A80B8C">
          <w:rPr>
            <w:lang w:val="en-US"/>
            <w:rPrChange w:id="159" w:author="Daniel Noble" w:date="2023-09-13T10:21:00Z">
              <w:rPr>
                <w:b/>
                <w:bCs/>
                <w:lang w:val="en-US"/>
              </w:rPr>
            </w:rPrChange>
          </w:rPr>
          <w:t>0.207</w:t>
        </w:r>
      </w:ins>
      <w:del w:id="160" w:author="Daniel Noble" w:date="2023-09-13T10:21:00Z">
        <w:r w:rsidR="00E7515C" w:rsidRPr="00A80B8C" w:rsidDel="00A80B8C">
          <w:delText xml:space="preserve">0 </w:delText>
        </w:r>
      </w:del>
      <w:r w:rsidR="00E7515C" w:rsidRPr="00A80B8C">
        <w:t xml:space="preserve">– </w:t>
      </w:r>
      <w:ins w:id="161" w:author="Daniel Noble" w:date="2023-09-13T10:21:00Z">
        <w:r w:rsidR="00A80B8C" w:rsidRPr="00A80B8C">
          <w:rPr>
            <w:lang w:val="en-US"/>
            <w:rPrChange w:id="162" w:author="Daniel Noble" w:date="2023-09-13T10:21:00Z">
              <w:rPr>
                <w:b/>
                <w:bCs/>
                <w:lang w:val="en-US"/>
              </w:rPr>
            </w:rPrChange>
          </w:rPr>
          <w:t>0.019</w:t>
        </w:r>
      </w:ins>
      <w:del w:id="163" w:author="Daniel Noble" w:date="2023-09-13T10:21:00Z">
        <w:r w:rsidR="00E7515C" w:rsidDel="00A80B8C">
          <w:delText>0.07</w:delText>
        </w:r>
      </w:del>
      <w:r w:rsidR="00E7515C">
        <w:t xml:space="preserve">, </w:t>
      </w:r>
      <w:ins w:id="164" w:author="Daniel Noble" w:date="2023-09-13T10:21:00Z">
        <w:r w:rsidR="00A80B8C">
          <w:t>Table</w:t>
        </w:r>
      </w:ins>
      <w:ins w:id="165" w:author="Daniel Noble" w:date="2023-09-13T10:22:00Z">
        <w:r w:rsidR="00A80B8C">
          <w:t xml:space="preserve">1, </w:t>
        </w:r>
      </w:ins>
      <w:r w:rsidR="00E7515C">
        <w:t>Fig1f)</w:t>
      </w:r>
      <w:r w:rsidR="00E7515C" w:rsidRPr="004041B3">
        <w:t xml:space="preserve"> than those hatched from eggs at colder temperatures. </w:t>
      </w:r>
      <w:del w:id="166" w:author="Daniel Noble" w:date="2023-09-13T10:22:00Z">
        <w:r w:rsidR="00E7515C" w:rsidRPr="004041B3" w:rsidDel="00A80B8C">
          <w:delText xml:space="preserve">Maternal investment or the 2-way interaction </w:delText>
        </w:r>
        <w:r w:rsidR="00E7515C" w:rsidDel="00A80B8C">
          <w:delText>with</w:delText>
        </w:r>
        <w:r w:rsidR="00E7515C" w:rsidRPr="004041B3" w:rsidDel="00A80B8C">
          <w:delText xml:space="preserve"> temperature had no effect on any of the morphological traits measured (</w:delText>
        </w:r>
        <w:r w:rsidR="00E7515C" w:rsidDel="00A80B8C">
          <w:delText>Table S2</w:delText>
        </w:r>
        <w:r w:rsidR="00E7515C" w:rsidRPr="004041B3" w:rsidDel="00A80B8C">
          <w:delText xml:space="preserve">). </w:delText>
        </w:r>
      </w:del>
      <w:del w:id="167" w:author="Daniel Noble" w:date="2023-08-11T11:57:00Z">
        <w:r w:rsidR="00E7515C" w:rsidDel="00FA111B">
          <w:delText>In contrast</w:delText>
        </w:r>
        <w:r w:rsidR="00E7515C" w:rsidRPr="004041B3" w:rsidDel="00FA111B">
          <w:delText>, w</w:delText>
        </w:r>
      </w:del>
      <w:del w:id="168" w:author="Daniel Noble" w:date="2023-09-13T10:12:00Z">
        <w:r w:rsidR="00E7515C" w:rsidRPr="004041B3" w:rsidDel="00BE2269">
          <w:delText xml:space="preserve">e did not </w:delText>
        </w:r>
        <w:commentRangeStart w:id="169"/>
        <w:r w:rsidR="00E7515C" w:rsidRPr="004041B3" w:rsidDel="00BE2269">
          <w:delText>find any effect of temperature</w:delText>
        </w:r>
        <w:r w:rsidR="00E7515C" w:rsidDel="00BE2269">
          <w:delText xml:space="preserve">, </w:delText>
        </w:r>
        <w:r w:rsidR="00E7515C" w:rsidRPr="004041B3" w:rsidDel="00BE2269">
          <w:delText xml:space="preserve">maternal investment or their 2-way interaction </w:delText>
        </w:r>
        <w:r w:rsidR="00E7515C" w:rsidDel="00BE2269">
          <w:delText xml:space="preserve">on morphology in </w:delText>
        </w:r>
        <w:r w:rsidR="00E7515C" w:rsidRPr="00C93E70" w:rsidDel="00BE2269">
          <w:rPr>
            <w:i/>
            <w:iCs/>
          </w:rPr>
          <w:delText>Lampropholis delicata</w:delText>
        </w:r>
        <w:r w:rsidR="00E7515C" w:rsidDel="00BE2269">
          <w:delText xml:space="preserve"> [</w:delText>
        </w:r>
        <w:r w:rsidR="00E7515C" w:rsidRPr="004041B3" w:rsidDel="00BE2269">
          <w:delText>tail length (Fig1a), snout-vent-length (SVL, Fig 1b) or weight (Fig 1c) (</w:delText>
        </w:r>
        <w:r w:rsidR="00E7515C" w:rsidDel="00BE2269">
          <w:delText>Table S2)]</w:delText>
        </w:r>
        <w:r w:rsidR="00E7515C" w:rsidRPr="004041B3" w:rsidDel="00BE2269">
          <w:delText xml:space="preserve">. </w:delText>
        </w:r>
        <w:commentRangeEnd w:id="169"/>
        <w:r w:rsidR="00492C18" w:rsidDel="00BE2269">
          <w:rPr>
            <w:rStyle w:val="CommentReference"/>
            <w:rFonts w:asciiTheme="minorHAnsi" w:eastAsiaTheme="minorHAnsi" w:hAnsiTheme="minorHAnsi" w:cstheme="minorBidi"/>
            <w:lang w:val="en-NZ" w:eastAsia="en-US"/>
          </w:rPr>
          <w:commentReference w:id="169"/>
        </w:r>
      </w:del>
    </w:p>
    <w:p w14:paraId="41DF03B5" w14:textId="77777777" w:rsidR="00492C18" w:rsidRPr="004041B3" w:rsidRDefault="00492C18" w:rsidP="00A80B8C">
      <w:pPr>
        <w:ind w:firstLine="720"/>
        <w:rPr>
          <w:ins w:id="170" w:author="Daniel Noble" w:date="2023-08-11T12:43:00Z"/>
        </w:rPr>
        <w:pPrChange w:id="171" w:author="Daniel Noble" w:date="2023-09-13T10:24:00Z">
          <w:pPr/>
        </w:pPrChange>
      </w:pPr>
    </w:p>
    <w:p w14:paraId="22D28DE4" w14:textId="77777777" w:rsidR="00E7515C" w:rsidDel="00577F09" w:rsidRDefault="00E7515C">
      <w:pPr>
        <w:ind w:firstLine="720"/>
        <w:rPr>
          <w:del w:id="172" w:author="Daniel Noble" w:date="2023-07-28T12:37:00Z"/>
        </w:rPr>
        <w:pPrChange w:id="173" w:author="Daniel Noble" w:date="2023-08-09T10:54:00Z">
          <w:pPr/>
        </w:pPrChange>
      </w:pPr>
    </w:p>
    <w:p w14:paraId="029A36DA" w14:textId="77777777" w:rsidR="00E7515C" w:rsidRPr="004041B3" w:rsidRDefault="00E7515C">
      <w:pPr>
        <w:ind w:firstLine="720"/>
        <w:pPrChange w:id="174" w:author="Daniel Noble" w:date="2023-08-09T10:54:00Z">
          <w:pPr/>
        </w:pPrChange>
      </w:pPr>
      <w:r>
        <w:t>In both species, there was a positive correlation between SVL, tail length and body mass, with individuals with larger bodies also being heavier and having longer tails (Supp Info Table S2).</w:t>
      </w:r>
    </w:p>
    <w:p w14:paraId="7137068F" w14:textId="77777777" w:rsidR="00E7515C" w:rsidRDefault="00E7515C" w:rsidP="00E7515C">
      <w:pPr>
        <w:rPr>
          <w:ins w:id="175" w:author="Daniel Noble" w:date="2023-09-13T09:27:00Z"/>
        </w:rPr>
      </w:pPr>
    </w:p>
    <w:p w14:paraId="157F407F" w14:textId="3D1E9D13" w:rsidR="00F52857" w:rsidRPr="00F52857" w:rsidRDefault="00F52857" w:rsidP="00F52857">
      <w:pPr>
        <w:rPr>
          <w:iCs/>
          <w:lang w:val="en-US"/>
          <w:rPrChange w:id="176" w:author="Daniel Noble" w:date="2023-09-13T09:58:00Z">
            <w:rPr>
              <w:i/>
              <w:lang w:val="en-US"/>
            </w:rPr>
          </w:rPrChange>
        </w:rPr>
      </w:pPr>
      <w:r w:rsidRPr="00F52857">
        <w:rPr>
          <w:b/>
          <w:iCs/>
          <w:lang w:val="en-US"/>
          <w:rPrChange w:id="177" w:author="Daniel Noble" w:date="2023-09-13T09:58:00Z">
            <w:rPr>
              <w:b/>
              <w:i/>
              <w:lang w:val="en-US"/>
            </w:rPr>
          </w:rPrChange>
        </w:rPr>
        <w:t xml:space="preserve">Table </w:t>
      </w:r>
      <w:bookmarkStart w:id="178" w:name="tbl-tbl1"/>
      <w:r w:rsidRPr="00F52857">
        <w:rPr>
          <w:b/>
          <w:iCs/>
          <w:lang w:val="en-US"/>
          <w:rPrChange w:id="179" w:author="Daniel Noble" w:date="2023-09-13T09:58:00Z">
            <w:rPr>
              <w:b/>
              <w:i/>
              <w:lang w:val="en-US"/>
            </w:rPr>
          </w:rPrChange>
        </w:rPr>
        <w:fldChar w:fldCharType="begin"/>
      </w:r>
      <w:r w:rsidRPr="00F52857">
        <w:rPr>
          <w:b/>
          <w:iCs/>
          <w:lang w:val="en-US"/>
          <w:rPrChange w:id="180" w:author="Daniel Noble" w:date="2023-09-13T09:58:00Z">
            <w:rPr>
              <w:b/>
              <w:i/>
              <w:lang w:val="en-US"/>
            </w:rPr>
          </w:rPrChange>
        </w:rPr>
        <w:instrText>SEQ tab \* Arabic</w:instrText>
      </w:r>
      <w:r w:rsidRPr="00F52857">
        <w:rPr>
          <w:b/>
          <w:iCs/>
          <w:lang w:val="en-US"/>
          <w:rPrChange w:id="181" w:author="Daniel Noble" w:date="2023-09-13T09:58:00Z">
            <w:rPr>
              <w:b/>
              <w:i/>
              <w:lang w:val="en-US"/>
            </w:rPr>
          </w:rPrChange>
        </w:rPr>
        <w:fldChar w:fldCharType="separate"/>
      </w:r>
      <w:r w:rsidRPr="00F52857">
        <w:rPr>
          <w:b/>
          <w:iCs/>
          <w:lang w:val="en-US"/>
          <w:rPrChange w:id="182" w:author="Daniel Noble" w:date="2023-09-13T09:58:00Z">
            <w:rPr>
              <w:b/>
              <w:i/>
              <w:lang w:val="en-US"/>
            </w:rPr>
          </w:rPrChange>
        </w:rPr>
        <w:t>1</w:t>
      </w:r>
      <w:r w:rsidRPr="00F52857">
        <w:rPr>
          <w:iCs/>
        </w:rPr>
        <w:fldChar w:fldCharType="end"/>
      </w:r>
      <w:bookmarkEnd w:id="178"/>
      <w:del w:id="183" w:author="Daniel Noble" w:date="2023-09-13T10:29:00Z">
        <w:r w:rsidRPr="00F52857" w:rsidDel="00535061">
          <w:rPr>
            <w:b/>
            <w:iCs/>
            <w:lang w:val="en-US"/>
            <w:rPrChange w:id="184" w:author="Daniel Noble" w:date="2023-09-13T09:58:00Z">
              <w:rPr>
                <w:b/>
                <w:i/>
                <w:lang w:val="en-US"/>
              </w:rPr>
            </w:rPrChange>
          </w:rPr>
          <w:delText xml:space="preserve">: </w:delText>
        </w:r>
      </w:del>
      <w:ins w:id="185" w:author="Daniel Noble" w:date="2023-09-13T10:29:00Z">
        <w:r w:rsidR="00535061">
          <w:rPr>
            <w:b/>
            <w:iCs/>
            <w:lang w:val="en-US"/>
          </w:rPr>
          <w:t>–</w:t>
        </w:r>
        <w:r w:rsidR="00535061" w:rsidRPr="00F52857">
          <w:rPr>
            <w:b/>
            <w:iCs/>
            <w:lang w:val="en-US"/>
            <w:rPrChange w:id="186" w:author="Daniel Noble" w:date="2023-09-13T09:58:00Z">
              <w:rPr>
                <w:b/>
                <w:i/>
                <w:lang w:val="en-US"/>
              </w:rPr>
            </w:rPrChange>
          </w:rPr>
          <w:t xml:space="preserve"> </w:t>
        </w:r>
      </w:ins>
      <w:r w:rsidRPr="00F52857">
        <w:rPr>
          <w:iCs/>
          <w:lang w:val="en-US"/>
          <w:rPrChange w:id="187" w:author="Daniel Noble" w:date="2023-09-13T09:58:00Z">
            <w:rPr>
              <w:i/>
              <w:lang w:val="en-US"/>
            </w:rPr>
          </w:rPrChange>
        </w:rPr>
        <w:t xml:space="preserve">Posterior means and 95% credible intervals for the interaction between temperature (Temp) and maternal investment (Invest) along with the main effects of temperature and maternal investment on </w:t>
      </w:r>
      <w:r w:rsidRPr="00F52857">
        <w:rPr>
          <w:iCs/>
          <w:lang w:val="en-US"/>
        </w:rPr>
        <w:t>morphological</w:t>
      </w:r>
      <w:r w:rsidRPr="00F52857">
        <w:rPr>
          <w:iCs/>
          <w:lang w:val="en-US"/>
          <w:rPrChange w:id="188" w:author="Daniel Noble" w:date="2023-09-13T09:58:00Z">
            <w:rPr>
              <w:i/>
              <w:lang w:val="en-US"/>
            </w:rPr>
          </w:rPrChange>
        </w:rPr>
        <w:t xml:space="preserve"> traits for </w:t>
      </w:r>
      <w:proofErr w:type="spellStart"/>
      <w:r w:rsidRPr="00F52857">
        <w:rPr>
          <w:i/>
          <w:lang w:val="en-US"/>
        </w:rPr>
        <w:t>Lampropholis</w:t>
      </w:r>
      <w:proofErr w:type="spellEnd"/>
      <w:r w:rsidRPr="00F52857">
        <w:rPr>
          <w:i/>
          <w:lang w:val="en-US"/>
        </w:rPr>
        <w:t xml:space="preserve"> </w:t>
      </w:r>
      <w:proofErr w:type="spellStart"/>
      <w:r w:rsidRPr="00F52857">
        <w:rPr>
          <w:i/>
          <w:lang w:val="en-US"/>
        </w:rPr>
        <w:t>delicata</w:t>
      </w:r>
      <w:proofErr w:type="spellEnd"/>
      <w:r w:rsidRPr="00F52857">
        <w:rPr>
          <w:iCs/>
          <w:lang w:val="en-US"/>
          <w:rPrChange w:id="189" w:author="Daniel Noble" w:date="2023-09-13T09:58:00Z">
            <w:rPr>
              <w:i/>
              <w:lang w:val="en-US"/>
            </w:rPr>
          </w:rPrChange>
        </w:rPr>
        <w:t xml:space="preserve"> and </w:t>
      </w:r>
      <w:proofErr w:type="spellStart"/>
      <w:r w:rsidRPr="00F52857">
        <w:rPr>
          <w:i/>
          <w:lang w:val="en-US"/>
        </w:rPr>
        <w:t>Lampropholis</w:t>
      </w:r>
      <w:proofErr w:type="spellEnd"/>
      <w:r w:rsidRPr="00F52857">
        <w:rPr>
          <w:i/>
          <w:lang w:val="en-US"/>
        </w:rPr>
        <w:t xml:space="preserve"> </w:t>
      </w:r>
      <w:proofErr w:type="spellStart"/>
      <w:r w:rsidRPr="00F52857">
        <w:rPr>
          <w:i/>
          <w:lang w:val="en-US"/>
        </w:rPr>
        <w:t>guichenoti</w:t>
      </w:r>
      <w:proofErr w:type="spellEnd"/>
      <w:r w:rsidRPr="00F52857">
        <w:rPr>
          <w:iCs/>
          <w:lang w:val="en-US"/>
          <w:rPrChange w:id="190" w:author="Daniel Noble" w:date="2023-09-13T09:58:00Z">
            <w:rPr>
              <w:i/>
              <w:lang w:val="en-US"/>
            </w:rPr>
          </w:rPrChange>
        </w:rPr>
        <w:t xml:space="preserve">. Main effects are pooled posterior means over each level of </w:t>
      </w:r>
      <w:ins w:id="191" w:author="Daniel Noble" w:date="2023-09-13T13:22:00Z">
        <w:r w:rsidR="00A03811">
          <w:rPr>
            <w:iCs/>
            <w:lang w:val="en-US"/>
          </w:rPr>
          <w:t xml:space="preserve">the </w:t>
        </w:r>
      </w:ins>
      <w:r w:rsidRPr="00F52857">
        <w:rPr>
          <w:iCs/>
          <w:lang w:val="en-US"/>
          <w:rPrChange w:id="192" w:author="Daniel Noble" w:date="2023-09-13T09:58:00Z">
            <w:rPr>
              <w:i/>
              <w:lang w:val="en-US"/>
            </w:rPr>
          </w:rPrChange>
        </w:rPr>
        <w:t>second predictor variable</w:t>
      </w:r>
      <w:ins w:id="193" w:author="Daniel Noble" w:date="2023-09-13T13:22:00Z">
        <w:r w:rsidR="00A03811">
          <w:rPr>
            <w:iCs/>
            <w:lang w:val="en-US"/>
          </w:rPr>
          <w:t xml:space="preserve"> (either temperature or maternal investment treatments</w:t>
        </w:r>
      </w:ins>
      <w:ins w:id="194" w:author="Daniel Noble" w:date="2023-09-13T13:23:00Z">
        <w:r w:rsidR="002B0F51">
          <w:rPr>
            <w:iCs/>
            <w:lang w:val="en-US"/>
          </w:rPr>
          <w:t xml:space="preserve"> depending on the focal variable</w:t>
        </w:r>
        <w:r w:rsidR="00A03811">
          <w:rPr>
            <w:iCs/>
            <w:lang w:val="en-US"/>
          </w:rPr>
          <w:t>)</w:t>
        </w:r>
      </w:ins>
      <w:r w:rsidRPr="00F52857">
        <w:rPr>
          <w:iCs/>
          <w:lang w:val="en-US"/>
          <w:rPrChange w:id="195" w:author="Daniel Noble" w:date="2023-09-13T09:58:00Z">
            <w:rPr>
              <w:i/>
              <w:lang w:val="en-US"/>
            </w:rPr>
          </w:rPrChange>
        </w:rPr>
        <w:t>.</w:t>
      </w:r>
      <w:r w:rsidR="008E4FA8">
        <w:rPr>
          <w:iCs/>
          <w:lang w:val="en-US"/>
        </w:rPr>
        <w:t xml:space="preserve"> Posterior distributions are estimated from a multi-response model that accounts for the correlation between morphological traits. </w:t>
      </w:r>
      <w:ins w:id="196" w:author="Daniel Noble" w:date="2023-09-13T13:23:00Z">
        <w:r w:rsidR="00720E8E">
          <w:rPr>
            <w:iCs/>
            <w:lang w:val="en-US"/>
          </w:rPr>
          <w:t>Bold indicates significant effects.</w:t>
        </w:r>
      </w:ins>
    </w:p>
    <w:tbl>
      <w:tblPr>
        <w:tblW w:w="11359" w:type="dxa"/>
        <w:jc w:val="center"/>
        <w:tblLayout w:type="fixed"/>
        <w:tblLook w:val="0420" w:firstRow="1" w:lastRow="0" w:firstColumn="0" w:lastColumn="0" w:noHBand="0" w:noVBand="1"/>
        <w:tblPrChange w:id="197" w:author="Daniel Noble" w:date="2023-09-13T10:07:00Z">
          <w:tblPr>
            <w:tblW w:w="0" w:type="auto"/>
            <w:jc w:val="center"/>
            <w:tblLayout w:type="fixed"/>
            <w:tblLook w:val="0420" w:firstRow="1" w:lastRow="0" w:firstColumn="0" w:lastColumn="0" w:noHBand="0" w:noVBand="1"/>
          </w:tblPr>
        </w:tblPrChange>
      </w:tblPr>
      <w:tblGrid>
        <w:gridCol w:w="1658"/>
        <w:gridCol w:w="1177"/>
        <w:gridCol w:w="4070"/>
        <w:gridCol w:w="1266"/>
        <w:gridCol w:w="1034"/>
        <w:gridCol w:w="1034"/>
        <w:gridCol w:w="1120"/>
        <w:tblGridChange w:id="198">
          <w:tblGrid>
            <w:gridCol w:w="1658"/>
            <w:gridCol w:w="1095"/>
            <w:gridCol w:w="4152"/>
            <w:gridCol w:w="1266"/>
            <w:gridCol w:w="1034"/>
            <w:gridCol w:w="1034"/>
            <w:gridCol w:w="1120"/>
          </w:tblGrid>
        </w:tblGridChange>
      </w:tblGrid>
      <w:tr w:rsidR="008E4FA8" w:rsidRPr="008E4FA8" w14:paraId="20AB7978" w14:textId="77777777" w:rsidTr="008E4FA8">
        <w:trPr>
          <w:tblHeader/>
          <w:jc w:val="center"/>
          <w:trPrChange w:id="199" w:author="Daniel Noble" w:date="2023-09-13T10:07:00Z">
            <w:trPr>
              <w:tblHeader/>
              <w:jc w:val="center"/>
            </w:trPr>
          </w:trPrChange>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0" w:author="Daniel Noble" w:date="2023-09-13T10:07:00Z">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503EF40" w14:textId="77777777" w:rsidR="008E4FA8" w:rsidRPr="008E4FA8" w:rsidRDefault="008E4FA8" w:rsidP="008E4FA8">
            <w:pPr>
              <w:jc w:val="center"/>
              <w:rPr>
                <w:b/>
                <w:bCs/>
                <w:lang w:val="en-US"/>
                <w:rPrChange w:id="201" w:author="Daniel Noble" w:date="2023-09-13T10:07:00Z">
                  <w:rPr>
                    <w:lang w:val="en-US"/>
                  </w:rPr>
                </w:rPrChange>
              </w:rPr>
              <w:pPrChange w:id="202" w:author="Daniel Noble" w:date="2023-09-13T10:09:00Z">
                <w:pPr/>
              </w:pPrChange>
            </w:pPr>
            <w:r w:rsidRPr="008E4FA8">
              <w:rPr>
                <w:b/>
                <w:bCs/>
                <w:lang w:val="en-US"/>
                <w:rPrChange w:id="203" w:author="Daniel Noble" w:date="2023-09-13T10:07:00Z">
                  <w:rPr>
                    <w:lang w:val="en-US"/>
                  </w:rPr>
                </w:rPrChange>
              </w:rPr>
              <w:t>Species</w:t>
            </w:r>
          </w:p>
        </w:tc>
        <w:tc>
          <w:tcPr>
            <w:tcW w:w="11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4" w:author="Daniel Noble" w:date="2023-09-13T10:07:00Z">
              <w:tcPr>
                <w:tcW w:w="10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2FE7039" w14:textId="77777777" w:rsidR="008E4FA8" w:rsidRPr="008E4FA8" w:rsidRDefault="008E4FA8" w:rsidP="008E4FA8">
            <w:pPr>
              <w:jc w:val="center"/>
              <w:rPr>
                <w:b/>
                <w:bCs/>
                <w:lang w:val="en-US"/>
                <w:rPrChange w:id="205" w:author="Daniel Noble" w:date="2023-09-13T10:07:00Z">
                  <w:rPr>
                    <w:lang w:val="en-US"/>
                  </w:rPr>
                </w:rPrChange>
              </w:rPr>
              <w:pPrChange w:id="206" w:author="Daniel Noble" w:date="2023-09-13T10:09:00Z">
                <w:pPr/>
              </w:pPrChange>
            </w:pPr>
            <w:r w:rsidRPr="008E4FA8">
              <w:rPr>
                <w:b/>
                <w:bCs/>
                <w:lang w:val="en-US"/>
                <w:rPrChange w:id="207" w:author="Daniel Noble" w:date="2023-09-13T10:07:00Z">
                  <w:rPr>
                    <w:lang w:val="en-US"/>
                  </w:rPr>
                </w:rPrChange>
              </w:rPr>
              <w:t>Trait</w:t>
            </w:r>
          </w:p>
        </w:tc>
        <w:tc>
          <w:tcPr>
            <w:tcW w:w="4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8" w:author="Daniel Noble" w:date="2023-09-13T10:07:00Z">
              <w:tcPr>
                <w:tcW w:w="41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6240BDA" w14:textId="78121AD4" w:rsidR="008E4FA8" w:rsidRPr="008E4FA8" w:rsidRDefault="008E4FA8" w:rsidP="008E4FA8">
            <w:pPr>
              <w:jc w:val="center"/>
              <w:rPr>
                <w:b/>
                <w:bCs/>
                <w:lang w:val="en-US"/>
                <w:rPrChange w:id="209" w:author="Daniel Noble" w:date="2023-09-13T10:07:00Z">
                  <w:rPr>
                    <w:lang w:val="en-US"/>
                  </w:rPr>
                </w:rPrChange>
              </w:rPr>
              <w:pPrChange w:id="210" w:author="Daniel Noble" w:date="2023-09-13T10:09:00Z">
                <w:pPr/>
              </w:pPrChange>
            </w:pPr>
            <w:r w:rsidRPr="008E4FA8">
              <w:rPr>
                <w:b/>
                <w:bCs/>
                <w:lang w:val="en-US"/>
                <w:rPrChange w:id="211" w:author="Daniel Noble" w:date="2023-09-13T10:07:00Z">
                  <w:rPr>
                    <w:lang w:val="en-US"/>
                  </w:rPr>
                </w:rPrChange>
              </w:rPr>
              <w:t>Term</w:t>
            </w:r>
          </w:p>
        </w:tc>
        <w:tc>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2" w:author="Daniel Noble" w:date="2023-09-13T10:07:00Z">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FE79F89" w14:textId="77777777" w:rsidR="008E4FA8" w:rsidRPr="008E4FA8" w:rsidRDefault="008E4FA8" w:rsidP="008E4FA8">
            <w:pPr>
              <w:jc w:val="center"/>
              <w:rPr>
                <w:b/>
                <w:bCs/>
                <w:lang w:val="en-US"/>
                <w:rPrChange w:id="213" w:author="Daniel Noble" w:date="2023-09-13T10:07:00Z">
                  <w:rPr>
                    <w:lang w:val="en-US"/>
                  </w:rPr>
                </w:rPrChange>
              </w:rPr>
              <w:pPrChange w:id="214" w:author="Daniel Noble" w:date="2023-09-13T10:09:00Z">
                <w:pPr/>
              </w:pPrChange>
            </w:pPr>
            <w:r w:rsidRPr="008E4FA8">
              <w:rPr>
                <w:b/>
                <w:bCs/>
                <w:lang w:val="en-US"/>
                <w:rPrChange w:id="215" w:author="Daniel Noble" w:date="2023-09-13T10:07:00Z">
                  <w:rPr>
                    <w:lang w:val="en-US"/>
                  </w:rPr>
                </w:rPrChange>
              </w:rPr>
              <w:t>Estimate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6"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00F7B" w14:textId="72E83077" w:rsidR="008E4FA8" w:rsidRPr="008E4FA8" w:rsidRDefault="008E4FA8" w:rsidP="008E4FA8">
            <w:pPr>
              <w:jc w:val="center"/>
              <w:rPr>
                <w:b/>
                <w:bCs/>
                <w:lang w:val="en-US"/>
                <w:rPrChange w:id="217" w:author="Daniel Noble" w:date="2023-09-13T10:07:00Z">
                  <w:rPr>
                    <w:lang w:val="en-US"/>
                  </w:rPr>
                </w:rPrChange>
              </w:rPr>
              <w:pPrChange w:id="218" w:author="Daniel Noble" w:date="2023-09-13T10:09:00Z">
                <w:pPr/>
              </w:pPrChange>
            </w:pPr>
            <w:del w:id="219" w:author="Daniel Noble" w:date="2023-09-13T11:46:00Z">
              <w:r w:rsidRPr="008E4FA8" w:rsidDel="009E3C31">
                <w:rPr>
                  <w:b/>
                  <w:bCs/>
                  <w:lang w:val="en-US"/>
                  <w:rPrChange w:id="220" w:author="Daniel Noble" w:date="2023-09-13T10:07:00Z">
                    <w:rPr>
                      <w:lang w:val="en-US"/>
                    </w:rPr>
                  </w:rPrChange>
                </w:rPr>
                <w:delText>Q</w:delText>
              </w:r>
            </w:del>
            <w:r w:rsidRPr="008E4FA8">
              <w:rPr>
                <w:b/>
                <w:bCs/>
                <w:lang w:val="en-US"/>
                <w:rPrChange w:id="221" w:author="Daniel Noble" w:date="2023-09-13T10:07:00Z">
                  <w:rPr>
                    <w:lang w:val="en-US"/>
                  </w:rPr>
                </w:rPrChange>
              </w:rPr>
              <w:t>2.5</w:t>
            </w:r>
            <w:ins w:id="222" w:author="Daniel Noble" w:date="2023-09-13T11:46:00Z">
              <w:r w:rsidR="009E3C31">
                <w:rPr>
                  <w:b/>
                  <w:bCs/>
                  <w:lang w:val="en-US"/>
                </w:rPr>
                <w:t>%</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23"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5BEAAD1" w14:textId="27A274EF" w:rsidR="008E4FA8" w:rsidRPr="008E4FA8" w:rsidRDefault="008E4FA8" w:rsidP="008E4FA8">
            <w:pPr>
              <w:jc w:val="center"/>
              <w:rPr>
                <w:b/>
                <w:bCs/>
                <w:lang w:val="en-US"/>
                <w:rPrChange w:id="224" w:author="Daniel Noble" w:date="2023-09-13T10:07:00Z">
                  <w:rPr>
                    <w:lang w:val="en-US"/>
                  </w:rPr>
                </w:rPrChange>
              </w:rPr>
              <w:pPrChange w:id="225" w:author="Daniel Noble" w:date="2023-09-13T10:09:00Z">
                <w:pPr/>
              </w:pPrChange>
            </w:pPr>
            <w:del w:id="226" w:author="Daniel Noble" w:date="2023-09-13T11:46:00Z">
              <w:r w:rsidRPr="008E4FA8" w:rsidDel="009E3C31">
                <w:rPr>
                  <w:b/>
                  <w:bCs/>
                  <w:lang w:val="en-US"/>
                  <w:rPrChange w:id="227" w:author="Daniel Noble" w:date="2023-09-13T10:07:00Z">
                    <w:rPr>
                      <w:lang w:val="en-US"/>
                    </w:rPr>
                  </w:rPrChange>
                </w:rPr>
                <w:delText>Q</w:delText>
              </w:r>
            </w:del>
            <w:r w:rsidRPr="008E4FA8">
              <w:rPr>
                <w:b/>
                <w:bCs/>
                <w:lang w:val="en-US"/>
                <w:rPrChange w:id="228" w:author="Daniel Noble" w:date="2023-09-13T10:07:00Z">
                  <w:rPr>
                    <w:lang w:val="en-US"/>
                  </w:rPr>
                </w:rPrChange>
              </w:rPr>
              <w:t>97.5</w:t>
            </w:r>
            <w:ins w:id="229" w:author="Daniel Noble" w:date="2023-09-13T11:46:00Z">
              <w:r w:rsidR="009E3C31">
                <w:rPr>
                  <w:b/>
                  <w:bCs/>
                  <w:lang w:val="en-US"/>
                </w:rPr>
                <w:t>%</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30" w:author="Daniel Noble" w:date="2023-09-13T10:07:00Z">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EABD230" w14:textId="156934AE" w:rsidR="008E4FA8" w:rsidRPr="008E4FA8" w:rsidRDefault="008E4FA8" w:rsidP="008E4FA8">
            <w:pPr>
              <w:jc w:val="center"/>
              <w:rPr>
                <w:b/>
                <w:bCs/>
                <w:lang w:val="en-US"/>
                <w:rPrChange w:id="231" w:author="Daniel Noble" w:date="2023-09-13T10:07:00Z">
                  <w:rPr>
                    <w:lang w:val="en-US"/>
                  </w:rPr>
                </w:rPrChange>
              </w:rPr>
              <w:pPrChange w:id="232" w:author="Daniel Noble" w:date="2023-09-13T10:09:00Z">
                <w:pPr/>
              </w:pPrChange>
            </w:pPr>
            <w:proofErr w:type="spellStart"/>
            <w:r w:rsidRPr="008E4FA8">
              <w:rPr>
                <w:b/>
                <w:bCs/>
                <w:lang w:val="en-US"/>
                <w:rPrChange w:id="233" w:author="Daniel Noble" w:date="2023-09-13T10:07:00Z">
                  <w:rPr>
                    <w:lang w:val="en-US"/>
                  </w:rPr>
                </w:rPrChange>
              </w:rPr>
              <w:t>p</w:t>
            </w:r>
            <w:r w:rsidRPr="008E4FA8">
              <w:rPr>
                <w:b/>
                <w:bCs/>
                <w:lang w:val="en-US"/>
                <w:rPrChange w:id="234" w:author="Daniel Noble" w:date="2023-09-13T10:07:00Z">
                  <w:rPr>
                    <w:lang w:val="en-US"/>
                  </w:rPr>
                </w:rPrChange>
              </w:rPr>
              <w:t>MCMC</w:t>
            </w:r>
            <w:proofErr w:type="spellEnd"/>
          </w:p>
        </w:tc>
      </w:tr>
      <w:tr w:rsidR="008E4FA8" w:rsidRPr="008E4FA8" w14:paraId="3FB3DE6E" w14:textId="77777777" w:rsidTr="008E4FA8">
        <w:trPr>
          <w:jc w:val="center"/>
          <w:trPrChange w:id="235" w:author="Daniel Noble" w:date="2023-09-13T10:07:00Z">
            <w:trPr>
              <w:jc w:val="center"/>
            </w:trPr>
          </w:trPrChange>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6" w:author="Daniel Noble" w:date="2023-09-13T10:07:00Z">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5FB7FF" w14:textId="77777777" w:rsidR="008E4FA8" w:rsidRPr="008E4FA8" w:rsidRDefault="008E4FA8" w:rsidP="008E4FA8">
            <w:pPr>
              <w:rPr>
                <w:i/>
                <w:iCs/>
                <w:lang w:val="en-US"/>
                <w:rPrChange w:id="237" w:author="Daniel Noble" w:date="2023-09-13T10:06:00Z">
                  <w:rPr>
                    <w:lang w:val="en-US"/>
                  </w:rPr>
                </w:rPrChange>
              </w:rPr>
            </w:pPr>
            <w:r w:rsidRPr="008E4FA8">
              <w:rPr>
                <w:i/>
                <w:iCs/>
                <w:lang w:val="en-US"/>
                <w:rPrChange w:id="238" w:author="Daniel Noble" w:date="2023-09-13T10:06:00Z">
                  <w:rPr>
                    <w:lang w:val="en-US"/>
                  </w:rPr>
                </w:rPrChange>
              </w:rPr>
              <w:t xml:space="preserve">L. </w:t>
            </w:r>
            <w:proofErr w:type="spellStart"/>
            <w:r w:rsidRPr="008E4FA8">
              <w:rPr>
                <w:i/>
                <w:iCs/>
                <w:lang w:val="en-US"/>
                <w:rPrChange w:id="239" w:author="Daniel Noble" w:date="2023-09-13T10:06:00Z">
                  <w:rPr>
                    <w:lang w:val="en-US"/>
                  </w:rPr>
                </w:rPrChange>
              </w:rPr>
              <w:t>delicata</w:t>
            </w:r>
            <w:proofErr w:type="spellEnd"/>
          </w:p>
        </w:tc>
        <w:tc>
          <w:tcPr>
            <w:tcW w:w="11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0" w:author="Daniel Noble" w:date="2023-09-13T10:07:00Z">
              <w:tcPr>
                <w:tcW w:w="10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22B5D0" w14:textId="77777777" w:rsidR="008E4FA8" w:rsidRPr="008E4FA8" w:rsidRDefault="008E4FA8" w:rsidP="008E4FA8">
            <w:pPr>
              <w:rPr>
                <w:lang w:val="en-US"/>
              </w:rPr>
            </w:pPr>
            <w:r w:rsidRPr="008E4FA8">
              <w:rPr>
                <w:lang w:val="en-US"/>
              </w:rPr>
              <w:t>SVL</w:t>
            </w:r>
          </w:p>
        </w:tc>
        <w:tc>
          <w:tcPr>
            <w:tcW w:w="4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1" w:author="Daniel Noble" w:date="2023-09-13T10:07:00Z">
              <w:tcPr>
                <w:tcW w:w="415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A5AFED" w14:textId="07D13934" w:rsidR="008E4FA8" w:rsidRPr="008E4FA8" w:rsidRDefault="008E4FA8" w:rsidP="008E4FA8">
            <w:pPr>
              <w:rPr>
                <w:lang w:val="en-US"/>
              </w:rPr>
            </w:pPr>
            <w:r w:rsidRPr="008E4FA8">
              <w:rPr>
                <w:lang w:val="en-US"/>
              </w:rPr>
              <w:t>Interaction [(C23 - A23) - (C28 - A28)]</w:t>
            </w:r>
          </w:p>
        </w:tc>
        <w:tc>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2" w:author="Daniel Noble" w:date="2023-09-13T10:07:00Z">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5AD5E4" w14:textId="77777777" w:rsidR="008E4FA8" w:rsidRPr="008E4FA8" w:rsidRDefault="008E4FA8" w:rsidP="008E4FA8">
            <w:pPr>
              <w:jc w:val="center"/>
              <w:rPr>
                <w:lang w:val="en-US"/>
              </w:rPr>
              <w:pPrChange w:id="243" w:author="Daniel Noble" w:date="2023-09-13T10:09:00Z">
                <w:pPr/>
              </w:pPrChange>
            </w:pPr>
            <w:r w:rsidRPr="008E4FA8">
              <w:rPr>
                <w:lang w:val="en-US"/>
              </w:rPr>
              <w:t>-0.198</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4"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CC478D" w14:textId="77777777" w:rsidR="008E4FA8" w:rsidRPr="008E4FA8" w:rsidRDefault="008E4FA8" w:rsidP="008E4FA8">
            <w:pPr>
              <w:jc w:val="center"/>
              <w:rPr>
                <w:lang w:val="en-US"/>
              </w:rPr>
              <w:pPrChange w:id="245" w:author="Daniel Noble" w:date="2023-09-13T10:09:00Z">
                <w:pPr/>
              </w:pPrChange>
            </w:pPr>
            <w:r w:rsidRPr="008E4FA8">
              <w:rPr>
                <w:lang w:val="en-US"/>
              </w:rPr>
              <w:t>-1.651</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E196C9" w14:textId="77777777" w:rsidR="008E4FA8" w:rsidRPr="008E4FA8" w:rsidRDefault="008E4FA8" w:rsidP="008E4FA8">
            <w:pPr>
              <w:jc w:val="center"/>
              <w:rPr>
                <w:lang w:val="en-US"/>
              </w:rPr>
              <w:pPrChange w:id="247" w:author="Daniel Noble" w:date="2023-09-13T10:09:00Z">
                <w:pPr/>
              </w:pPrChange>
            </w:pPr>
            <w:r w:rsidRPr="008E4FA8">
              <w:rPr>
                <w:lang w:val="en-US"/>
              </w:rPr>
              <w:t>1.288</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8" w:author="Daniel Noble" w:date="2023-09-13T10:07:00Z">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625718" w14:textId="77777777" w:rsidR="008E4FA8" w:rsidRPr="008E4FA8" w:rsidRDefault="008E4FA8" w:rsidP="008E4FA8">
            <w:pPr>
              <w:jc w:val="center"/>
              <w:rPr>
                <w:lang w:val="en-US"/>
              </w:rPr>
              <w:pPrChange w:id="249" w:author="Daniel Noble" w:date="2023-09-13T10:09:00Z">
                <w:pPr/>
              </w:pPrChange>
            </w:pPr>
            <w:r w:rsidRPr="008E4FA8">
              <w:rPr>
                <w:lang w:val="en-US"/>
              </w:rPr>
              <w:t>0.790</w:t>
            </w:r>
          </w:p>
        </w:tc>
      </w:tr>
      <w:tr w:rsidR="008E4FA8" w:rsidRPr="008E4FA8" w14:paraId="152E5487" w14:textId="77777777" w:rsidTr="008E4FA8">
        <w:trPr>
          <w:jc w:val="center"/>
          <w:trPrChange w:id="250"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68E9F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2"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E497E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A527DB"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F6BE59" w14:textId="77777777" w:rsidR="008E4FA8" w:rsidRPr="008E4FA8" w:rsidRDefault="008E4FA8" w:rsidP="008E4FA8">
            <w:pPr>
              <w:jc w:val="center"/>
              <w:rPr>
                <w:lang w:val="en-US"/>
              </w:rPr>
              <w:pPrChange w:id="255" w:author="Daniel Noble" w:date="2023-09-13T10:09:00Z">
                <w:pPr/>
              </w:pPrChange>
            </w:pPr>
            <w:r w:rsidRPr="008E4FA8">
              <w:rPr>
                <w:lang w:val="en-US"/>
              </w:rPr>
              <w:t>-0.192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1223E" w14:textId="77777777" w:rsidR="008E4FA8" w:rsidRPr="008E4FA8" w:rsidRDefault="008E4FA8" w:rsidP="008E4FA8">
            <w:pPr>
              <w:jc w:val="center"/>
              <w:rPr>
                <w:lang w:val="en-US"/>
              </w:rPr>
              <w:pPrChange w:id="257" w:author="Daniel Noble" w:date="2023-09-13T10:09:00Z">
                <w:pPr/>
              </w:pPrChange>
            </w:pPr>
            <w:r w:rsidRPr="008E4FA8">
              <w:rPr>
                <w:lang w:val="en-US"/>
              </w:rPr>
              <w:t>-1.327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BB6A0F" w14:textId="77777777" w:rsidR="008E4FA8" w:rsidRPr="008E4FA8" w:rsidRDefault="008E4FA8" w:rsidP="008E4FA8">
            <w:pPr>
              <w:jc w:val="center"/>
              <w:rPr>
                <w:lang w:val="en-US"/>
              </w:rPr>
              <w:pPrChange w:id="259" w:author="Daniel Noble" w:date="2023-09-13T10:09:00Z">
                <w:pPr/>
              </w:pPrChange>
            </w:pPr>
            <w:r w:rsidRPr="008E4FA8">
              <w:rPr>
                <w:lang w:val="en-US"/>
              </w:rPr>
              <w:t>0.913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E08A81" w14:textId="77777777" w:rsidR="008E4FA8" w:rsidRPr="008E4FA8" w:rsidRDefault="008E4FA8" w:rsidP="008E4FA8">
            <w:pPr>
              <w:jc w:val="center"/>
              <w:rPr>
                <w:lang w:val="en-US"/>
              </w:rPr>
              <w:pPrChange w:id="261" w:author="Daniel Noble" w:date="2023-09-13T10:09:00Z">
                <w:pPr/>
              </w:pPrChange>
            </w:pPr>
            <w:r w:rsidRPr="008E4FA8">
              <w:rPr>
                <w:lang w:val="en-US"/>
              </w:rPr>
              <w:t>0.738</w:t>
            </w:r>
          </w:p>
        </w:tc>
      </w:tr>
      <w:tr w:rsidR="008E4FA8" w:rsidRPr="008E4FA8" w14:paraId="09592D52" w14:textId="77777777" w:rsidTr="008E4FA8">
        <w:trPr>
          <w:jc w:val="center"/>
          <w:trPrChange w:id="262"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6D7478"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9E6A0"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1697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278579" w14:textId="77777777" w:rsidR="008E4FA8" w:rsidRPr="008E4FA8" w:rsidRDefault="008E4FA8" w:rsidP="008E4FA8">
            <w:pPr>
              <w:jc w:val="center"/>
              <w:rPr>
                <w:lang w:val="en-US"/>
              </w:rPr>
              <w:pPrChange w:id="267" w:author="Daniel Noble" w:date="2023-09-13T10:09:00Z">
                <w:pPr/>
              </w:pPrChange>
            </w:pPr>
            <w:r w:rsidRPr="008E4FA8">
              <w:rPr>
                <w:lang w:val="en-US"/>
              </w:rPr>
              <w:t>0.404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382FDF" w14:textId="77777777" w:rsidR="008E4FA8" w:rsidRPr="008E4FA8" w:rsidRDefault="008E4FA8" w:rsidP="008E4FA8">
            <w:pPr>
              <w:jc w:val="center"/>
              <w:rPr>
                <w:lang w:val="en-US"/>
              </w:rPr>
              <w:pPrChange w:id="269" w:author="Daniel Noble" w:date="2023-09-13T10:09:00Z">
                <w:pPr/>
              </w:pPrChange>
            </w:pPr>
            <w:r w:rsidRPr="008E4FA8">
              <w:rPr>
                <w:lang w:val="en-US"/>
              </w:rPr>
              <w:t>-0.663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9171B4" w14:textId="77777777" w:rsidR="008E4FA8" w:rsidRPr="008E4FA8" w:rsidRDefault="008E4FA8" w:rsidP="008E4FA8">
            <w:pPr>
              <w:jc w:val="center"/>
              <w:rPr>
                <w:lang w:val="en-US"/>
              </w:rPr>
              <w:pPrChange w:id="271" w:author="Daniel Noble" w:date="2023-09-13T10:09:00Z">
                <w:pPr/>
              </w:pPrChange>
            </w:pPr>
            <w:r w:rsidRPr="008E4FA8">
              <w:rPr>
                <w:lang w:val="en-US"/>
              </w:rPr>
              <w:t>1.442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3CB41" w14:textId="77777777" w:rsidR="008E4FA8" w:rsidRPr="008E4FA8" w:rsidRDefault="008E4FA8" w:rsidP="008E4FA8">
            <w:pPr>
              <w:jc w:val="center"/>
              <w:rPr>
                <w:lang w:val="en-US"/>
              </w:rPr>
              <w:pPrChange w:id="273" w:author="Daniel Noble" w:date="2023-09-13T10:09:00Z">
                <w:pPr/>
              </w:pPrChange>
            </w:pPr>
            <w:r w:rsidRPr="008E4FA8">
              <w:rPr>
                <w:lang w:val="en-US"/>
              </w:rPr>
              <w:t>0.438</w:t>
            </w:r>
          </w:p>
        </w:tc>
      </w:tr>
      <w:tr w:rsidR="008E4FA8" w:rsidRPr="008E4FA8" w14:paraId="0B47345F" w14:textId="77777777" w:rsidTr="008E4FA8">
        <w:trPr>
          <w:jc w:val="center"/>
          <w:trPrChange w:id="274"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C58D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7FBF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6A8C8B" w14:textId="199E4239"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9EB1D2" w14:textId="77777777" w:rsidR="008E4FA8" w:rsidRPr="008E4FA8" w:rsidRDefault="008E4FA8" w:rsidP="008E4FA8">
            <w:pPr>
              <w:jc w:val="center"/>
              <w:rPr>
                <w:lang w:val="en-US"/>
              </w:rPr>
              <w:pPrChange w:id="279" w:author="Daniel Noble" w:date="2023-09-13T10:09:00Z">
                <w:pPr/>
              </w:pPrChange>
            </w:pPr>
            <w:r w:rsidRPr="008E4FA8">
              <w:rPr>
                <w:lang w:val="en-US"/>
              </w:rPr>
              <w:t>0.010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18B2C3" w14:textId="77777777" w:rsidR="008E4FA8" w:rsidRPr="008E4FA8" w:rsidRDefault="008E4FA8" w:rsidP="008E4FA8">
            <w:pPr>
              <w:jc w:val="center"/>
              <w:rPr>
                <w:lang w:val="en-US"/>
              </w:rPr>
              <w:pPrChange w:id="281" w:author="Daniel Noble" w:date="2023-09-13T10:09:00Z">
                <w:pPr/>
              </w:pPrChange>
            </w:pPr>
            <w:r w:rsidRPr="008E4FA8">
              <w:rPr>
                <w:lang w:val="en-US"/>
              </w:rPr>
              <w:t>-0.035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8EA4C8" w14:textId="77777777" w:rsidR="008E4FA8" w:rsidRPr="008E4FA8" w:rsidRDefault="008E4FA8" w:rsidP="008E4FA8">
            <w:pPr>
              <w:jc w:val="center"/>
              <w:rPr>
                <w:lang w:val="en-US"/>
              </w:rPr>
              <w:pPrChange w:id="283" w:author="Daniel Noble" w:date="2023-09-13T10:09:00Z">
                <w:pPr/>
              </w:pPrChange>
            </w:pPr>
            <w:r w:rsidRPr="008E4FA8">
              <w:rPr>
                <w:lang w:val="en-US"/>
              </w:rPr>
              <w:t>0.057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543A24" w14:textId="77777777" w:rsidR="008E4FA8" w:rsidRPr="008E4FA8" w:rsidRDefault="008E4FA8" w:rsidP="008E4FA8">
            <w:pPr>
              <w:jc w:val="center"/>
              <w:rPr>
                <w:lang w:val="en-US"/>
              </w:rPr>
              <w:pPrChange w:id="285" w:author="Daniel Noble" w:date="2023-09-13T10:09:00Z">
                <w:pPr/>
              </w:pPrChange>
            </w:pPr>
            <w:r w:rsidRPr="008E4FA8">
              <w:rPr>
                <w:lang w:val="en-US"/>
              </w:rPr>
              <w:t>0.665</w:t>
            </w:r>
          </w:p>
        </w:tc>
      </w:tr>
      <w:tr w:rsidR="008E4FA8" w:rsidRPr="008E4FA8" w14:paraId="069BEF40" w14:textId="77777777" w:rsidTr="008E4FA8">
        <w:trPr>
          <w:jc w:val="center"/>
          <w:trPrChange w:id="286"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0EA5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19FC0B"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E70AF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9B63F7" w14:textId="77777777" w:rsidR="008E4FA8" w:rsidRPr="008E4FA8" w:rsidRDefault="008E4FA8" w:rsidP="008E4FA8">
            <w:pPr>
              <w:jc w:val="center"/>
              <w:rPr>
                <w:lang w:val="en-US"/>
              </w:rPr>
              <w:pPrChange w:id="291" w:author="Daniel Noble" w:date="2023-09-13T10:09:00Z">
                <w:pPr/>
              </w:pPrChange>
            </w:pPr>
            <w:r w:rsidRPr="008E4FA8">
              <w:rPr>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56DF36" w14:textId="77777777" w:rsidR="008E4FA8" w:rsidRPr="008E4FA8" w:rsidRDefault="008E4FA8" w:rsidP="008E4FA8">
            <w:pPr>
              <w:jc w:val="center"/>
              <w:rPr>
                <w:lang w:val="en-US"/>
              </w:rPr>
              <w:pPrChange w:id="293" w:author="Daniel Noble" w:date="2023-09-13T10:09:00Z">
                <w:pPr/>
              </w:pPrChange>
            </w:pPr>
            <w:r w:rsidRPr="008E4FA8">
              <w:rPr>
                <w:lang w:val="en-US"/>
              </w:rPr>
              <w:t>-0.042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BDE458" w14:textId="77777777" w:rsidR="008E4FA8" w:rsidRPr="008E4FA8" w:rsidRDefault="008E4FA8" w:rsidP="008E4FA8">
            <w:pPr>
              <w:jc w:val="center"/>
              <w:rPr>
                <w:lang w:val="en-US"/>
              </w:rPr>
              <w:pPrChange w:id="295" w:author="Daniel Noble" w:date="2023-09-13T10:09:00Z">
                <w:pPr/>
              </w:pPrChange>
            </w:pPr>
            <w:r w:rsidRPr="008E4FA8">
              <w:rPr>
                <w:lang w:val="en-US"/>
              </w:rPr>
              <w:t>0.031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6"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EDF9FB" w14:textId="77777777" w:rsidR="008E4FA8" w:rsidRPr="008E4FA8" w:rsidRDefault="008E4FA8" w:rsidP="008E4FA8">
            <w:pPr>
              <w:jc w:val="center"/>
              <w:rPr>
                <w:lang w:val="en-US"/>
              </w:rPr>
              <w:pPrChange w:id="297" w:author="Daniel Noble" w:date="2023-09-13T10:09:00Z">
                <w:pPr/>
              </w:pPrChange>
            </w:pPr>
            <w:r w:rsidRPr="008E4FA8">
              <w:rPr>
                <w:lang w:val="en-US"/>
              </w:rPr>
              <w:t>0.728</w:t>
            </w:r>
          </w:p>
        </w:tc>
      </w:tr>
      <w:tr w:rsidR="008E4FA8" w:rsidRPr="008E4FA8" w14:paraId="73364764" w14:textId="77777777" w:rsidTr="008E4FA8">
        <w:trPr>
          <w:jc w:val="center"/>
          <w:trPrChange w:id="298"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60E4B"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CF14E2"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10070"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A9676" w14:textId="77777777" w:rsidR="008E4FA8" w:rsidRPr="008E4FA8" w:rsidRDefault="008E4FA8" w:rsidP="008E4FA8">
            <w:pPr>
              <w:jc w:val="center"/>
              <w:rPr>
                <w:lang w:val="en-US"/>
              </w:rPr>
              <w:pPrChange w:id="303" w:author="Daniel Noble" w:date="2023-09-13T10:09:00Z">
                <w:pPr/>
              </w:pPrChange>
            </w:pPr>
            <w:r w:rsidRPr="008E4FA8">
              <w:rPr>
                <w:lang w:val="en-US"/>
              </w:rPr>
              <w:t>0.002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B1B8A" w14:textId="77777777" w:rsidR="008E4FA8" w:rsidRPr="008E4FA8" w:rsidRDefault="008E4FA8" w:rsidP="008E4FA8">
            <w:pPr>
              <w:jc w:val="center"/>
              <w:rPr>
                <w:lang w:val="en-US"/>
              </w:rPr>
              <w:pPrChange w:id="305" w:author="Daniel Noble" w:date="2023-09-13T10:09:00Z">
                <w:pPr/>
              </w:pPrChange>
            </w:pPr>
            <w:r w:rsidRPr="008E4FA8">
              <w:rPr>
                <w:lang w:val="en-US"/>
              </w:rPr>
              <w:t>-0.031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6C3B8D" w14:textId="77777777" w:rsidR="008E4FA8" w:rsidRPr="008E4FA8" w:rsidRDefault="008E4FA8" w:rsidP="008E4FA8">
            <w:pPr>
              <w:jc w:val="center"/>
              <w:rPr>
                <w:lang w:val="en-US"/>
              </w:rPr>
              <w:pPrChange w:id="307" w:author="Daniel Noble" w:date="2023-09-13T10:09:00Z">
                <w:pPr/>
              </w:pPrChange>
            </w:pPr>
            <w:r w:rsidRPr="008E4FA8">
              <w:rPr>
                <w:lang w:val="en-US"/>
              </w:rPr>
              <w:t>0.038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354F77" w14:textId="77777777" w:rsidR="008E4FA8" w:rsidRPr="008E4FA8" w:rsidRDefault="008E4FA8" w:rsidP="008E4FA8">
            <w:pPr>
              <w:jc w:val="center"/>
              <w:rPr>
                <w:lang w:val="en-US"/>
              </w:rPr>
              <w:pPrChange w:id="309" w:author="Daniel Noble" w:date="2023-09-13T10:09:00Z">
                <w:pPr/>
              </w:pPrChange>
            </w:pPr>
            <w:r w:rsidRPr="008E4FA8">
              <w:rPr>
                <w:lang w:val="en-US"/>
              </w:rPr>
              <w:t>0.918</w:t>
            </w:r>
          </w:p>
        </w:tc>
      </w:tr>
      <w:tr w:rsidR="008E4FA8" w:rsidRPr="008E4FA8" w14:paraId="2B1028B9" w14:textId="77777777" w:rsidTr="008E4FA8">
        <w:trPr>
          <w:jc w:val="center"/>
          <w:trPrChange w:id="310"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5DCC4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195EF"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91ADC5" w14:textId="3658E61C"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C41E08" w14:textId="77777777" w:rsidR="008E4FA8" w:rsidRPr="008E4FA8" w:rsidRDefault="008E4FA8" w:rsidP="008E4FA8">
            <w:pPr>
              <w:jc w:val="center"/>
              <w:rPr>
                <w:lang w:val="en-US"/>
              </w:rPr>
              <w:pPrChange w:id="315" w:author="Daniel Noble" w:date="2023-09-13T10:09:00Z">
                <w:pPr/>
              </w:pPrChange>
            </w:pPr>
            <w:r w:rsidRPr="008E4FA8">
              <w:rPr>
                <w:lang w:val="en-US"/>
              </w:rPr>
              <w:t>-2.898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C0ECFB" w14:textId="77777777" w:rsidR="008E4FA8" w:rsidRPr="008E4FA8" w:rsidRDefault="008E4FA8" w:rsidP="008E4FA8">
            <w:pPr>
              <w:jc w:val="center"/>
              <w:rPr>
                <w:lang w:val="en-US"/>
              </w:rPr>
              <w:pPrChange w:id="317" w:author="Daniel Noble" w:date="2023-09-13T10:09:00Z">
                <w:pPr/>
              </w:pPrChange>
            </w:pPr>
            <w:r w:rsidRPr="008E4FA8">
              <w:rPr>
                <w:lang w:val="en-US"/>
              </w:rPr>
              <w:t>-6.238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500504" w14:textId="77777777" w:rsidR="008E4FA8" w:rsidRPr="008E4FA8" w:rsidRDefault="008E4FA8" w:rsidP="008E4FA8">
            <w:pPr>
              <w:jc w:val="center"/>
              <w:rPr>
                <w:lang w:val="en-US"/>
              </w:rPr>
              <w:pPrChange w:id="319" w:author="Daniel Noble" w:date="2023-09-13T10:09:00Z">
                <w:pPr/>
              </w:pPrChange>
            </w:pPr>
            <w:r w:rsidRPr="008E4FA8">
              <w:rPr>
                <w:lang w:val="en-US"/>
              </w:rPr>
              <w:t>0.516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DD4E43" w14:textId="77777777" w:rsidR="008E4FA8" w:rsidRPr="008E4FA8" w:rsidRDefault="008E4FA8" w:rsidP="008E4FA8">
            <w:pPr>
              <w:jc w:val="center"/>
              <w:rPr>
                <w:lang w:val="en-US"/>
              </w:rPr>
              <w:pPrChange w:id="321" w:author="Daniel Noble" w:date="2023-09-13T10:09:00Z">
                <w:pPr/>
              </w:pPrChange>
            </w:pPr>
            <w:r w:rsidRPr="008E4FA8">
              <w:rPr>
                <w:lang w:val="en-US"/>
              </w:rPr>
              <w:t>0.089</w:t>
            </w:r>
          </w:p>
        </w:tc>
      </w:tr>
      <w:tr w:rsidR="008E4FA8" w:rsidRPr="008E4FA8" w14:paraId="42104E4C" w14:textId="77777777" w:rsidTr="008E4FA8">
        <w:trPr>
          <w:jc w:val="center"/>
          <w:trPrChange w:id="322"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706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C1D07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5"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74F4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584B46" w14:textId="77777777" w:rsidR="008E4FA8" w:rsidRPr="008E4FA8" w:rsidRDefault="008E4FA8" w:rsidP="008E4FA8">
            <w:pPr>
              <w:jc w:val="center"/>
              <w:rPr>
                <w:lang w:val="en-US"/>
              </w:rPr>
              <w:pPrChange w:id="327" w:author="Daniel Noble" w:date="2023-09-13T10:09:00Z">
                <w:pPr/>
              </w:pPrChange>
            </w:pPr>
            <w:r w:rsidRPr="008E4FA8">
              <w:rPr>
                <w:lang w:val="en-US"/>
              </w:rPr>
              <w:t>-1.299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4CB463" w14:textId="77777777" w:rsidR="008E4FA8" w:rsidRPr="008E4FA8" w:rsidRDefault="008E4FA8" w:rsidP="008E4FA8">
            <w:pPr>
              <w:jc w:val="center"/>
              <w:rPr>
                <w:lang w:val="en-US"/>
              </w:rPr>
              <w:pPrChange w:id="329" w:author="Daniel Noble" w:date="2023-09-13T10:09:00Z">
                <w:pPr/>
              </w:pPrChange>
            </w:pPr>
            <w:r w:rsidRPr="008E4FA8">
              <w:rPr>
                <w:lang w:val="en-US"/>
              </w:rPr>
              <w:t>-4.979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B132D2" w14:textId="77777777" w:rsidR="008E4FA8" w:rsidRPr="008E4FA8" w:rsidRDefault="008E4FA8" w:rsidP="008E4FA8">
            <w:pPr>
              <w:jc w:val="center"/>
              <w:rPr>
                <w:lang w:val="en-US"/>
              </w:rPr>
              <w:pPrChange w:id="331" w:author="Daniel Noble" w:date="2023-09-13T10:09:00Z">
                <w:pPr/>
              </w:pPrChange>
            </w:pPr>
            <w:r w:rsidRPr="008E4FA8">
              <w:rPr>
                <w:lang w:val="en-US"/>
              </w:rPr>
              <w:t>2.128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F7A20C" w14:textId="77777777" w:rsidR="008E4FA8" w:rsidRPr="008E4FA8" w:rsidRDefault="008E4FA8" w:rsidP="008E4FA8">
            <w:pPr>
              <w:jc w:val="center"/>
              <w:rPr>
                <w:lang w:val="en-US"/>
              </w:rPr>
              <w:pPrChange w:id="333" w:author="Daniel Noble" w:date="2023-09-13T10:09:00Z">
                <w:pPr/>
              </w:pPrChange>
            </w:pPr>
            <w:r w:rsidRPr="008E4FA8">
              <w:rPr>
                <w:lang w:val="en-US"/>
              </w:rPr>
              <w:t>0.565</w:t>
            </w:r>
          </w:p>
        </w:tc>
      </w:tr>
      <w:tr w:rsidR="008E4FA8" w:rsidRPr="008E4FA8" w14:paraId="46EFE759" w14:textId="77777777" w:rsidTr="008E4FA8">
        <w:trPr>
          <w:jc w:val="center"/>
          <w:trPrChange w:id="334"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5"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988C56"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C60B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27ED8D"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D13195" w14:textId="77777777" w:rsidR="008E4FA8" w:rsidRPr="008E4FA8" w:rsidRDefault="008E4FA8" w:rsidP="008E4FA8">
            <w:pPr>
              <w:jc w:val="center"/>
              <w:rPr>
                <w:lang w:val="en-US"/>
              </w:rPr>
              <w:pPrChange w:id="339" w:author="Daniel Noble" w:date="2023-09-13T10:09:00Z">
                <w:pPr/>
              </w:pPrChange>
            </w:pPr>
            <w:r w:rsidRPr="008E4FA8">
              <w:rPr>
                <w:lang w:val="en-US"/>
              </w:rPr>
              <w:t>-0.777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8089A" w14:textId="77777777" w:rsidR="008E4FA8" w:rsidRPr="008E4FA8" w:rsidRDefault="008E4FA8" w:rsidP="008E4FA8">
            <w:pPr>
              <w:jc w:val="center"/>
              <w:rPr>
                <w:lang w:val="en-US"/>
              </w:rPr>
              <w:pPrChange w:id="341" w:author="Daniel Noble" w:date="2023-09-13T10:09:00Z">
                <w:pPr/>
              </w:pPrChange>
            </w:pPr>
            <w:r w:rsidRPr="008E4FA8">
              <w:rPr>
                <w:lang w:val="en-US"/>
              </w:rPr>
              <w:t>-4.348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1EF63B" w14:textId="77777777" w:rsidR="008E4FA8" w:rsidRPr="008E4FA8" w:rsidRDefault="008E4FA8" w:rsidP="008E4FA8">
            <w:pPr>
              <w:jc w:val="center"/>
              <w:rPr>
                <w:lang w:val="en-US"/>
              </w:rPr>
              <w:pPrChange w:id="343" w:author="Daniel Noble" w:date="2023-09-13T10:09:00Z">
                <w:pPr/>
              </w:pPrChange>
            </w:pPr>
            <w:r w:rsidRPr="008E4FA8">
              <w:rPr>
                <w:lang w:val="en-US"/>
              </w:rPr>
              <w:t>2.475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D8F9B1" w14:textId="77777777" w:rsidR="008E4FA8" w:rsidRPr="008E4FA8" w:rsidRDefault="008E4FA8" w:rsidP="008E4FA8">
            <w:pPr>
              <w:jc w:val="center"/>
              <w:rPr>
                <w:lang w:val="en-US"/>
              </w:rPr>
              <w:pPrChange w:id="345" w:author="Daniel Noble" w:date="2023-09-13T10:09:00Z">
                <w:pPr/>
              </w:pPrChange>
            </w:pPr>
            <w:r w:rsidRPr="008E4FA8">
              <w:rPr>
                <w:lang w:val="en-US"/>
              </w:rPr>
              <w:t>0.768</w:t>
            </w:r>
          </w:p>
        </w:tc>
      </w:tr>
      <w:tr w:rsidR="008E4FA8" w:rsidRPr="008E4FA8" w14:paraId="0309284F" w14:textId="77777777" w:rsidTr="008E4FA8">
        <w:trPr>
          <w:jc w:val="center"/>
          <w:trPrChange w:id="346"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8B1852" w14:textId="77777777" w:rsidR="008E4FA8" w:rsidRPr="008E4FA8" w:rsidRDefault="008E4FA8" w:rsidP="008E4FA8">
            <w:pPr>
              <w:rPr>
                <w:i/>
                <w:iCs/>
                <w:lang w:val="en-US"/>
                <w:rPrChange w:id="348" w:author="Daniel Noble" w:date="2023-09-13T10:06:00Z">
                  <w:rPr>
                    <w:lang w:val="en-US"/>
                  </w:rPr>
                </w:rPrChange>
              </w:rPr>
            </w:pPr>
            <w:r w:rsidRPr="008E4FA8">
              <w:rPr>
                <w:i/>
                <w:iCs/>
                <w:lang w:val="en-US"/>
                <w:rPrChange w:id="349" w:author="Daniel Noble" w:date="2023-09-13T10:06:00Z">
                  <w:rPr>
                    <w:lang w:val="en-US"/>
                  </w:rPr>
                </w:rPrChange>
              </w:rPr>
              <w:t xml:space="preserve">L. </w:t>
            </w:r>
            <w:proofErr w:type="spellStart"/>
            <w:r w:rsidRPr="008E4FA8">
              <w:rPr>
                <w:i/>
                <w:iCs/>
                <w:lang w:val="en-US"/>
                <w:rPrChange w:id="350" w:author="Daniel Noble" w:date="2023-09-13T10:06:00Z">
                  <w:rPr>
                    <w:lang w:val="en-US"/>
                  </w:rPr>
                </w:rPrChange>
              </w:rPr>
              <w:t>guichenoti</w:t>
            </w:r>
            <w:proofErr w:type="spellEnd"/>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0FD91" w14:textId="77777777" w:rsidR="008E4FA8" w:rsidRPr="008E4FA8" w:rsidRDefault="008E4FA8" w:rsidP="008E4FA8">
            <w:pPr>
              <w:rPr>
                <w:lang w:val="en-US"/>
              </w:rPr>
            </w:pPr>
            <w:r w:rsidRPr="008E4FA8">
              <w:rPr>
                <w:lang w:val="en-US"/>
              </w:rPr>
              <w:t>SVL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CA694" w14:textId="1E1E2062"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0F3BD4" w14:textId="77777777" w:rsidR="008E4FA8" w:rsidRPr="008E4FA8" w:rsidRDefault="008E4FA8" w:rsidP="008E4FA8">
            <w:pPr>
              <w:jc w:val="center"/>
              <w:rPr>
                <w:lang w:val="en-US"/>
              </w:rPr>
              <w:pPrChange w:id="354" w:author="Daniel Noble" w:date="2023-09-13T10:09:00Z">
                <w:pPr/>
              </w:pPrChange>
            </w:pPr>
            <w:r w:rsidRPr="008E4FA8">
              <w:rPr>
                <w:lang w:val="en-US"/>
              </w:rPr>
              <w:t>1.324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71977" w14:textId="77777777" w:rsidR="008E4FA8" w:rsidRPr="008E4FA8" w:rsidRDefault="008E4FA8" w:rsidP="008E4FA8">
            <w:pPr>
              <w:jc w:val="center"/>
              <w:rPr>
                <w:lang w:val="en-US"/>
              </w:rPr>
              <w:pPrChange w:id="356" w:author="Daniel Noble" w:date="2023-09-13T10:09:00Z">
                <w:pPr/>
              </w:pPrChange>
            </w:pPr>
            <w:r w:rsidRPr="008E4FA8">
              <w:rPr>
                <w:lang w:val="en-US"/>
              </w:rPr>
              <w:t>-0.501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18E830" w14:textId="77777777" w:rsidR="008E4FA8" w:rsidRPr="008E4FA8" w:rsidRDefault="008E4FA8" w:rsidP="008E4FA8">
            <w:pPr>
              <w:jc w:val="center"/>
              <w:rPr>
                <w:lang w:val="en-US"/>
              </w:rPr>
              <w:pPrChange w:id="358" w:author="Daniel Noble" w:date="2023-09-13T10:09:00Z">
                <w:pPr/>
              </w:pPrChange>
            </w:pPr>
            <w:r w:rsidRPr="008E4FA8">
              <w:rPr>
                <w:lang w:val="en-US"/>
              </w:rPr>
              <w:t>3.124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039E0" w14:textId="77777777" w:rsidR="008E4FA8" w:rsidRPr="008E4FA8" w:rsidRDefault="008E4FA8" w:rsidP="008E4FA8">
            <w:pPr>
              <w:jc w:val="center"/>
              <w:rPr>
                <w:lang w:val="en-US"/>
              </w:rPr>
              <w:pPrChange w:id="360" w:author="Daniel Noble" w:date="2023-09-13T10:09:00Z">
                <w:pPr/>
              </w:pPrChange>
            </w:pPr>
            <w:r w:rsidRPr="008E4FA8">
              <w:rPr>
                <w:lang w:val="en-US"/>
              </w:rPr>
              <w:t>0.150</w:t>
            </w:r>
          </w:p>
        </w:tc>
      </w:tr>
      <w:tr w:rsidR="008E4FA8" w:rsidRPr="008E4FA8" w14:paraId="7FE89D74" w14:textId="77777777" w:rsidTr="008E4FA8">
        <w:trPr>
          <w:jc w:val="center"/>
          <w:trPrChange w:id="361"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5C21B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851F41"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0CC194" w14:textId="77777777" w:rsidR="008E4FA8" w:rsidRPr="008E4FA8" w:rsidRDefault="008E4FA8" w:rsidP="008E4FA8">
            <w:pPr>
              <w:rPr>
                <w:b/>
                <w:bCs/>
                <w:lang w:val="en-US"/>
                <w:rPrChange w:id="365" w:author="Daniel Noble" w:date="2023-09-13T10:07:00Z">
                  <w:rPr>
                    <w:lang w:val="en-US"/>
                  </w:rPr>
                </w:rPrChange>
              </w:rPr>
            </w:pPr>
            <w:r w:rsidRPr="008E4FA8">
              <w:rPr>
                <w:b/>
                <w:bCs/>
                <w:lang w:val="en-US"/>
                <w:rPrChange w:id="366"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B10BF" w14:textId="77777777" w:rsidR="008E4FA8" w:rsidRPr="008E4FA8" w:rsidRDefault="008E4FA8" w:rsidP="008E4FA8">
            <w:pPr>
              <w:jc w:val="center"/>
              <w:rPr>
                <w:b/>
                <w:bCs/>
                <w:lang w:val="en-US"/>
                <w:rPrChange w:id="368" w:author="Daniel Noble" w:date="2023-09-13T10:07:00Z">
                  <w:rPr>
                    <w:lang w:val="en-US"/>
                  </w:rPr>
                </w:rPrChange>
              </w:rPr>
              <w:pPrChange w:id="369" w:author="Daniel Noble" w:date="2023-09-13T10:09:00Z">
                <w:pPr/>
              </w:pPrChange>
            </w:pPr>
            <w:r w:rsidRPr="008E4FA8">
              <w:rPr>
                <w:b/>
                <w:bCs/>
                <w:lang w:val="en-US"/>
                <w:rPrChange w:id="370" w:author="Daniel Noble" w:date="2023-09-13T10:07:00Z">
                  <w:rPr>
                    <w:lang w:val="en-US"/>
                  </w:rPr>
                </w:rPrChange>
              </w:rPr>
              <w:t>-2.973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E6241" w14:textId="77777777" w:rsidR="008E4FA8" w:rsidRPr="008E4FA8" w:rsidRDefault="008E4FA8" w:rsidP="008E4FA8">
            <w:pPr>
              <w:jc w:val="center"/>
              <w:rPr>
                <w:b/>
                <w:bCs/>
                <w:lang w:val="en-US"/>
                <w:rPrChange w:id="372" w:author="Daniel Noble" w:date="2023-09-13T10:07:00Z">
                  <w:rPr>
                    <w:lang w:val="en-US"/>
                  </w:rPr>
                </w:rPrChange>
              </w:rPr>
              <w:pPrChange w:id="373" w:author="Daniel Noble" w:date="2023-09-13T10:09:00Z">
                <w:pPr/>
              </w:pPrChange>
            </w:pPr>
            <w:r w:rsidRPr="008E4FA8">
              <w:rPr>
                <w:b/>
                <w:bCs/>
                <w:lang w:val="en-US"/>
                <w:rPrChange w:id="374" w:author="Daniel Noble" w:date="2023-09-13T10:07:00Z">
                  <w:rPr>
                    <w:lang w:val="en-US"/>
                  </w:rPr>
                </w:rPrChange>
              </w:rPr>
              <w:t>-4.715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BC1C8C" w14:textId="77777777" w:rsidR="008E4FA8" w:rsidRPr="008E4FA8" w:rsidRDefault="008E4FA8" w:rsidP="008E4FA8">
            <w:pPr>
              <w:jc w:val="center"/>
              <w:rPr>
                <w:b/>
                <w:bCs/>
                <w:lang w:val="en-US"/>
                <w:rPrChange w:id="376" w:author="Daniel Noble" w:date="2023-09-13T10:07:00Z">
                  <w:rPr>
                    <w:lang w:val="en-US"/>
                  </w:rPr>
                </w:rPrChange>
              </w:rPr>
              <w:pPrChange w:id="377" w:author="Daniel Noble" w:date="2023-09-13T10:09:00Z">
                <w:pPr/>
              </w:pPrChange>
            </w:pPr>
            <w:r w:rsidRPr="008E4FA8">
              <w:rPr>
                <w:b/>
                <w:bCs/>
                <w:lang w:val="en-US"/>
                <w:rPrChange w:id="378" w:author="Daniel Noble" w:date="2023-09-13T10:07:00Z">
                  <w:rPr>
                    <w:lang w:val="en-US"/>
                  </w:rPr>
                </w:rPrChange>
              </w:rPr>
              <w:t>-1.241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A004E4" w14:textId="77777777" w:rsidR="008E4FA8" w:rsidRPr="008E4FA8" w:rsidRDefault="008E4FA8" w:rsidP="008E4FA8">
            <w:pPr>
              <w:jc w:val="center"/>
              <w:rPr>
                <w:b/>
                <w:bCs/>
                <w:lang w:val="en-US"/>
                <w:rPrChange w:id="380" w:author="Daniel Noble" w:date="2023-09-13T10:07:00Z">
                  <w:rPr>
                    <w:lang w:val="en-US"/>
                  </w:rPr>
                </w:rPrChange>
              </w:rPr>
              <w:pPrChange w:id="381" w:author="Daniel Noble" w:date="2023-09-13T10:09:00Z">
                <w:pPr/>
              </w:pPrChange>
            </w:pPr>
            <w:r w:rsidRPr="008E4FA8">
              <w:rPr>
                <w:b/>
                <w:bCs/>
                <w:lang w:val="en-US"/>
                <w:rPrChange w:id="382" w:author="Daniel Noble" w:date="2023-09-13T10:07:00Z">
                  <w:rPr>
                    <w:lang w:val="en-US"/>
                  </w:rPr>
                </w:rPrChange>
              </w:rPr>
              <w:t>0.000</w:t>
            </w:r>
          </w:p>
        </w:tc>
      </w:tr>
      <w:tr w:rsidR="008E4FA8" w:rsidRPr="008E4FA8" w14:paraId="62C36EDB" w14:textId="77777777" w:rsidTr="008E4FA8">
        <w:trPr>
          <w:jc w:val="center"/>
          <w:trPrChange w:id="38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ED6A4C"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3A287"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EE25F"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4F1B5F" w14:textId="77777777" w:rsidR="008E4FA8" w:rsidRPr="008E4FA8" w:rsidRDefault="008E4FA8" w:rsidP="008E4FA8">
            <w:pPr>
              <w:jc w:val="center"/>
              <w:rPr>
                <w:lang w:val="en-US"/>
              </w:rPr>
              <w:pPrChange w:id="388" w:author="Daniel Noble" w:date="2023-09-13T10:09:00Z">
                <w:pPr/>
              </w:pPrChange>
            </w:pPr>
            <w:r w:rsidRPr="008E4FA8">
              <w:rPr>
                <w:lang w:val="en-US"/>
              </w:rPr>
              <w:t>0.348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D9E294" w14:textId="77777777" w:rsidR="008E4FA8" w:rsidRPr="008E4FA8" w:rsidRDefault="008E4FA8" w:rsidP="008E4FA8">
            <w:pPr>
              <w:jc w:val="center"/>
              <w:rPr>
                <w:lang w:val="en-US"/>
              </w:rPr>
              <w:pPrChange w:id="390" w:author="Daniel Noble" w:date="2023-09-13T10:09:00Z">
                <w:pPr/>
              </w:pPrChange>
            </w:pPr>
            <w:r w:rsidRPr="008E4FA8">
              <w:rPr>
                <w:lang w:val="en-US"/>
              </w:rPr>
              <w:t>-1.394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62428" w14:textId="77777777" w:rsidR="008E4FA8" w:rsidRPr="008E4FA8" w:rsidRDefault="008E4FA8" w:rsidP="008E4FA8">
            <w:pPr>
              <w:jc w:val="center"/>
              <w:rPr>
                <w:lang w:val="en-US"/>
              </w:rPr>
              <w:pPrChange w:id="392" w:author="Daniel Noble" w:date="2023-09-13T10:09:00Z">
                <w:pPr/>
              </w:pPrChange>
            </w:pPr>
            <w:r w:rsidRPr="008E4FA8">
              <w:rPr>
                <w:lang w:val="en-US"/>
              </w:rPr>
              <w:t>2.072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35C496" w14:textId="77777777" w:rsidR="008E4FA8" w:rsidRPr="008E4FA8" w:rsidRDefault="008E4FA8" w:rsidP="008E4FA8">
            <w:pPr>
              <w:jc w:val="center"/>
              <w:rPr>
                <w:lang w:val="en-US"/>
              </w:rPr>
              <w:pPrChange w:id="394" w:author="Daniel Noble" w:date="2023-09-13T10:09:00Z">
                <w:pPr/>
              </w:pPrChange>
            </w:pPr>
            <w:r w:rsidRPr="008E4FA8">
              <w:rPr>
                <w:lang w:val="en-US"/>
              </w:rPr>
              <w:t>0.739</w:t>
            </w:r>
          </w:p>
        </w:tc>
      </w:tr>
      <w:tr w:rsidR="008E4FA8" w:rsidRPr="008E4FA8" w14:paraId="239D4987" w14:textId="77777777" w:rsidTr="008E4FA8">
        <w:trPr>
          <w:jc w:val="center"/>
          <w:trPrChange w:id="39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80A2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E7B5C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5C864" w14:textId="439869AF" w:rsidR="008E4FA8" w:rsidRPr="008E4FA8" w:rsidRDefault="008E4FA8" w:rsidP="008E4FA8">
            <w:pPr>
              <w:rPr>
                <w:b/>
                <w:bCs/>
                <w:lang w:val="en-US"/>
                <w:rPrChange w:id="399" w:author="Daniel Noble" w:date="2023-09-13T10:07:00Z">
                  <w:rPr>
                    <w:lang w:val="en-US"/>
                  </w:rPr>
                </w:rPrChange>
              </w:rPr>
            </w:pPr>
            <w:r w:rsidRPr="008E4FA8">
              <w:rPr>
                <w:b/>
                <w:bCs/>
                <w:lang w:val="en-US"/>
                <w:rPrChange w:id="400" w:author="Daniel Noble" w:date="2023-09-13T10:07:00Z">
                  <w:rPr>
                    <w:lang w:val="en-US"/>
                  </w:rPr>
                </w:rPrChange>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55A581" w14:textId="77777777" w:rsidR="008E4FA8" w:rsidRPr="008E4FA8" w:rsidRDefault="008E4FA8" w:rsidP="008E4FA8">
            <w:pPr>
              <w:jc w:val="center"/>
              <w:rPr>
                <w:b/>
                <w:bCs/>
                <w:lang w:val="en-US"/>
                <w:rPrChange w:id="402" w:author="Daniel Noble" w:date="2023-09-13T10:07:00Z">
                  <w:rPr>
                    <w:lang w:val="en-US"/>
                  </w:rPr>
                </w:rPrChange>
              </w:rPr>
              <w:pPrChange w:id="403" w:author="Daniel Noble" w:date="2023-09-13T10:09:00Z">
                <w:pPr/>
              </w:pPrChange>
            </w:pPr>
            <w:r w:rsidRPr="008E4FA8">
              <w:rPr>
                <w:b/>
                <w:bCs/>
                <w:lang w:val="en-US"/>
                <w:rPrChange w:id="404" w:author="Daniel Noble" w:date="2023-09-13T10:07:00Z">
                  <w:rPr>
                    <w:lang w:val="en-US"/>
                  </w:rPr>
                </w:rPrChange>
              </w:rPr>
              <w:t>0.089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BB2565" w14:textId="77777777" w:rsidR="008E4FA8" w:rsidRPr="008E4FA8" w:rsidRDefault="008E4FA8" w:rsidP="008E4FA8">
            <w:pPr>
              <w:jc w:val="center"/>
              <w:rPr>
                <w:b/>
                <w:bCs/>
                <w:lang w:val="en-US"/>
                <w:rPrChange w:id="406" w:author="Daniel Noble" w:date="2023-09-13T10:07:00Z">
                  <w:rPr>
                    <w:lang w:val="en-US"/>
                  </w:rPr>
                </w:rPrChange>
              </w:rPr>
              <w:pPrChange w:id="407" w:author="Daniel Noble" w:date="2023-09-13T10:09:00Z">
                <w:pPr/>
              </w:pPrChange>
            </w:pPr>
            <w:r w:rsidRPr="008E4FA8">
              <w:rPr>
                <w:b/>
                <w:bCs/>
                <w:lang w:val="en-US"/>
                <w:rPrChange w:id="408" w:author="Daniel Noble" w:date="2023-09-13T10:07:00Z">
                  <w:rPr>
                    <w:lang w:val="en-US"/>
                  </w:rPr>
                </w:rPrChange>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96843C" w14:textId="77777777" w:rsidR="008E4FA8" w:rsidRPr="008E4FA8" w:rsidRDefault="008E4FA8" w:rsidP="008E4FA8">
            <w:pPr>
              <w:jc w:val="center"/>
              <w:rPr>
                <w:b/>
                <w:bCs/>
                <w:lang w:val="en-US"/>
                <w:rPrChange w:id="410" w:author="Daniel Noble" w:date="2023-09-13T10:07:00Z">
                  <w:rPr>
                    <w:lang w:val="en-US"/>
                  </w:rPr>
                </w:rPrChange>
              </w:rPr>
              <w:pPrChange w:id="411" w:author="Daniel Noble" w:date="2023-09-13T10:09:00Z">
                <w:pPr/>
              </w:pPrChange>
            </w:pPr>
            <w:r w:rsidRPr="008E4FA8">
              <w:rPr>
                <w:b/>
                <w:bCs/>
                <w:lang w:val="en-US"/>
                <w:rPrChange w:id="412" w:author="Daniel Noble" w:date="2023-09-13T10:07:00Z">
                  <w:rPr>
                    <w:lang w:val="en-US"/>
                  </w:rPr>
                </w:rPrChange>
              </w:rPr>
              <w:t>0.172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BC4E4" w14:textId="77777777" w:rsidR="008E4FA8" w:rsidRPr="008E4FA8" w:rsidRDefault="008E4FA8" w:rsidP="008E4FA8">
            <w:pPr>
              <w:jc w:val="center"/>
              <w:rPr>
                <w:b/>
                <w:bCs/>
                <w:lang w:val="en-US"/>
                <w:rPrChange w:id="414" w:author="Daniel Noble" w:date="2023-09-13T10:07:00Z">
                  <w:rPr>
                    <w:lang w:val="en-US"/>
                  </w:rPr>
                </w:rPrChange>
              </w:rPr>
              <w:pPrChange w:id="415" w:author="Daniel Noble" w:date="2023-09-13T10:09:00Z">
                <w:pPr/>
              </w:pPrChange>
            </w:pPr>
            <w:r w:rsidRPr="008E4FA8">
              <w:rPr>
                <w:b/>
                <w:bCs/>
                <w:lang w:val="en-US"/>
                <w:rPrChange w:id="416" w:author="Daniel Noble" w:date="2023-09-13T10:07:00Z">
                  <w:rPr>
                    <w:lang w:val="en-US"/>
                  </w:rPr>
                </w:rPrChange>
              </w:rPr>
              <w:t>0.035</w:t>
            </w:r>
          </w:p>
        </w:tc>
      </w:tr>
      <w:tr w:rsidR="008E4FA8" w:rsidRPr="008E4FA8" w14:paraId="4DD4A87A" w14:textId="77777777" w:rsidTr="008E4FA8">
        <w:trPr>
          <w:jc w:val="center"/>
          <w:trPrChange w:id="417"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8"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1A8CB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9"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945B8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0"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886C8F" w14:textId="77777777" w:rsidR="008E4FA8" w:rsidRPr="008E4FA8" w:rsidRDefault="008E4FA8" w:rsidP="008E4FA8">
            <w:pPr>
              <w:rPr>
                <w:b/>
                <w:bCs/>
                <w:lang w:val="en-US"/>
                <w:rPrChange w:id="421" w:author="Daniel Noble" w:date="2023-09-13T10:07:00Z">
                  <w:rPr>
                    <w:lang w:val="en-US"/>
                  </w:rPr>
                </w:rPrChange>
              </w:rPr>
            </w:pPr>
            <w:r w:rsidRPr="008E4FA8">
              <w:rPr>
                <w:b/>
                <w:bCs/>
                <w:lang w:val="en-US"/>
                <w:rPrChange w:id="422"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B9A954" w14:textId="77777777" w:rsidR="008E4FA8" w:rsidRPr="008E4FA8" w:rsidRDefault="008E4FA8" w:rsidP="008E4FA8">
            <w:pPr>
              <w:jc w:val="center"/>
              <w:rPr>
                <w:b/>
                <w:bCs/>
                <w:lang w:val="en-US"/>
                <w:rPrChange w:id="424" w:author="Daniel Noble" w:date="2023-09-13T10:07:00Z">
                  <w:rPr>
                    <w:lang w:val="en-US"/>
                  </w:rPr>
                </w:rPrChange>
              </w:rPr>
              <w:pPrChange w:id="425" w:author="Daniel Noble" w:date="2023-09-13T10:09:00Z">
                <w:pPr/>
              </w:pPrChange>
            </w:pPr>
            <w:r w:rsidRPr="008E4FA8">
              <w:rPr>
                <w:b/>
                <w:bCs/>
                <w:lang w:val="en-US"/>
                <w:rPrChange w:id="426" w:author="Daniel Noble" w:date="2023-09-13T10:07:00Z">
                  <w:rPr>
                    <w:lang w:val="en-US"/>
                  </w:rPr>
                </w:rPrChange>
              </w:rPr>
              <w:t>-0.112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A1CD43" w14:textId="77777777" w:rsidR="008E4FA8" w:rsidRPr="008E4FA8" w:rsidRDefault="008E4FA8" w:rsidP="008E4FA8">
            <w:pPr>
              <w:jc w:val="center"/>
              <w:rPr>
                <w:b/>
                <w:bCs/>
                <w:lang w:val="en-US"/>
                <w:rPrChange w:id="428" w:author="Daniel Noble" w:date="2023-09-13T10:07:00Z">
                  <w:rPr>
                    <w:lang w:val="en-US"/>
                  </w:rPr>
                </w:rPrChange>
              </w:rPr>
              <w:pPrChange w:id="429" w:author="Daniel Noble" w:date="2023-09-13T10:09:00Z">
                <w:pPr/>
              </w:pPrChange>
            </w:pPr>
            <w:r w:rsidRPr="008E4FA8">
              <w:rPr>
                <w:b/>
                <w:bCs/>
                <w:lang w:val="en-US"/>
                <w:rPrChange w:id="430" w:author="Daniel Noble" w:date="2023-09-13T10:07:00Z">
                  <w:rPr>
                    <w:lang w:val="en-US"/>
                  </w:rPr>
                </w:rPrChange>
              </w:rPr>
              <w:t>-0.207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C63B3" w14:textId="77777777" w:rsidR="008E4FA8" w:rsidRPr="008E4FA8" w:rsidRDefault="008E4FA8" w:rsidP="008E4FA8">
            <w:pPr>
              <w:jc w:val="center"/>
              <w:rPr>
                <w:b/>
                <w:bCs/>
                <w:lang w:val="en-US"/>
                <w:rPrChange w:id="432" w:author="Daniel Noble" w:date="2023-09-13T10:07:00Z">
                  <w:rPr>
                    <w:lang w:val="en-US"/>
                  </w:rPr>
                </w:rPrChange>
              </w:rPr>
              <w:pPrChange w:id="433" w:author="Daniel Noble" w:date="2023-09-13T10:09:00Z">
                <w:pPr/>
              </w:pPrChange>
            </w:pPr>
            <w:r w:rsidRPr="008E4FA8">
              <w:rPr>
                <w:b/>
                <w:bCs/>
                <w:lang w:val="en-US"/>
                <w:rPrChange w:id="434" w:author="Daniel Noble" w:date="2023-09-13T10:07:00Z">
                  <w:rPr>
                    <w:lang w:val="en-US"/>
                  </w:rPr>
                </w:rPrChange>
              </w:rPr>
              <w:t>-0.019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999421" w14:textId="77777777" w:rsidR="008E4FA8" w:rsidRPr="008E4FA8" w:rsidRDefault="008E4FA8" w:rsidP="008E4FA8">
            <w:pPr>
              <w:jc w:val="center"/>
              <w:rPr>
                <w:b/>
                <w:bCs/>
                <w:lang w:val="en-US"/>
                <w:rPrChange w:id="436" w:author="Daniel Noble" w:date="2023-09-13T10:07:00Z">
                  <w:rPr>
                    <w:lang w:val="en-US"/>
                  </w:rPr>
                </w:rPrChange>
              </w:rPr>
              <w:pPrChange w:id="437" w:author="Daniel Noble" w:date="2023-09-13T10:09:00Z">
                <w:pPr/>
              </w:pPrChange>
            </w:pPr>
            <w:r w:rsidRPr="008E4FA8">
              <w:rPr>
                <w:b/>
                <w:bCs/>
                <w:lang w:val="en-US"/>
                <w:rPrChange w:id="438" w:author="Daniel Noble" w:date="2023-09-13T10:07:00Z">
                  <w:rPr>
                    <w:lang w:val="en-US"/>
                  </w:rPr>
                </w:rPrChange>
              </w:rPr>
              <w:t>0.012</w:t>
            </w:r>
          </w:p>
        </w:tc>
      </w:tr>
      <w:tr w:rsidR="008E4FA8" w:rsidRPr="008E4FA8" w14:paraId="2471D621" w14:textId="77777777" w:rsidTr="008E4FA8">
        <w:trPr>
          <w:jc w:val="center"/>
          <w:trPrChange w:id="439"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0"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03F23"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1"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9314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2"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80BD74"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F0CF2C" w14:textId="77777777" w:rsidR="008E4FA8" w:rsidRPr="008E4FA8" w:rsidRDefault="008E4FA8" w:rsidP="008E4FA8">
            <w:pPr>
              <w:jc w:val="center"/>
              <w:rPr>
                <w:lang w:val="en-US"/>
              </w:rPr>
              <w:pPrChange w:id="444" w:author="Daniel Noble" w:date="2023-09-13T10:09:00Z">
                <w:pPr/>
              </w:pPrChange>
            </w:pPr>
            <w:r w:rsidRPr="008E4FA8">
              <w:rPr>
                <w:lang w:val="en-US"/>
              </w:rPr>
              <w:t>0.014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8C87E" w14:textId="77777777" w:rsidR="008E4FA8" w:rsidRPr="008E4FA8" w:rsidRDefault="008E4FA8" w:rsidP="008E4FA8">
            <w:pPr>
              <w:jc w:val="center"/>
              <w:rPr>
                <w:lang w:val="en-US"/>
              </w:rPr>
              <w:pPrChange w:id="446" w:author="Daniel Noble" w:date="2023-09-13T10:09:00Z">
                <w:pPr/>
              </w:pPrChange>
            </w:pPr>
            <w:r w:rsidRPr="008E4FA8">
              <w:rPr>
                <w:lang w:val="en-US"/>
              </w:rPr>
              <w:t>-0.080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4046D7" w14:textId="77777777" w:rsidR="008E4FA8" w:rsidRPr="008E4FA8" w:rsidRDefault="008E4FA8" w:rsidP="008E4FA8">
            <w:pPr>
              <w:jc w:val="center"/>
              <w:rPr>
                <w:lang w:val="en-US"/>
              </w:rPr>
              <w:pPrChange w:id="448" w:author="Daniel Noble" w:date="2023-09-13T10:09:00Z">
                <w:pPr/>
              </w:pPrChange>
            </w:pPr>
            <w:r w:rsidRPr="008E4FA8">
              <w:rPr>
                <w:lang w:val="en-US"/>
              </w:rPr>
              <w:t>0.108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9"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EA815F" w14:textId="77777777" w:rsidR="008E4FA8" w:rsidRPr="008E4FA8" w:rsidRDefault="008E4FA8" w:rsidP="008E4FA8">
            <w:pPr>
              <w:jc w:val="center"/>
              <w:rPr>
                <w:lang w:val="en-US"/>
              </w:rPr>
              <w:pPrChange w:id="450" w:author="Daniel Noble" w:date="2023-09-13T10:09:00Z">
                <w:pPr/>
              </w:pPrChange>
            </w:pPr>
            <w:r w:rsidRPr="008E4FA8">
              <w:rPr>
                <w:lang w:val="en-US"/>
              </w:rPr>
              <w:t>0.862</w:t>
            </w:r>
          </w:p>
        </w:tc>
      </w:tr>
      <w:tr w:rsidR="008E4FA8" w:rsidRPr="008E4FA8" w14:paraId="61CCAADF" w14:textId="77777777" w:rsidTr="008E4FA8">
        <w:trPr>
          <w:jc w:val="center"/>
          <w:trPrChange w:id="451"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2"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3087CE"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6BF2D"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711D47" w14:textId="600AB02B"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7D1745" w14:textId="77777777" w:rsidR="008E4FA8" w:rsidRPr="008E4FA8" w:rsidRDefault="008E4FA8" w:rsidP="008E4FA8">
            <w:pPr>
              <w:jc w:val="center"/>
              <w:rPr>
                <w:lang w:val="en-US"/>
              </w:rPr>
              <w:pPrChange w:id="456" w:author="Daniel Noble" w:date="2023-09-13T10:09:00Z">
                <w:pPr/>
              </w:pPrChange>
            </w:pPr>
            <w:r w:rsidRPr="008E4FA8">
              <w:rPr>
                <w:lang w:val="en-US"/>
              </w:rPr>
              <w:t>2.174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F269D0" w14:textId="77777777" w:rsidR="008E4FA8" w:rsidRPr="008E4FA8" w:rsidRDefault="008E4FA8" w:rsidP="008E4FA8">
            <w:pPr>
              <w:jc w:val="center"/>
              <w:rPr>
                <w:lang w:val="en-US"/>
              </w:rPr>
              <w:pPrChange w:id="458" w:author="Daniel Noble" w:date="2023-09-13T10:09:00Z">
                <w:pPr/>
              </w:pPrChange>
            </w:pPr>
            <w:r w:rsidRPr="008E4FA8">
              <w:rPr>
                <w:lang w:val="en-US"/>
              </w:rPr>
              <w:t>-1.420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D22FCB" w14:textId="77777777" w:rsidR="008E4FA8" w:rsidRPr="008E4FA8" w:rsidRDefault="008E4FA8" w:rsidP="008E4FA8">
            <w:pPr>
              <w:jc w:val="center"/>
              <w:rPr>
                <w:lang w:val="en-US"/>
              </w:rPr>
              <w:pPrChange w:id="460" w:author="Daniel Noble" w:date="2023-09-13T10:09:00Z">
                <w:pPr/>
              </w:pPrChange>
            </w:pPr>
            <w:r w:rsidRPr="008E4FA8">
              <w:rPr>
                <w:lang w:val="en-US"/>
              </w:rPr>
              <w:t>5.776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8079C7" w14:textId="77777777" w:rsidR="008E4FA8" w:rsidRPr="008E4FA8" w:rsidRDefault="008E4FA8" w:rsidP="008E4FA8">
            <w:pPr>
              <w:jc w:val="center"/>
              <w:rPr>
                <w:lang w:val="en-US"/>
              </w:rPr>
              <w:pPrChange w:id="462" w:author="Daniel Noble" w:date="2023-09-13T10:09:00Z">
                <w:pPr/>
              </w:pPrChange>
            </w:pPr>
            <w:r w:rsidRPr="008E4FA8">
              <w:rPr>
                <w:lang w:val="en-US"/>
              </w:rPr>
              <w:t>0.241</w:t>
            </w:r>
          </w:p>
        </w:tc>
      </w:tr>
      <w:tr w:rsidR="008E4FA8" w:rsidRPr="008E4FA8" w14:paraId="19AF7C87" w14:textId="77777777" w:rsidTr="008E4FA8">
        <w:trPr>
          <w:jc w:val="center"/>
          <w:trPrChange w:id="46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4163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94F0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D5ABA0" w14:textId="77777777" w:rsidR="008E4FA8" w:rsidRPr="008E4FA8" w:rsidRDefault="008E4FA8" w:rsidP="008E4FA8">
            <w:pPr>
              <w:rPr>
                <w:b/>
                <w:bCs/>
                <w:lang w:val="en-US"/>
                <w:rPrChange w:id="467" w:author="Daniel Noble" w:date="2023-09-13T10:07:00Z">
                  <w:rPr>
                    <w:lang w:val="en-US"/>
                  </w:rPr>
                </w:rPrChange>
              </w:rPr>
            </w:pPr>
            <w:r w:rsidRPr="008E4FA8">
              <w:rPr>
                <w:b/>
                <w:bCs/>
                <w:lang w:val="en-US"/>
                <w:rPrChange w:id="468"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5E76E" w14:textId="77777777" w:rsidR="008E4FA8" w:rsidRPr="008E4FA8" w:rsidRDefault="008E4FA8" w:rsidP="008E4FA8">
            <w:pPr>
              <w:jc w:val="center"/>
              <w:rPr>
                <w:b/>
                <w:bCs/>
                <w:lang w:val="en-US"/>
                <w:rPrChange w:id="470" w:author="Daniel Noble" w:date="2023-09-13T10:07:00Z">
                  <w:rPr>
                    <w:lang w:val="en-US"/>
                  </w:rPr>
                </w:rPrChange>
              </w:rPr>
              <w:pPrChange w:id="471" w:author="Daniel Noble" w:date="2023-09-13T10:09:00Z">
                <w:pPr/>
              </w:pPrChange>
            </w:pPr>
            <w:r w:rsidRPr="008E4FA8">
              <w:rPr>
                <w:b/>
                <w:bCs/>
                <w:lang w:val="en-US"/>
                <w:rPrChange w:id="472" w:author="Daniel Noble" w:date="2023-09-13T10:07:00Z">
                  <w:rPr>
                    <w:lang w:val="en-US"/>
                  </w:rPr>
                </w:rPrChange>
              </w:rPr>
              <w:t>-6.347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2C1352" w14:textId="77777777" w:rsidR="008E4FA8" w:rsidRPr="008E4FA8" w:rsidRDefault="008E4FA8" w:rsidP="008E4FA8">
            <w:pPr>
              <w:jc w:val="center"/>
              <w:rPr>
                <w:b/>
                <w:bCs/>
                <w:lang w:val="en-US"/>
                <w:rPrChange w:id="474" w:author="Daniel Noble" w:date="2023-09-13T10:07:00Z">
                  <w:rPr>
                    <w:lang w:val="en-US"/>
                  </w:rPr>
                </w:rPrChange>
              </w:rPr>
              <w:pPrChange w:id="475" w:author="Daniel Noble" w:date="2023-09-13T10:09:00Z">
                <w:pPr/>
              </w:pPrChange>
            </w:pPr>
            <w:r w:rsidRPr="008E4FA8">
              <w:rPr>
                <w:b/>
                <w:bCs/>
                <w:lang w:val="en-US"/>
                <w:rPrChange w:id="476" w:author="Daniel Noble" w:date="2023-09-13T10:07:00Z">
                  <w:rPr>
                    <w:lang w:val="en-US"/>
                  </w:rPr>
                </w:rPrChange>
              </w:rPr>
              <w:t>-9.619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EDF8A5" w14:textId="77777777" w:rsidR="008E4FA8" w:rsidRPr="008E4FA8" w:rsidRDefault="008E4FA8" w:rsidP="008E4FA8">
            <w:pPr>
              <w:jc w:val="center"/>
              <w:rPr>
                <w:b/>
                <w:bCs/>
                <w:lang w:val="en-US"/>
                <w:rPrChange w:id="478" w:author="Daniel Noble" w:date="2023-09-13T10:07:00Z">
                  <w:rPr>
                    <w:lang w:val="en-US"/>
                  </w:rPr>
                </w:rPrChange>
              </w:rPr>
              <w:pPrChange w:id="479" w:author="Daniel Noble" w:date="2023-09-13T10:09:00Z">
                <w:pPr/>
              </w:pPrChange>
            </w:pPr>
            <w:r w:rsidRPr="008E4FA8">
              <w:rPr>
                <w:b/>
                <w:bCs/>
                <w:lang w:val="en-US"/>
                <w:rPrChange w:id="480" w:author="Daniel Noble" w:date="2023-09-13T10:07:00Z">
                  <w:rPr>
                    <w:lang w:val="en-US"/>
                  </w:rPr>
                </w:rPrChange>
              </w:rPr>
              <w:t>-3.079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8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8B333" w14:textId="77777777" w:rsidR="008E4FA8" w:rsidRPr="008E4FA8" w:rsidRDefault="008E4FA8" w:rsidP="008E4FA8">
            <w:pPr>
              <w:jc w:val="center"/>
              <w:rPr>
                <w:b/>
                <w:bCs/>
                <w:lang w:val="en-US"/>
                <w:rPrChange w:id="482" w:author="Daniel Noble" w:date="2023-09-13T10:07:00Z">
                  <w:rPr>
                    <w:lang w:val="en-US"/>
                  </w:rPr>
                </w:rPrChange>
              </w:rPr>
              <w:pPrChange w:id="483" w:author="Daniel Noble" w:date="2023-09-13T10:09:00Z">
                <w:pPr/>
              </w:pPrChange>
            </w:pPr>
            <w:r w:rsidRPr="008E4FA8">
              <w:rPr>
                <w:b/>
                <w:bCs/>
                <w:lang w:val="en-US"/>
                <w:rPrChange w:id="484" w:author="Daniel Noble" w:date="2023-09-13T10:07:00Z">
                  <w:rPr>
                    <w:lang w:val="en-US"/>
                  </w:rPr>
                </w:rPrChange>
              </w:rPr>
              <w:t>0.000</w:t>
            </w:r>
          </w:p>
        </w:tc>
      </w:tr>
      <w:tr w:rsidR="008E4FA8" w:rsidRPr="008E4FA8" w14:paraId="7B374B4D" w14:textId="77777777" w:rsidTr="008E4FA8">
        <w:trPr>
          <w:jc w:val="center"/>
          <w:trPrChange w:id="485" w:author="Daniel Noble" w:date="2023-09-13T10:07:00Z">
            <w:trPr>
              <w:jc w:val="center"/>
            </w:trPr>
          </w:trPrChange>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6" w:author="Daniel Noble" w:date="2023-09-13T10:07:00Z">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C490814" w14:textId="77777777" w:rsidR="008E4FA8" w:rsidRPr="008E4FA8" w:rsidRDefault="008E4FA8" w:rsidP="008E4FA8">
            <w:pPr>
              <w:rPr>
                <w:lang w:val="en-US"/>
              </w:rPr>
            </w:pPr>
          </w:p>
        </w:tc>
        <w:tc>
          <w:tcPr>
            <w:tcW w:w="11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7" w:author="Daniel Noble" w:date="2023-09-13T10:07:00Z">
              <w:tcPr>
                <w:tcW w:w="10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8C7DA95" w14:textId="77777777" w:rsidR="008E4FA8" w:rsidRPr="008E4FA8" w:rsidRDefault="008E4FA8" w:rsidP="008E4FA8">
            <w:pPr>
              <w:rPr>
                <w:lang w:val="en-US"/>
              </w:rPr>
            </w:pPr>
          </w:p>
        </w:tc>
        <w:tc>
          <w:tcPr>
            <w:tcW w:w="4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8" w:author="Daniel Noble" w:date="2023-09-13T10:07:00Z">
              <w:tcPr>
                <w:tcW w:w="415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6194E9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9" w:author="Daniel Noble" w:date="2023-09-13T10:07:00Z">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3E89CC5" w14:textId="77777777" w:rsidR="008E4FA8" w:rsidRPr="008E4FA8" w:rsidRDefault="008E4FA8" w:rsidP="008E4FA8">
            <w:pPr>
              <w:jc w:val="center"/>
              <w:rPr>
                <w:lang w:val="en-US"/>
              </w:rPr>
              <w:pPrChange w:id="490" w:author="Daniel Noble" w:date="2023-09-13T10:09:00Z">
                <w:pPr/>
              </w:pPrChange>
            </w:pPr>
            <w:r w:rsidRPr="008E4FA8">
              <w:rPr>
                <w:lang w:val="en-US"/>
              </w:rPr>
              <w:t>0.902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1"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DD307F6" w14:textId="77777777" w:rsidR="008E4FA8" w:rsidRPr="008E4FA8" w:rsidRDefault="008E4FA8" w:rsidP="008E4FA8">
            <w:pPr>
              <w:jc w:val="center"/>
              <w:rPr>
                <w:lang w:val="en-US"/>
              </w:rPr>
              <w:pPrChange w:id="492" w:author="Daniel Noble" w:date="2023-09-13T10:09:00Z">
                <w:pPr/>
              </w:pPrChange>
            </w:pPr>
            <w:r w:rsidRPr="008E4FA8">
              <w:rPr>
                <w:lang w:val="en-US"/>
              </w:rPr>
              <w:t>-2.361</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3"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52C67" w14:textId="77777777" w:rsidR="008E4FA8" w:rsidRPr="008E4FA8" w:rsidRDefault="008E4FA8" w:rsidP="008E4FA8">
            <w:pPr>
              <w:jc w:val="center"/>
              <w:rPr>
                <w:lang w:val="en-US"/>
              </w:rPr>
              <w:pPrChange w:id="494" w:author="Daniel Noble" w:date="2023-09-13T10:09:00Z">
                <w:pPr/>
              </w:pPrChange>
            </w:pPr>
            <w:r w:rsidRPr="008E4FA8">
              <w:rPr>
                <w:lang w:val="en-US"/>
              </w:rPr>
              <w:t>4.147</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5" w:author="Daniel Noble" w:date="2023-09-13T10:07:00Z">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E5428F" w14:textId="77777777" w:rsidR="008E4FA8" w:rsidRPr="008E4FA8" w:rsidRDefault="008E4FA8" w:rsidP="008E4FA8">
            <w:pPr>
              <w:jc w:val="center"/>
              <w:rPr>
                <w:lang w:val="en-US"/>
              </w:rPr>
              <w:pPrChange w:id="496" w:author="Daniel Noble" w:date="2023-09-13T10:09:00Z">
                <w:pPr/>
              </w:pPrChange>
            </w:pPr>
            <w:r w:rsidRPr="008E4FA8">
              <w:rPr>
                <w:lang w:val="en-US"/>
              </w:rPr>
              <w:t>0.627</w:t>
            </w:r>
          </w:p>
        </w:tc>
      </w:tr>
    </w:tbl>
    <w:p w14:paraId="0350D6C7" w14:textId="77777777" w:rsidR="00DB148E" w:rsidRPr="004041B3" w:rsidRDefault="00DB148E" w:rsidP="00E7515C"/>
    <w:p w14:paraId="67039316" w14:textId="3A965448" w:rsidR="00E7515C" w:rsidRPr="00BA27A7" w:rsidRDefault="00E7515C" w:rsidP="00E7515C">
      <w:r>
        <w:rPr>
          <w:i/>
          <w:iCs/>
        </w:rPr>
        <w:t>Maternal investment and</w:t>
      </w:r>
      <w:r w:rsidR="00A4371D">
        <w:rPr>
          <w:i/>
          <w:iCs/>
        </w:rPr>
        <w:t>/or</w:t>
      </w:r>
      <w:r>
        <w:rPr>
          <w:i/>
          <w:iCs/>
        </w:rPr>
        <w:t xml:space="preserve"> temperature impact performance in </w:t>
      </w:r>
      <w:r w:rsidR="00A4371D">
        <w:rPr>
          <w:i/>
          <w:iCs/>
        </w:rPr>
        <w:t xml:space="preserve">both </w:t>
      </w:r>
      <w:del w:id="497" w:author="Daniel Noble" w:date="2023-07-28T12:37:00Z">
        <w:r w:rsidR="00A4371D" w:rsidDel="00577F09">
          <w:rPr>
            <w:i/>
            <w:iCs/>
          </w:rPr>
          <w:delText xml:space="preserve">lizard </w:delText>
        </w:r>
      </w:del>
      <w:r w:rsidR="00A4371D">
        <w:rPr>
          <w:i/>
          <w:iCs/>
        </w:rPr>
        <w:t>species.</w:t>
      </w:r>
    </w:p>
    <w:p w14:paraId="0F2E9C92" w14:textId="77777777" w:rsidR="00E7515C" w:rsidRPr="004041B3" w:rsidRDefault="00E7515C" w:rsidP="00E7515C"/>
    <w:p w14:paraId="0A393DE5" w14:textId="09E783E2" w:rsidR="00E7515C" w:rsidRDefault="00E7515C" w:rsidP="00E7515C">
      <w:r>
        <w:t xml:space="preserve">Both when and without controlling for body size, we found a </w:t>
      </w:r>
      <w:commentRangeStart w:id="498"/>
      <w:r>
        <w:t xml:space="preserve">statistically </w:t>
      </w:r>
      <w:commentRangeStart w:id="499"/>
      <w:r>
        <w:t xml:space="preserve">significant two-way </w:t>
      </w:r>
      <w:commentRangeEnd w:id="499"/>
      <w:r w:rsidR="000033BB">
        <w:rPr>
          <w:rStyle w:val="CommentReference"/>
          <w:rFonts w:asciiTheme="minorHAnsi" w:eastAsiaTheme="minorHAnsi" w:hAnsiTheme="minorHAnsi" w:cstheme="minorBidi"/>
          <w:lang w:val="en-NZ" w:eastAsia="en-US"/>
        </w:rPr>
        <w:commentReference w:id="499"/>
      </w:r>
      <w:r>
        <w:t>interaction</w:t>
      </w:r>
      <w:commentRangeEnd w:id="498"/>
      <w:r w:rsidR="00992EEF">
        <w:rPr>
          <w:rStyle w:val="CommentReference"/>
          <w:rFonts w:asciiTheme="minorHAnsi" w:eastAsiaTheme="minorHAnsi" w:hAnsiTheme="minorHAnsi" w:cstheme="minorBidi"/>
          <w:lang w:val="en-NZ" w:eastAsia="en-US"/>
        </w:rPr>
        <w:commentReference w:id="498"/>
      </w:r>
      <w:r>
        <w:t xml:space="preserve"> between maternal yolk investment and incubation temperature in the 25cm burst of </w:t>
      </w:r>
      <w:r w:rsidRPr="004041B3">
        <w:t xml:space="preserve">juveniles of </w:t>
      </w:r>
      <w:r w:rsidRPr="004041B3">
        <w:rPr>
          <w:i/>
          <w:iCs/>
        </w:rPr>
        <w:t xml:space="preserve">L. </w:t>
      </w:r>
      <w:proofErr w:type="spellStart"/>
      <w:r>
        <w:rPr>
          <w:i/>
          <w:iCs/>
        </w:rPr>
        <w:t>guichenoti</w:t>
      </w:r>
      <w:proofErr w:type="spellEnd"/>
      <w:r w:rsidRPr="004041B3">
        <w:t xml:space="preserve"> </w:t>
      </w:r>
      <w:r>
        <w:t xml:space="preserve">(SVL as covariate: </w:t>
      </w:r>
      <w:r w:rsidRPr="004041B3">
        <w:t xml:space="preserve">estimate </w:t>
      </w:r>
      <w:r w:rsidRPr="004041B3">
        <w:rPr>
          <w:u w:val="single"/>
        </w:rPr>
        <w:t>+</w:t>
      </w:r>
      <w:r w:rsidRPr="004041B3">
        <w:t xml:space="preserve"> SE </w:t>
      </w:r>
      <w:commentRangeStart w:id="500"/>
      <w:r w:rsidRPr="004041B3">
        <w:t xml:space="preserve">= </w:t>
      </w:r>
      <w:r>
        <w:t>-0.41</w:t>
      </w:r>
      <w:r w:rsidRPr="004041B3">
        <w:t xml:space="preserve"> </w:t>
      </w:r>
      <w:r w:rsidRPr="004041B3">
        <w:rPr>
          <w:u w:val="single"/>
        </w:rPr>
        <w:t>+</w:t>
      </w:r>
      <w:r w:rsidRPr="004041B3">
        <w:t xml:space="preserve"> 0.</w:t>
      </w:r>
      <w:r>
        <w:t>20</w:t>
      </w:r>
      <w:r w:rsidRPr="004041B3">
        <w:t xml:space="preserve">, 95% CI </w:t>
      </w:r>
      <w:commentRangeEnd w:id="500"/>
      <w:r w:rsidR="00992EEF">
        <w:rPr>
          <w:rStyle w:val="CommentReference"/>
          <w:rFonts w:asciiTheme="minorHAnsi" w:eastAsiaTheme="minorHAnsi" w:hAnsiTheme="minorHAnsi" w:cstheme="minorBidi"/>
          <w:lang w:val="en-NZ" w:eastAsia="en-US"/>
        </w:rPr>
        <w:commentReference w:id="500"/>
      </w:r>
      <w:r w:rsidRPr="004041B3">
        <w:t xml:space="preserve">= </w:t>
      </w:r>
      <w:r>
        <w:t xml:space="preserve">-0.81– -0.01, Fig 2d, Tables S4-S5). While in the cold incubation temperature individuals coming from the yolk control treatment tended to have slower </w:t>
      </w:r>
      <w:ins w:id="501" w:author="Daniel Noble" w:date="2023-07-28T12:38:00Z">
        <w:r w:rsidR="00577F09">
          <w:t xml:space="preserve">burst </w:t>
        </w:r>
      </w:ins>
      <w:r>
        <w:t xml:space="preserve">running </w:t>
      </w:r>
      <w:del w:id="502" w:author="Daniel Noble" w:date="2023-07-28T12:38:00Z">
        <w:r w:rsidDel="00577F09">
          <w:delText>bursts</w:delText>
        </w:r>
      </w:del>
      <w:ins w:id="503" w:author="Daniel Noble" w:date="2023-07-28T12:38:00Z">
        <w:r w:rsidR="00577F09">
          <w:t>speed</w:t>
        </w:r>
      </w:ins>
      <w:r>
        <w:t>, in the hot incubation treatment the tendency was in the opposite direction, with control individuals being faster at running 25 cm. However</w:t>
      </w:r>
      <w:r w:rsidR="00A4371D">
        <w:t>,</w:t>
      </w:r>
      <w:r>
        <w:t xml:space="preserve"> </w:t>
      </w:r>
      <w:del w:id="504" w:author="Daniel Noble" w:date="2023-07-28T12:38:00Z">
        <w:r w:rsidDel="00577F09">
          <w:delText>analyses of</w:delText>
        </w:r>
      </w:del>
      <w:ins w:id="505" w:author="Daniel Noble" w:date="2023-07-28T12:38:00Z">
        <w:r w:rsidR="00577F09">
          <w:t xml:space="preserve">contrasts </w:t>
        </w:r>
      </w:ins>
      <w:ins w:id="506" w:author="Daniel Noble" w:date="2023-07-28T12:39:00Z">
        <w:r w:rsidR="00577F09">
          <w:t xml:space="preserve">created using the posterior distribution of </w:t>
        </w:r>
        <w:r w:rsidR="00577F09">
          <w:lastRenderedPageBreak/>
          <w:t xml:space="preserve">parameters </w:t>
        </w:r>
      </w:ins>
      <w:commentRangeStart w:id="507"/>
      <w:del w:id="508" w:author="Daniel Noble" w:date="2023-07-28T12:39:00Z">
        <w:r w:rsidDel="00577F09">
          <w:delText xml:space="preserve"> posteriors </w:delText>
        </w:r>
      </w:del>
      <w:r>
        <w:t>did not yield any significant comparison, so we interpret this interaction with caution.</w:t>
      </w:r>
      <w:commentRangeEnd w:id="507"/>
      <w:r w:rsidR="00577F09">
        <w:rPr>
          <w:rStyle w:val="CommentReference"/>
          <w:rFonts w:asciiTheme="minorHAnsi" w:eastAsiaTheme="minorHAnsi" w:hAnsiTheme="minorHAnsi" w:cstheme="minorBidi"/>
          <w:lang w:val="en-NZ" w:eastAsia="en-US"/>
        </w:rPr>
        <w:commentReference w:id="507"/>
      </w:r>
    </w:p>
    <w:p w14:paraId="51083E27" w14:textId="77777777" w:rsidR="00E7515C" w:rsidRPr="004041B3" w:rsidRDefault="00E7515C" w:rsidP="00E7515C">
      <w:r>
        <w:t xml:space="preserve"> </w:t>
      </w:r>
    </w:p>
    <w:p w14:paraId="44452E57" w14:textId="34177D76" w:rsidR="00E7515C" w:rsidRDefault="00E7515C" w:rsidP="00E7515C">
      <w:r w:rsidRPr="004041B3">
        <w:t xml:space="preserve">In </w:t>
      </w:r>
      <w:r w:rsidRPr="004041B3">
        <w:rPr>
          <w:i/>
          <w:iCs/>
        </w:rPr>
        <w:t xml:space="preserve">L. </w:t>
      </w:r>
      <w:proofErr w:type="spellStart"/>
      <w:r>
        <w:rPr>
          <w:i/>
          <w:iCs/>
        </w:rPr>
        <w:t>delicata</w:t>
      </w:r>
      <w:proofErr w:type="spellEnd"/>
      <w:r w:rsidRPr="004041B3">
        <w:t xml:space="preserve">, we </w:t>
      </w:r>
      <w:r>
        <w:t>found that juveniles from the yolk remov</w:t>
      </w:r>
      <w:ins w:id="509" w:author="Daniel Noble" w:date="2023-07-28T12:50:00Z">
        <w:r w:rsidR="00532345">
          <w:t>al</w:t>
        </w:r>
      </w:ins>
      <w:del w:id="510" w:author="Daniel Noble" w:date="2023-07-28T12:50:00Z">
        <w:r w:rsidDel="00532345">
          <w:delText>ed</w:delText>
        </w:r>
      </w:del>
      <w:r>
        <w:t xml:space="preserve"> treatment took longer to run the 1m long track than those from yolk control treatment (SVL as covariate: </w:t>
      </w:r>
      <w:r w:rsidRPr="004041B3">
        <w:t xml:space="preserve">estimate </w:t>
      </w:r>
      <w:r w:rsidRPr="004041B3">
        <w:rPr>
          <w:u w:val="single"/>
        </w:rPr>
        <w:t>+</w:t>
      </w:r>
      <w:r w:rsidRPr="004041B3">
        <w:t xml:space="preserve"> SE = </w:t>
      </w:r>
      <w:r>
        <w:t>-0.27</w:t>
      </w:r>
      <w:r w:rsidRPr="004041B3">
        <w:t xml:space="preserve"> </w:t>
      </w:r>
      <w:r w:rsidRPr="004041B3">
        <w:rPr>
          <w:u w:val="single"/>
        </w:rPr>
        <w:t>+</w:t>
      </w:r>
      <w:r w:rsidRPr="004041B3">
        <w:t xml:space="preserve"> 0.</w:t>
      </w:r>
      <w:r>
        <w:t>1</w:t>
      </w:r>
      <w:r w:rsidRPr="004041B3">
        <w:t xml:space="preserve">, 95% CI = </w:t>
      </w:r>
      <w:r>
        <w:t>-0.46– -0.08, Fig 2a, Tables S3 and S5), both when body size was included as covariate and when not. However, we</w:t>
      </w:r>
      <w:r w:rsidRPr="004041B3">
        <w:t xml:space="preserve"> did not find any effect of </w:t>
      </w:r>
      <w:r>
        <w:t>incubation</w:t>
      </w:r>
      <w:r w:rsidRPr="004041B3">
        <w:t xml:space="preserve"> temperature, maternal investment or the 2-way interaction between them in neither the </w:t>
      </w:r>
      <w:r w:rsidR="00A675FD">
        <w:t>25 cm burst speed</w:t>
      </w:r>
      <w:r w:rsidRPr="004041B3">
        <w:t xml:space="preserve"> </w:t>
      </w:r>
      <w:proofErr w:type="gramStart"/>
      <w:r w:rsidRPr="004041B3">
        <w:t>or</w:t>
      </w:r>
      <w:proofErr w:type="gramEnd"/>
      <w:r w:rsidRPr="004041B3">
        <w:t xml:space="preserve"> the distance travelled (</w:t>
      </w:r>
      <w:r>
        <w:t>Fig2a-c, Tables S3, S5</w:t>
      </w:r>
      <w:r w:rsidRPr="004041B3">
        <w:t xml:space="preserve">). </w:t>
      </w:r>
    </w:p>
    <w:p w14:paraId="2D0FA715" w14:textId="77777777" w:rsidR="00E7515C" w:rsidRDefault="00E7515C" w:rsidP="00E7515C"/>
    <w:p w14:paraId="4C89A48C" w14:textId="1DDAEBA0" w:rsidR="00E7515C" w:rsidRPr="004041B3" w:rsidRDefault="00E7515C" w:rsidP="00E7515C">
      <w:r>
        <w:t>In both species, trials where individuals had a faster burst speed also took shorter to travel the full 1m rack (</w:t>
      </w:r>
      <w:r w:rsidRPr="004D059D">
        <w:rPr>
          <w:i/>
          <w:iCs/>
        </w:rPr>
        <w:t xml:space="preserve">L. </w:t>
      </w:r>
      <w:proofErr w:type="spellStart"/>
      <w:r w:rsidRPr="004D059D">
        <w:rPr>
          <w:i/>
          <w:iCs/>
        </w:rPr>
        <w:t>delicata</w:t>
      </w:r>
      <w:proofErr w:type="spellEnd"/>
      <w:r>
        <w:t xml:space="preserve">: </w:t>
      </w:r>
      <w:del w:id="511" w:author="Daniel Noble" w:date="2023-07-28T12:51:00Z">
        <w:r w:rsidRPr="004041B3" w:rsidDel="00532345">
          <w:delText xml:space="preserve">estimate </w:delText>
        </w:r>
      </w:del>
      <w:ins w:id="512" w:author="Daniel Noble" w:date="2023-07-28T14:53:00Z">
        <w:r w:rsidR="00667CCC">
          <w:t>within-individual</w:t>
        </w:r>
      </w:ins>
      <w:ins w:id="513" w:author="Daniel Noble" w:date="2023-07-28T12:51:00Z">
        <w:r w:rsidR="00532345">
          <w:t xml:space="preserve"> </w:t>
        </w:r>
      </w:ins>
      <w:ins w:id="514" w:author="Daniel Noble" w:date="2023-07-28T14:53:00Z">
        <w:r w:rsidR="00667CCC">
          <w:t>c</w:t>
        </w:r>
      </w:ins>
      <w:ins w:id="515" w:author="Daniel Noble" w:date="2023-07-28T12:51:00Z">
        <w:r w:rsidR="00532345">
          <w:t>orrelation</w:t>
        </w:r>
        <w:r w:rsidR="00532345" w:rsidRPr="004041B3">
          <w:t xml:space="preserve"> </w:t>
        </w:r>
      </w:ins>
      <w:r w:rsidRPr="004041B3">
        <w:rPr>
          <w:u w:val="single"/>
        </w:rPr>
        <w:t>+</w:t>
      </w:r>
      <w:r w:rsidRPr="004041B3">
        <w:t xml:space="preserve"> SE = 0</w:t>
      </w:r>
      <w:r>
        <w:t>.42</w:t>
      </w:r>
      <w:r w:rsidRPr="004041B3">
        <w:t xml:space="preserve"> </w:t>
      </w:r>
      <w:r w:rsidRPr="004041B3">
        <w:rPr>
          <w:u w:val="single"/>
        </w:rPr>
        <w:t>+</w:t>
      </w:r>
      <w:r w:rsidRPr="004041B3">
        <w:t xml:space="preserve"> 0.0</w:t>
      </w:r>
      <w:r>
        <w:t>6</w:t>
      </w:r>
      <w:r w:rsidRPr="004041B3">
        <w:t>, 95% CI = 0.</w:t>
      </w:r>
      <w:r>
        <w:t>29–</w:t>
      </w:r>
      <w:r w:rsidRPr="004041B3">
        <w:t>0.</w:t>
      </w:r>
      <w:r>
        <w:t xml:space="preserve">54, Table S3; </w:t>
      </w:r>
      <w:r w:rsidRPr="004D059D">
        <w:rPr>
          <w:i/>
          <w:iCs/>
        </w:rPr>
        <w:t xml:space="preserve">L. </w:t>
      </w:r>
      <w:proofErr w:type="spellStart"/>
      <w:r w:rsidRPr="004D059D">
        <w:rPr>
          <w:i/>
          <w:iCs/>
        </w:rPr>
        <w:t>guichenoti</w:t>
      </w:r>
      <w:proofErr w:type="spellEnd"/>
      <w:r>
        <w:t>:</w:t>
      </w:r>
      <w:r w:rsidRPr="00D008D8">
        <w:t xml:space="preserve"> </w:t>
      </w:r>
      <w:ins w:id="516" w:author="Daniel Noble" w:date="2023-07-28T14:54:00Z">
        <w:r w:rsidR="00667CCC">
          <w:t>within-individual correlation</w:t>
        </w:r>
        <w:r w:rsidR="00667CCC" w:rsidRPr="004041B3">
          <w:t xml:space="preserve"> </w:t>
        </w:r>
      </w:ins>
      <w:del w:id="517" w:author="Daniel Noble" w:date="2023-07-28T12:52:00Z">
        <w:r w:rsidRPr="004041B3" w:rsidDel="00532345">
          <w:delText xml:space="preserve">estimate </w:delText>
        </w:r>
      </w:del>
      <w:r w:rsidRPr="004041B3">
        <w:rPr>
          <w:u w:val="single"/>
        </w:rPr>
        <w:t>+</w:t>
      </w:r>
      <w:r w:rsidRPr="004041B3">
        <w:t xml:space="preserve"> SE = 0</w:t>
      </w:r>
      <w:r>
        <w:t>.51</w:t>
      </w:r>
      <w:r w:rsidRPr="004041B3">
        <w:t xml:space="preserve"> </w:t>
      </w:r>
      <w:r w:rsidRPr="004041B3">
        <w:rPr>
          <w:u w:val="single"/>
        </w:rPr>
        <w:t>+</w:t>
      </w:r>
      <w:r w:rsidRPr="004041B3">
        <w:t xml:space="preserve"> 0.0</w:t>
      </w:r>
      <w:r>
        <w:t>6</w:t>
      </w:r>
      <w:r w:rsidRPr="004041B3">
        <w:t>, 95% CI = 0.</w:t>
      </w:r>
      <w:r>
        <w:t>4–</w:t>
      </w:r>
      <w:r w:rsidRPr="004041B3">
        <w:t>0.</w:t>
      </w:r>
      <w:r>
        <w:t>62, Table S4).</w:t>
      </w:r>
    </w:p>
    <w:p w14:paraId="577A797B" w14:textId="77777777" w:rsidR="00E7515C" w:rsidRPr="004041B3" w:rsidRDefault="00E7515C" w:rsidP="00E7515C"/>
    <w:p w14:paraId="10934FBC" w14:textId="77777777" w:rsidR="00E7515C" w:rsidRPr="00BA27A7" w:rsidRDefault="00E7515C" w:rsidP="00E7515C">
      <w:pPr>
        <w:rPr>
          <w:i/>
          <w:iCs/>
        </w:rPr>
      </w:pPr>
      <w:r w:rsidRPr="00BA27A7">
        <w:rPr>
          <w:i/>
          <w:iCs/>
        </w:rPr>
        <w:t>Antipredator behaviour</w:t>
      </w:r>
      <w:r>
        <w:rPr>
          <w:i/>
          <w:iCs/>
        </w:rPr>
        <w:t xml:space="preserve"> is affected by early thermal environment and maternal investment in L. </w:t>
      </w:r>
      <w:proofErr w:type="spellStart"/>
      <w:r>
        <w:rPr>
          <w:i/>
          <w:iCs/>
        </w:rPr>
        <w:t>delicata</w:t>
      </w:r>
      <w:proofErr w:type="spellEnd"/>
      <w:r>
        <w:rPr>
          <w:i/>
          <w:iCs/>
        </w:rPr>
        <w:t xml:space="preserve"> but not in L. </w:t>
      </w:r>
      <w:proofErr w:type="spellStart"/>
      <w:proofErr w:type="gramStart"/>
      <w:r>
        <w:rPr>
          <w:i/>
          <w:iCs/>
        </w:rPr>
        <w:t>guichenoti</w:t>
      </w:r>
      <w:proofErr w:type="spellEnd"/>
      <w:proofErr w:type="gramEnd"/>
    </w:p>
    <w:p w14:paraId="7E668FEC" w14:textId="77777777" w:rsidR="00E7515C" w:rsidRPr="004041B3" w:rsidRDefault="00E7515C" w:rsidP="00E7515C">
      <w:pPr>
        <w:rPr>
          <w:i/>
          <w:iCs/>
        </w:rPr>
      </w:pPr>
    </w:p>
    <w:p w14:paraId="3FAC4C84" w14:textId="7A5A6CAD" w:rsidR="00E7515C" w:rsidRDefault="00E7515C" w:rsidP="00E7515C">
      <w:r>
        <w:t xml:space="preserve">The time to activity after a simulated predatory attack </w:t>
      </w:r>
      <w:del w:id="518" w:author="Daniel Noble" w:date="2023-07-28T12:52:00Z">
        <w:r w:rsidDel="00E66D38">
          <w:delText>was affected by the 2-way interaction between</w:delText>
        </w:r>
      </w:del>
      <w:ins w:id="519" w:author="Daniel Noble" w:date="2023-07-28T12:52:00Z">
        <w:r w:rsidR="00E66D38">
          <w:t>depe</w:t>
        </w:r>
      </w:ins>
      <w:ins w:id="520" w:author="Daniel Noble" w:date="2023-07-28T12:53:00Z">
        <w:r w:rsidR="00E66D38">
          <w:t>nded on both</w:t>
        </w:r>
      </w:ins>
      <w:r>
        <w:t xml:space="preserve"> incubation temperature and maternal yolk investment </w:t>
      </w:r>
      <w:ins w:id="521" w:author="Daniel Noble" w:date="2023-07-28T12:53:00Z">
        <w:r w:rsidR="00E66D38">
          <w:t xml:space="preserve">treatment </w:t>
        </w:r>
      </w:ins>
      <w:r>
        <w:t xml:space="preserve">in </w:t>
      </w:r>
      <w:r w:rsidRPr="00FE061F">
        <w:rPr>
          <w:i/>
          <w:iCs/>
        </w:rPr>
        <w:t xml:space="preserve">L. </w:t>
      </w:r>
      <w:proofErr w:type="spellStart"/>
      <w:r w:rsidRPr="00FE061F">
        <w:rPr>
          <w:i/>
          <w:iCs/>
        </w:rPr>
        <w:t>delicata</w:t>
      </w:r>
      <w:proofErr w:type="spellEnd"/>
      <w:r>
        <w:t xml:space="preserve"> (</w:t>
      </w:r>
      <w:commentRangeStart w:id="522"/>
      <w:del w:id="523" w:author="Daniel Noble" w:date="2023-07-28T12:53:00Z">
        <w:r w:rsidRPr="004041B3" w:rsidDel="00E66D38">
          <w:delText xml:space="preserve">estimate </w:delText>
        </w:r>
      </w:del>
      <w:ins w:id="524" w:author="Daniel Noble" w:date="2023-07-28T14:54:00Z">
        <w:r w:rsidR="001B4F84">
          <w:t>i</w:t>
        </w:r>
      </w:ins>
      <w:ins w:id="525" w:author="Daniel Noble" w:date="2023-07-28T12:53:00Z">
        <w:r w:rsidR="00E66D38">
          <w:t xml:space="preserve">nteraction </w:t>
        </w:r>
      </w:ins>
      <w:ins w:id="526" w:author="Daniel Noble" w:date="2023-07-28T14:54:00Z">
        <w:r w:rsidR="001B4F84">
          <w:t>e</w:t>
        </w:r>
      </w:ins>
      <w:ins w:id="527" w:author="Daniel Noble" w:date="2023-07-28T12:53:00Z">
        <w:r w:rsidR="00E66D38">
          <w:t>stimate</w:t>
        </w:r>
        <w:r w:rsidR="00E66D38" w:rsidRPr="004041B3">
          <w:t xml:space="preserve"> </w:t>
        </w:r>
      </w:ins>
      <w:r w:rsidRPr="004041B3">
        <w:rPr>
          <w:u w:val="single"/>
        </w:rPr>
        <w:t>+</w:t>
      </w:r>
      <w:r w:rsidRPr="004041B3">
        <w:t xml:space="preserve"> SE </w:t>
      </w:r>
      <w:commentRangeEnd w:id="522"/>
      <w:r w:rsidR="00E66D38">
        <w:rPr>
          <w:rStyle w:val="CommentReference"/>
          <w:rFonts w:asciiTheme="minorHAnsi" w:eastAsiaTheme="minorHAnsi" w:hAnsiTheme="minorHAnsi" w:cstheme="minorBidi"/>
          <w:lang w:val="en-NZ" w:eastAsia="en-US"/>
        </w:rPr>
        <w:commentReference w:id="522"/>
      </w:r>
      <w:r w:rsidRPr="004041B3">
        <w:t xml:space="preserve">= </w:t>
      </w:r>
      <w:r>
        <w:t>-1008.81</w:t>
      </w:r>
      <w:r w:rsidRPr="004041B3">
        <w:t xml:space="preserve"> </w:t>
      </w:r>
      <w:r w:rsidRPr="004041B3">
        <w:rPr>
          <w:u w:val="single"/>
        </w:rPr>
        <w:t>+</w:t>
      </w:r>
      <w:r w:rsidRPr="004041B3">
        <w:t xml:space="preserve"> </w:t>
      </w:r>
      <w:r>
        <w:t>503.67</w:t>
      </w:r>
      <w:r w:rsidRPr="004041B3">
        <w:t xml:space="preserve">, 95% CI = </w:t>
      </w:r>
      <w:r>
        <w:t xml:space="preserve">-2023.9– -22.82, Table S3) after controlling for body size. While in the yolk control treatment individuals reared at both hot and cold temperatures showed similar </w:t>
      </w:r>
      <w:ins w:id="528" w:author="Daniel Noble" w:date="2023-07-28T14:54:00Z">
        <w:r w:rsidR="004F3FED">
          <w:t xml:space="preserve">activity </w:t>
        </w:r>
      </w:ins>
      <w:r>
        <w:t>time</w:t>
      </w:r>
      <w:del w:id="529" w:author="Daniel Noble" w:date="2023-07-28T14:54:00Z">
        <w:r w:rsidDel="004F3FED">
          <w:delText xml:space="preserve"> to activity</w:delText>
        </w:r>
      </w:del>
      <w:r>
        <w:t xml:space="preserve">, in the yolk reduced treatment individuals reared at hot temperatures took longer to be active again after a simulated predatory attack (Figure 3b). However, </w:t>
      </w:r>
      <w:commentRangeStart w:id="530"/>
      <w:r>
        <w:t>the comparison of the posteriors was non-significant (</w:t>
      </w:r>
      <w:commentRangeStart w:id="531"/>
      <w:r>
        <w:t>HPDI</w:t>
      </w:r>
      <w:commentRangeEnd w:id="531"/>
      <w:r w:rsidR="0090214F">
        <w:rPr>
          <w:rStyle w:val="CommentReference"/>
          <w:rFonts w:asciiTheme="minorHAnsi" w:eastAsiaTheme="minorHAnsi" w:hAnsiTheme="minorHAnsi" w:cstheme="minorBidi"/>
          <w:lang w:val="en-NZ" w:eastAsia="en-US"/>
        </w:rPr>
        <w:commentReference w:id="531"/>
      </w:r>
      <w:r>
        <w:t>: -9.024 – 26.115), so we interpret this 2-way interaction with caution</w:t>
      </w:r>
      <w:commentRangeEnd w:id="530"/>
      <w:r w:rsidR="004F3FED">
        <w:rPr>
          <w:rStyle w:val="CommentReference"/>
          <w:rFonts w:asciiTheme="minorHAnsi" w:eastAsiaTheme="minorHAnsi" w:hAnsiTheme="minorHAnsi" w:cstheme="minorBidi"/>
          <w:lang w:val="en-NZ" w:eastAsia="en-US"/>
        </w:rPr>
        <w:commentReference w:id="530"/>
      </w:r>
      <w:r>
        <w:t>. When body size was removed from the model, incubation temperature had a significant effect on hiding time and time to activity: individuals reared at hot temperatures spent more time hiding (</w:t>
      </w:r>
      <w:r w:rsidRPr="004041B3">
        <w:t xml:space="preserve">estimate </w:t>
      </w:r>
      <w:r w:rsidRPr="004041B3">
        <w:rPr>
          <w:u w:val="single"/>
        </w:rPr>
        <w:t>+</w:t>
      </w:r>
      <w:r w:rsidRPr="004041B3">
        <w:t xml:space="preserve"> SE = </w:t>
      </w:r>
      <w:r>
        <w:t>486.62</w:t>
      </w:r>
      <w:r w:rsidRPr="004041B3">
        <w:t xml:space="preserve"> </w:t>
      </w:r>
      <w:r w:rsidRPr="004041B3">
        <w:rPr>
          <w:u w:val="single"/>
        </w:rPr>
        <w:t>+</w:t>
      </w:r>
      <w:r w:rsidRPr="004041B3">
        <w:t xml:space="preserve"> </w:t>
      </w:r>
      <w:r>
        <w:t>229.06</w:t>
      </w:r>
      <w:r w:rsidRPr="004041B3">
        <w:t xml:space="preserve">, 95% CI = </w:t>
      </w:r>
      <w:r>
        <w:t>39.17– 940.23, Table S5) and took longer to be active again after a predatory attack (</w:t>
      </w:r>
      <w:r w:rsidRPr="004041B3">
        <w:t xml:space="preserve">estimate </w:t>
      </w:r>
      <w:r w:rsidRPr="004041B3">
        <w:rPr>
          <w:u w:val="single"/>
        </w:rPr>
        <w:t>+</w:t>
      </w:r>
      <w:r w:rsidRPr="004041B3">
        <w:t xml:space="preserve"> SE = </w:t>
      </w:r>
      <w:r>
        <w:t>656.5</w:t>
      </w:r>
      <w:r w:rsidRPr="004041B3">
        <w:t xml:space="preserve"> </w:t>
      </w:r>
      <w:r w:rsidRPr="004041B3">
        <w:rPr>
          <w:u w:val="single"/>
        </w:rPr>
        <w:t>+</w:t>
      </w:r>
      <w:r w:rsidRPr="004041B3">
        <w:t xml:space="preserve"> </w:t>
      </w:r>
      <w:r>
        <w:t>250.09</w:t>
      </w:r>
      <w:r w:rsidRPr="004041B3">
        <w:t xml:space="preserve">, 95% CI = </w:t>
      </w:r>
      <w:r>
        <w:t>173.99–1150.97, Table S5).</w:t>
      </w:r>
      <w:ins w:id="532" w:author="Daniel Noble" w:date="2023-07-28T14:57:00Z">
        <w:r w:rsidR="001A22FE">
          <w:t xml:space="preserve"> This suggested that treatment effects on these behavioural traits are driven by the</w:t>
        </w:r>
      </w:ins>
      <w:ins w:id="533" w:author="Daniel Noble" w:date="2023-07-28T14:58:00Z">
        <w:r w:rsidR="001A22FE">
          <w:t xml:space="preserve"> impacts they have on body size.</w:t>
        </w:r>
      </w:ins>
      <w:r>
        <w:t xml:space="preserve"> A</w:t>
      </w:r>
      <w:r w:rsidRPr="004041B3">
        <w:t>ntipredator response</w:t>
      </w:r>
      <w:ins w:id="534" w:author="Daniel Noble" w:date="2023-07-28T14:58:00Z">
        <w:r w:rsidR="001A22FE">
          <w:t>s</w:t>
        </w:r>
      </w:ins>
      <w:r w:rsidRPr="004041B3">
        <w:t xml:space="preserve"> of </w:t>
      </w:r>
      <w:r w:rsidRPr="00FE061F">
        <w:rPr>
          <w:i/>
          <w:iCs/>
        </w:rPr>
        <w:t xml:space="preserve">L. </w:t>
      </w:r>
      <w:proofErr w:type="spellStart"/>
      <w:r w:rsidRPr="00FE061F">
        <w:rPr>
          <w:i/>
          <w:iCs/>
        </w:rPr>
        <w:t>guichenoti</w:t>
      </w:r>
      <w:proofErr w:type="spellEnd"/>
      <w:r w:rsidRPr="004041B3">
        <w:t xml:space="preserve"> (Table</w:t>
      </w:r>
      <w:r>
        <w:t>s S4-S5</w:t>
      </w:r>
      <w:r w:rsidRPr="004041B3">
        <w:t xml:space="preserve">) </w:t>
      </w:r>
      <w:del w:id="535" w:author="Daniel Noble" w:date="2023-07-28T14:58:00Z">
        <w:r w:rsidDel="001A22FE">
          <w:delText>was</w:delText>
        </w:r>
        <w:r w:rsidRPr="004041B3" w:rsidDel="001A22FE">
          <w:delText xml:space="preserve"> </w:delText>
        </w:r>
      </w:del>
      <w:ins w:id="536" w:author="Daniel Noble" w:date="2023-07-28T14:58:00Z">
        <w:r w:rsidR="001A22FE">
          <w:t>were</w:t>
        </w:r>
        <w:r w:rsidR="001A22FE" w:rsidRPr="004041B3">
          <w:t xml:space="preserve"> </w:t>
        </w:r>
      </w:ins>
      <w:r>
        <w:t xml:space="preserve">not </w:t>
      </w:r>
      <w:r w:rsidRPr="004041B3">
        <w:t>influenced by</w:t>
      </w:r>
      <w:r>
        <w:t xml:space="preserve"> early</w:t>
      </w:r>
      <w:r w:rsidRPr="004041B3">
        <w:t xml:space="preserve"> </w:t>
      </w:r>
      <w:r>
        <w:t>incubation</w:t>
      </w:r>
      <w:r w:rsidRPr="004041B3">
        <w:t xml:space="preserve"> temperature, </w:t>
      </w:r>
      <w:commentRangeStart w:id="537"/>
      <w:r w:rsidRPr="004041B3">
        <w:t xml:space="preserve">maternal investment or </w:t>
      </w:r>
      <w:del w:id="538" w:author="Daniel Noble" w:date="2023-07-28T14:58:00Z">
        <w:r w:rsidRPr="004041B3" w:rsidDel="001A22FE">
          <w:delText>the 2-way</w:delText>
        </w:r>
      </w:del>
      <w:ins w:id="539" w:author="Daniel Noble" w:date="2023-07-28T14:58:00Z">
        <w:r w:rsidR="001A22FE">
          <w:t>their</w:t>
        </w:r>
      </w:ins>
      <w:r w:rsidRPr="004041B3">
        <w:t xml:space="preserve"> interaction </w:t>
      </w:r>
      <w:commentRangeEnd w:id="537"/>
      <w:r w:rsidR="001A22FE">
        <w:rPr>
          <w:rStyle w:val="CommentReference"/>
          <w:rFonts w:asciiTheme="minorHAnsi" w:eastAsiaTheme="minorHAnsi" w:hAnsiTheme="minorHAnsi" w:cstheme="minorBidi"/>
          <w:lang w:val="en-NZ" w:eastAsia="en-US"/>
        </w:rPr>
        <w:commentReference w:id="537"/>
      </w:r>
      <w:r w:rsidRPr="004041B3">
        <w:t xml:space="preserve">between these factors </w:t>
      </w:r>
      <w:r>
        <w:t>neither when and without</w:t>
      </w:r>
      <w:r w:rsidRPr="004041B3">
        <w:t xml:space="preserve"> correcting for body size (Fig3</w:t>
      </w:r>
      <w:proofErr w:type="gramStart"/>
      <w:r>
        <w:t>c,d</w:t>
      </w:r>
      <w:proofErr w:type="gramEnd"/>
      <w:r>
        <w:t>, Table S4</w:t>
      </w:r>
      <w:r w:rsidRPr="004041B3">
        <w:t xml:space="preserve">).  </w:t>
      </w:r>
    </w:p>
    <w:p w14:paraId="5000407D" w14:textId="77777777" w:rsidR="00E7515C" w:rsidRPr="004041B3" w:rsidRDefault="00E7515C" w:rsidP="00E7515C"/>
    <w:p w14:paraId="34B6E1C3" w14:textId="5C4706F5" w:rsidR="00E7515C" w:rsidRDefault="00E7515C" w:rsidP="00E7515C">
      <w:r>
        <w:t xml:space="preserve">In </w:t>
      </w:r>
      <w:r w:rsidRPr="009525E5">
        <w:rPr>
          <w:i/>
          <w:iCs/>
        </w:rPr>
        <w:t>L.</w:t>
      </w:r>
      <w:ins w:id="540" w:author="Daniel Noble" w:date="2023-07-28T15:02:00Z">
        <w:r w:rsidR="00D34BFB">
          <w:rPr>
            <w:i/>
            <w:iCs/>
          </w:rPr>
          <w:t xml:space="preserve"> </w:t>
        </w:r>
      </w:ins>
      <w:proofErr w:type="spellStart"/>
      <w:r w:rsidRPr="009525E5">
        <w:rPr>
          <w:i/>
          <w:iCs/>
        </w:rPr>
        <w:t>delicata</w:t>
      </w:r>
      <w:proofErr w:type="spellEnd"/>
      <w:del w:id="541" w:author="Daniel Noble" w:date="2023-07-28T15:02:00Z">
        <w:r w:rsidDel="00D34BFB">
          <w:delText xml:space="preserve"> in addition</w:delText>
        </w:r>
      </w:del>
      <w:r>
        <w:t>, we found a correlation at the between-individual level between the distance travelled and time to activity</w:t>
      </w:r>
      <w:ins w:id="542" w:author="Daniel Noble" w:date="2023-07-28T15:02:00Z">
        <w:r w:rsidR="00D34BFB">
          <w:t xml:space="preserve">. </w:t>
        </w:r>
      </w:ins>
      <w:del w:id="543" w:author="Daniel Noble" w:date="2023-07-28T15:02:00Z">
        <w:r w:rsidDel="00D34BFB">
          <w:delText>, so that m</w:delText>
        </w:r>
      </w:del>
      <w:ins w:id="544" w:author="Daniel Noble" w:date="2023-07-28T15:02:00Z">
        <w:r w:rsidR="00D34BFB">
          <w:t>M</w:t>
        </w:r>
      </w:ins>
      <w:r>
        <w:t xml:space="preserve">ore active individuals </w:t>
      </w:r>
      <w:del w:id="545" w:author="Daniel Noble" w:date="2023-07-28T15:02:00Z">
        <w:r w:rsidDel="00D34BFB">
          <w:delText>took in general shorter to be</w:delText>
        </w:r>
      </w:del>
      <w:ins w:id="546" w:author="Daniel Noble" w:date="2023-07-28T15:02:00Z">
        <w:r w:rsidR="00D34BFB">
          <w:t>were faster to become</w:t>
        </w:r>
      </w:ins>
      <w:r>
        <w:t xml:space="preserve"> active after a simulated predatory attack (</w:t>
      </w:r>
      <w:r w:rsidRPr="004041B3">
        <w:t xml:space="preserve">estimate </w:t>
      </w:r>
      <w:r w:rsidRPr="004041B3">
        <w:rPr>
          <w:u w:val="single"/>
        </w:rPr>
        <w:t>+</w:t>
      </w:r>
      <w:r w:rsidRPr="004041B3">
        <w:t xml:space="preserve"> SE = </w:t>
      </w:r>
      <w:r>
        <w:t>-0.2</w:t>
      </w:r>
      <w:r w:rsidRPr="004041B3">
        <w:t xml:space="preserve"> </w:t>
      </w:r>
      <w:r w:rsidRPr="004041B3">
        <w:rPr>
          <w:u w:val="single"/>
        </w:rPr>
        <w:t>+</w:t>
      </w:r>
      <w:r w:rsidRPr="004041B3">
        <w:t xml:space="preserve"> </w:t>
      </w:r>
      <w:r>
        <w:t>0.09</w:t>
      </w:r>
      <w:r w:rsidRPr="004041B3">
        <w:t xml:space="preserve">, 95% CI = </w:t>
      </w:r>
      <w:r>
        <w:t>-0.37</w:t>
      </w:r>
      <w:r w:rsidRPr="004041B3">
        <w:t>-</w:t>
      </w:r>
      <w:r>
        <w:t xml:space="preserve"> -0.01). However, we did not find any correlation between running performance and anti-predator behaviour in </w:t>
      </w:r>
      <w:del w:id="547" w:author="Daniel Noble" w:date="2023-07-28T15:03:00Z">
        <w:r w:rsidDel="00D34BFB">
          <w:delText xml:space="preserve">neither </w:delText>
        </w:r>
      </w:del>
      <w:ins w:id="548" w:author="Daniel Noble" w:date="2023-07-28T15:03:00Z">
        <w:r w:rsidR="00D34BFB">
          <w:t xml:space="preserve">either </w:t>
        </w:r>
      </w:ins>
      <w:r>
        <w:t xml:space="preserve">of the two species (Table S4), indicating that individuals who ran slower on average did not also exhibit risk-adverse behaviours.  </w:t>
      </w:r>
    </w:p>
    <w:p w14:paraId="2E2DFA6F" w14:textId="77777777" w:rsidR="00AC07A6" w:rsidRDefault="00AC07A6">
      <w:pPr>
        <w:rPr>
          <w:ins w:id="549" w:author="Daniel Noble" w:date="2023-09-13T13:26:00Z"/>
        </w:rPr>
      </w:pPr>
    </w:p>
    <w:p w14:paraId="5F5B809B" w14:textId="77777777" w:rsidR="00AC07A6" w:rsidRDefault="00AC07A6">
      <w:pPr>
        <w:rPr>
          <w:ins w:id="550" w:author="Daniel Noble" w:date="2023-09-13T13:26:00Z"/>
        </w:rPr>
      </w:pPr>
    </w:p>
    <w:p w14:paraId="150BDB1E" w14:textId="77777777" w:rsidR="00AC07A6" w:rsidRDefault="00AC07A6">
      <w:pPr>
        <w:rPr>
          <w:ins w:id="551" w:author="Daniel Noble" w:date="2023-09-13T13:25:00Z"/>
        </w:rPr>
        <w:sectPr w:rsidR="00AC07A6" w:rsidSect="004254F2">
          <w:pgSz w:w="11900" w:h="16840"/>
          <w:pgMar w:top="1440" w:right="1440" w:bottom="1440" w:left="1440" w:header="708" w:footer="708" w:gutter="0"/>
          <w:cols w:space="708"/>
          <w:docGrid w:linePitch="360"/>
        </w:sectPr>
      </w:pPr>
    </w:p>
    <w:p w14:paraId="206105C7" w14:textId="02181BF4" w:rsidR="00AC07A6" w:rsidRPr="00AC07A6" w:rsidRDefault="00AC07A6" w:rsidP="00AC07A6">
      <w:pPr>
        <w:rPr>
          <w:ins w:id="552" w:author="Daniel Noble" w:date="2023-09-13T13:26:00Z"/>
          <w:i/>
          <w:lang w:val="en-US"/>
        </w:rPr>
      </w:pPr>
      <w:ins w:id="553" w:author="Daniel Noble" w:date="2023-09-13T13:26:00Z">
        <w:r w:rsidRPr="00391875">
          <w:rPr>
            <w:b/>
            <w:iCs/>
            <w:lang w:val="en-US"/>
            <w:rPrChange w:id="554" w:author="Daniel Noble" w:date="2023-09-13T13:31:00Z">
              <w:rPr>
                <w:b/>
                <w:i/>
                <w:lang w:val="en-US"/>
              </w:rPr>
            </w:rPrChange>
          </w:rPr>
          <w:lastRenderedPageBreak/>
          <w:t xml:space="preserve">Table </w:t>
        </w:r>
        <w:bookmarkStart w:id="555" w:name="tbl-tbl2"/>
        <w:r w:rsidRPr="00391875">
          <w:rPr>
            <w:b/>
            <w:iCs/>
            <w:lang w:val="en-US"/>
            <w:rPrChange w:id="556" w:author="Daniel Noble" w:date="2023-09-13T13:31:00Z">
              <w:rPr>
                <w:b/>
                <w:i/>
                <w:lang w:val="en-US"/>
              </w:rPr>
            </w:rPrChange>
          </w:rPr>
          <w:fldChar w:fldCharType="begin"/>
        </w:r>
        <w:r w:rsidRPr="00391875">
          <w:rPr>
            <w:b/>
            <w:iCs/>
            <w:lang w:val="en-US"/>
            <w:rPrChange w:id="557" w:author="Daniel Noble" w:date="2023-09-13T13:31:00Z">
              <w:rPr>
                <w:b/>
                <w:i/>
                <w:lang w:val="en-US"/>
              </w:rPr>
            </w:rPrChange>
          </w:rPr>
          <w:instrText>SEQ tab \* Arabic</w:instrText>
        </w:r>
        <w:r w:rsidRPr="00391875">
          <w:rPr>
            <w:iCs/>
          </w:rPr>
          <w:fldChar w:fldCharType="end"/>
        </w:r>
      </w:ins>
      <w:bookmarkEnd w:id="555"/>
      <w:ins w:id="558" w:author="Daniel Noble" w:date="2023-09-13T13:27:00Z">
        <w:r w:rsidRPr="00391875">
          <w:rPr>
            <w:b/>
            <w:iCs/>
            <w:lang w:val="en-US"/>
            <w:rPrChange w:id="559" w:author="Daniel Noble" w:date="2023-09-13T13:31:00Z">
              <w:rPr>
                <w:b/>
                <w:i/>
                <w:lang w:val="en-US"/>
              </w:rPr>
            </w:rPrChange>
          </w:rPr>
          <w:t>2</w:t>
        </w:r>
        <w:r>
          <w:rPr>
            <w:b/>
            <w:i/>
            <w:lang w:val="en-US"/>
          </w:rPr>
          <w:t xml:space="preserve"> –</w:t>
        </w:r>
      </w:ins>
      <w:ins w:id="560" w:author="Daniel Noble" w:date="2023-09-13T13:26:00Z">
        <w:r w:rsidRPr="00AC07A6">
          <w:rPr>
            <w:b/>
            <w:i/>
            <w:lang w:val="en-US"/>
          </w:rPr>
          <w:t xml:space="preserve"> </w:t>
        </w:r>
        <w:r w:rsidRPr="00AC07A6">
          <w:rPr>
            <w:iCs/>
            <w:lang w:val="en-US"/>
            <w:rPrChange w:id="561" w:author="Daniel Noble" w:date="2023-09-13T13:27:00Z">
              <w:rPr>
                <w:i/>
                <w:lang w:val="en-US"/>
              </w:rPr>
            </w:rPrChange>
          </w:rPr>
          <w:t xml:space="preserve">Posterior means and 95% credible intervals for the interaction between temperature (Temp) and maternal investment (Invest) along with the main effects of temperature and maternal investment on </w:t>
        </w:r>
        <w:proofErr w:type="spellStart"/>
        <w:r w:rsidRPr="00AC07A6">
          <w:rPr>
            <w:iCs/>
            <w:lang w:val="en-US"/>
            <w:rPrChange w:id="562" w:author="Daniel Noble" w:date="2023-09-13T13:27:00Z">
              <w:rPr>
                <w:i/>
                <w:lang w:val="en-US"/>
              </w:rPr>
            </w:rPrChange>
          </w:rPr>
          <w:t>behavioural</w:t>
        </w:r>
        <w:proofErr w:type="spellEnd"/>
        <w:r w:rsidRPr="00AC07A6">
          <w:rPr>
            <w:iCs/>
            <w:lang w:val="en-US"/>
            <w:rPrChange w:id="563" w:author="Daniel Noble" w:date="2023-09-13T13:27:00Z">
              <w:rPr>
                <w:i/>
                <w:lang w:val="en-US"/>
              </w:rPr>
            </w:rPrChange>
          </w:rPr>
          <w:t xml:space="preserve"> and performance traits for </w:t>
        </w:r>
        <w:proofErr w:type="spellStart"/>
        <w:r w:rsidRPr="00AC07A6">
          <w:rPr>
            <w:i/>
            <w:lang w:val="en-US"/>
          </w:rPr>
          <w:t>Lampropholis</w:t>
        </w:r>
        <w:proofErr w:type="spellEnd"/>
        <w:r w:rsidRPr="00AC07A6">
          <w:rPr>
            <w:i/>
            <w:lang w:val="en-US"/>
          </w:rPr>
          <w:t xml:space="preserve"> </w:t>
        </w:r>
        <w:proofErr w:type="spellStart"/>
        <w:r w:rsidRPr="00AC07A6">
          <w:rPr>
            <w:i/>
            <w:lang w:val="en-US"/>
          </w:rPr>
          <w:t>delicata</w:t>
        </w:r>
        <w:proofErr w:type="spellEnd"/>
        <w:r w:rsidRPr="00AC07A6">
          <w:rPr>
            <w:iCs/>
            <w:lang w:val="en-US"/>
            <w:rPrChange w:id="564" w:author="Daniel Noble" w:date="2023-09-13T13:27:00Z">
              <w:rPr>
                <w:i/>
                <w:lang w:val="en-US"/>
              </w:rPr>
            </w:rPrChange>
          </w:rPr>
          <w:t xml:space="preserve"> and </w:t>
        </w:r>
        <w:proofErr w:type="spellStart"/>
        <w:r w:rsidRPr="00AC07A6">
          <w:rPr>
            <w:i/>
            <w:lang w:val="en-US"/>
          </w:rPr>
          <w:t>Lamprpholis</w:t>
        </w:r>
        <w:proofErr w:type="spellEnd"/>
        <w:r w:rsidRPr="00AC07A6">
          <w:rPr>
            <w:i/>
            <w:lang w:val="en-US"/>
          </w:rPr>
          <w:t xml:space="preserve"> </w:t>
        </w:r>
        <w:proofErr w:type="spellStart"/>
        <w:r w:rsidRPr="00AC07A6">
          <w:rPr>
            <w:i/>
            <w:lang w:val="en-US"/>
          </w:rPr>
          <w:t>guichenoti</w:t>
        </w:r>
        <w:proofErr w:type="spellEnd"/>
        <w:r w:rsidRPr="00AC07A6">
          <w:rPr>
            <w:iCs/>
            <w:lang w:val="en-US"/>
            <w:rPrChange w:id="565" w:author="Daniel Noble" w:date="2023-09-13T13:27:00Z">
              <w:rPr>
                <w:i/>
                <w:lang w:val="en-US"/>
              </w:rPr>
            </w:rPrChange>
          </w:rPr>
          <w:t>. Main effects are pooled posterior means over each level of second predictor variable. Estimates are from a Bayesian multivariate (multi-response) model not controlling for SVL.</w:t>
        </w:r>
      </w:ins>
      <w:ins w:id="566" w:author="Daniel Noble" w:date="2023-09-13T13:27:00Z">
        <w:r w:rsidR="007B7544">
          <w:rPr>
            <w:iCs/>
            <w:lang w:val="en-US"/>
          </w:rPr>
          <w:t xml:space="preserve"> See Supplement for model with SVL controlled.</w:t>
        </w:r>
      </w:ins>
      <w:ins w:id="567" w:author="Daniel Noble" w:date="2023-09-13T13:29:00Z">
        <w:r w:rsidR="00886F59">
          <w:rPr>
            <w:iCs/>
            <w:lang w:val="en-US"/>
          </w:rPr>
          <w:t xml:space="preserve"> Bold estimates are </w:t>
        </w:r>
        <w:proofErr w:type="gramStart"/>
        <w:r w:rsidR="00886F59">
          <w:rPr>
            <w:iCs/>
            <w:lang w:val="en-US"/>
          </w:rPr>
          <w:t>significant</w:t>
        </w:r>
        <w:proofErr w:type="gramEnd"/>
        <w:r w:rsidR="00886F59">
          <w:rPr>
            <w:iCs/>
            <w:lang w:val="en-US"/>
          </w:rPr>
          <w:t xml:space="preserve"> and </w:t>
        </w:r>
      </w:ins>
      <w:ins w:id="568" w:author="Daniel Noble" w:date="2023-09-13T13:30:00Z">
        <w:r w:rsidR="00886F59">
          <w:rPr>
            <w:iCs/>
            <w:lang w:val="en-US"/>
          </w:rPr>
          <w:t>italics indicated effects with less than a 10% chance of being observed.</w:t>
        </w:r>
      </w:ins>
    </w:p>
    <w:tbl>
      <w:tblPr>
        <w:tblW w:w="0" w:type="auto"/>
        <w:jc w:val="center"/>
        <w:tblLayout w:type="fixed"/>
        <w:tblLook w:val="0420" w:firstRow="1" w:lastRow="0" w:firstColumn="0" w:lastColumn="0" w:noHBand="0" w:noVBand="1"/>
      </w:tblPr>
      <w:tblGrid>
        <w:gridCol w:w="1658"/>
        <w:gridCol w:w="2758"/>
        <w:gridCol w:w="4091"/>
        <w:gridCol w:w="1279"/>
        <w:gridCol w:w="1463"/>
        <w:gridCol w:w="1389"/>
        <w:gridCol w:w="1120"/>
      </w:tblGrid>
      <w:tr w:rsidR="00AC07A6" w:rsidRPr="00AC07A6" w14:paraId="1EDF35F5" w14:textId="77777777" w:rsidTr="00A17003">
        <w:trPr>
          <w:tblHeader/>
          <w:jc w:val="center"/>
          <w:ins w:id="569" w:author="Daniel Noble" w:date="2023-09-13T13:26:00Z"/>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765FB" w14:textId="77777777" w:rsidR="00AC07A6" w:rsidRPr="00886F59" w:rsidRDefault="00AC07A6" w:rsidP="00AC07A6">
            <w:pPr>
              <w:rPr>
                <w:ins w:id="570" w:author="Daniel Noble" w:date="2023-09-13T13:26:00Z"/>
                <w:b/>
                <w:bCs/>
                <w:lang w:val="en-US"/>
                <w:rPrChange w:id="571" w:author="Daniel Noble" w:date="2023-09-13T13:28:00Z">
                  <w:rPr>
                    <w:ins w:id="572" w:author="Daniel Noble" w:date="2023-09-13T13:26:00Z"/>
                    <w:lang w:val="en-US"/>
                  </w:rPr>
                </w:rPrChange>
              </w:rPr>
            </w:pPr>
            <w:ins w:id="573" w:author="Daniel Noble" w:date="2023-09-13T13:26:00Z">
              <w:r w:rsidRPr="00886F59">
                <w:rPr>
                  <w:b/>
                  <w:bCs/>
                  <w:lang w:val="en-US"/>
                  <w:rPrChange w:id="574" w:author="Daniel Noble" w:date="2023-09-13T13:28:00Z">
                    <w:rPr>
                      <w:lang w:val="en-US"/>
                    </w:rPr>
                  </w:rPrChange>
                </w:rPr>
                <w:t>Species</w:t>
              </w:r>
            </w:ins>
          </w:p>
        </w:tc>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01AFD" w14:textId="77777777" w:rsidR="00AC07A6" w:rsidRPr="00886F59" w:rsidRDefault="00AC07A6" w:rsidP="00AC07A6">
            <w:pPr>
              <w:rPr>
                <w:ins w:id="575" w:author="Daniel Noble" w:date="2023-09-13T13:26:00Z"/>
                <w:b/>
                <w:bCs/>
                <w:lang w:val="en-US"/>
                <w:rPrChange w:id="576" w:author="Daniel Noble" w:date="2023-09-13T13:28:00Z">
                  <w:rPr>
                    <w:ins w:id="577" w:author="Daniel Noble" w:date="2023-09-13T13:26:00Z"/>
                    <w:lang w:val="en-US"/>
                  </w:rPr>
                </w:rPrChange>
              </w:rPr>
            </w:pPr>
            <w:ins w:id="578" w:author="Daniel Noble" w:date="2023-09-13T13:26:00Z">
              <w:r w:rsidRPr="00886F59">
                <w:rPr>
                  <w:b/>
                  <w:bCs/>
                  <w:lang w:val="en-US"/>
                  <w:rPrChange w:id="579" w:author="Daniel Noble" w:date="2023-09-13T13:28:00Z">
                    <w:rPr>
                      <w:lang w:val="en-US"/>
                    </w:rPr>
                  </w:rPrChange>
                </w:rPr>
                <w:t>Trait</w:t>
              </w:r>
            </w:ins>
          </w:p>
        </w:tc>
        <w:tc>
          <w:tcPr>
            <w:tcW w:w="40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98165B" w14:textId="0EBE5FBC" w:rsidR="00AC07A6" w:rsidRPr="00886F59" w:rsidRDefault="00AC07A6" w:rsidP="00AC07A6">
            <w:pPr>
              <w:rPr>
                <w:ins w:id="580" w:author="Daniel Noble" w:date="2023-09-13T13:26:00Z"/>
                <w:b/>
                <w:bCs/>
                <w:lang w:val="en-US"/>
                <w:rPrChange w:id="581" w:author="Daniel Noble" w:date="2023-09-13T13:28:00Z">
                  <w:rPr>
                    <w:ins w:id="582" w:author="Daniel Noble" w:date="2023-09-13T13:26:00Z"/>
                    <w:lang w:val="en-US"/>
                  </w:rPr>
                </w:rPrChange>
              </w:rPr>
            </w:pPr>
            <w:ins w:id="583" w:author="Daniel Noble" w:date="2023-09-13T13:27:00Z">
              <w:r w:rsidRPr="00886F59">
                <w:rPr>
                  <w:b/>
                  <w:bCs/>
                  <w:lang w:val="en-US"/>
                  <w:rPrChange w:id="584" w:author="Daniel Noble" w:date="2023-09-13T13:28:00Z">
                    <w:rPr>
                      <w:lang w:val="en-US"/>
                    </w:rPr>
                  </w:rPrChange>
                </w:rPr>
                <w:t>Term</w:t>
              </w:r>
            </w:ins>
          </w:p>
        </w:tc>
        <w:tc>
          <w:tcPr>
            <w:tcW w:w="12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E6E9C" w14:textId="77777777" w:rsidR="00AC07A6" w:rsidRPr="00886F59" w:rsidRDefault="00AC07A6" w:rsidP="00AC07A6">
            <w:pPr>
              <w:rPr>
                <w:ins w:id="585" w:author="Daniel Noble" w:date="2023-09-13T13:26:00Z"/>
                <w:b/>
                <w:bCs/>
                <w:lang w:val="en-US"/>
                <w:rPrChange w:id="586" w:author="Daniel Noble" w:date="2023-09-13T13:28:00Z">
                  <w:rPr>
                    <w:ins w:id="587" w:author="Daniel Noble" w:date="2023-09-13T13:26:00Z"/>
                    <w:lang w:val="en-US"/>
                  </w:rPr>
                </w:rPrChange>
              </w:rPr>
            </w:pPr>
            <w:ins w:id="588" w:author="Daniel Noble" w:date="2023-09-13T13:26:00Z">
              <w:r w:rsidRPr="00886F59">
                <w:rPr>
                  <w:b/>
                  <w:bCs/>
                  <w:lang w:val="en-US"/>
                  <w:rPrChange w:id="589" w:author="Daniel Noble" w:date="2023-09-13T13:28:00Z">
                    <w:rPr>
                      <w:lang w:val="en-US"/>
                    </w:rPr>
                  </w:rPrChange>
                </w:rPr>
                <w:t>Estimate</w:t>
              </w:r>
            </w:ins>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6306F" w14:textId="77777777" w:rsidR="00AC07A6" w:rsidRPr="00886F59" w:rsidRDefault="00AC07A6" w:rsidP="00AC07A6">
            <w:pPr>
              <w:rPr>
                <w:ins w:id="590" w:author="Daniel Noble" w:date="2023-09-13T13:26:00Z"/>
                <w:b/>
                <w:bCs/>
                <w:lang w:val="en-US"/>
                <w:rPrChange w:id="591" w:author="Daniel Noble" w:date="2023-09-13T13:28:00Z">
                  <w:rPr>
                    <w:ins w:id="592" w:author="Daniel Noble" w:date="2023-09-13T13:26:00Z"/>
                    <w:lang w:val="en-US"/>
                  </w:rPr>
                </w:rPrChange>
              </w:rPr>
            </w:pPr>
            <w:ins w:id="593" w:author="Daniel Noble" w:date="2023-09-13T13:26:00Z">
              <w:r w:rsidRPr="00886F59">
                <w:rPr>
                  <w:b/>
                  <w:bCs/>
                  <w:lang w:val="en-US"/>
                  <w:rPrChange w:id="594" w:author="Daniel Noble" w:date="2023-09-13T13:28:00Z">
                    <w:rPr>
                      <w:lang w:val="en-US"/>
                    </w:rPr>
                  </w:rPrChange>
                </w:rPr>
                <w:t>Q2.5</w:t>
              </w:r>
            </w:ins>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7D0364" w14:textId="77777777" w:rsidR="00AC07A6" w:rsidRPr="00886F59" w:rsidRDefault="00AC07A6" w:rsidP="00AC07A6">
            <w:pPr>
              <w:rPr>
                <w:ins w:id="595" w:author="Daniel Noble" w:date="2023-09-13T13:26:00Z"/>
                <w:b/>
                <w:bCs/>
                <w:lang w:val="en-US"/>
                <w:rPrChange w:id="596" w:author="Daniel Noble" w:date="2023-09-13T13:28:00Z">
                  <w:rPr>
                    <w:ins w:id="597" w:author="Daniel Noble" w:date="2023-09-13T13:26:00Z"/>
                    <w:lang w:val="en-US"/>
                  </w:rPr>
                </w:rPrChange>
              </w:rPr>
            </w:pPr>
            <w:ins w:id="598" w:author="Daniel Noble" w:date="2023-09-13T13:26:00Z">
              <w:r w:rsidRPr="00886F59">
                <w:rPr>
                  <w:b/>
                  <w:bCs/>
                  <w:lang w:val="en-US"/>
                  <w:rPrChange w:id="599" w:author="Daniel Noble" w:date="2023-09-13T13:28:00Z">
                    <w:rPr>
                      <w:lang w:val="en-US"/>
                    </w:rPr>
                  </w:rPrChange>
                </w:rPr>
                <w:t>Q97.5</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F0D8" w14:textId="423D5057" w:rsidR="00AC07A6" w:rsidRPr="00886F59" w:rsidRDefault="00AC07A6" w:rsidP="00AC07A6">
            <w:pPr>
              <w:rPr>
                <w:ins w:id="600" w:author="Daniel Noble" w:date="2023-09-13T13:26:00Z"/>
                <w:b/>
                <w:bCs/>
                <w:lang w:val="en-US"/>
                <w:rPrChange w:id="601" w:author="Daniel Noble" w:date="2023-09-13T13:28:00Z">
                  <w:rPr>
                    <w:ins w:id="602" w:author="Daniel Noble" w:date="2023-09-13T13:26:00Z"/>
                    <w:lang w:val="en-US"/>
                  </w:rPr>
                </w:rPrChange>
              </w:rPr>
            </w:pPr>
            <w:proofErr w:type="spellStart"/>
            <w:ins w:id="603" w:author="Daniel Noble" w:date="2023-09-13T13:26:00Z">
              <w:r w:rsidRPr="00886F59">
                <w:rPr>
                  <w:b/>
                  <w:bCs/>
                  <w:lang w:val="en-US"/>
                  <w:rPrChange w:id="604" w:author="Daniel Noble" w:date="2023-09-13T13:28:00Z">
                    <w:rPr>
                      <w:lang w:val="en-US"/>
                    </w:rPr>
                  </w:rPrChange>
                </w:rPr>
                <w:t>p</w:t>
              </w:r>
            </w:ins>
            <w:ins w:id="605" w:author="Daniel Noble" w:date="2023-09-13T13:27:00Z">
              <w:r w:rsidRPr="00886F59">
                <w:rPr>
                  <w:b/>
                  <w:bCs/>
                  <w:lang w:val="en-US"/>
                  <w:rPrChange w:id="606" w:author="Daniel Noble" w:date="2023-09-13T13:28:00Z">
                    <w:rPr>
                      <w:lang w:val="en-US"/>
                    </w:rPr>
                  </w:rPrChange>
                </w:rPr>
                <w:t>MCMC</w:t>
              </w:r>
            </w:ins>
            <w:proofErr w:type="spellEnd"/>
          </w:p>
        </w:tc>
      </w:tr>
      <w:tr w:rsidR="00AC07A6" w:rsidRPr="00AC07A6" w14:paraId="6FD67AC3" w14:textId="77777777" w:rsidTr="00A17003">
        <w:trPr>
          <w:jc w:val="center"/>
          <w:ins w:id="607" w:author="Daniel Noble" w:date="2023-09-13T13:26:00Z"/>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5C746" w14:textId="77777777" w:rsidR="00AC07A6" w:rsidRPr="00AC07A6" w:rsidRDefault="00AC07A6" w:rsidP="00AC07A6">
            <w:pPr>
              <w:rPr>
                <w:ins w:id="608" w:author="Daniel Noble" w:date="2023-09-13T13:26:00Z"/>
                <w:i/>
                <w:iCs/>
                <w:lang w:val="en-US"/>
                <w:rPrChange w:id="609" w:author="Daniel Noble" w:date="2023-09-13T13:27:00Z">
                  <w:rPr>
                    <w:ins w:id="610" w:author="Daniel Noble" w:date="2023-09-13T13:26:00Z"/>
                    <w:lang w:val="en-US"/>
                  </w:rPr>
                </w:rPrChange>
              </w:rPr>
            </w:pPr>
            <w:ins w:id="611" w:author="Daniel Noble" w:date="2023-09-13T13:26:00Z">
              <w:r w:rsidRPr="00AC07A6">
                <w:rPr>
                  <w:i/>
                  <w:iCs/>
                  <w:lang w:val="en-US"/>
                  <w:rPrChange w:id="612" w:author="Daniel Noble" w:date="2023-09-13T13:27:00Z">
                    <w:rPr>
                      <w:lang w:val="en-US"/>
                    </w:rPr>
                  </w:rPrChange>
                </w:rPr>
                <w:t xml:space="preserve">L. </w:t>
              </w:r>
              <w:proofErr w:type="spellStart"/>
              <w:r w:rsidRPr="00AC07A6">
                <w:rPr>
                  <w:i/>
                  <w:iCs/>
                  <w:lang w:val="en-US"/>
                  <w:rPrChange w:id="613" w:author="Daniel Noble" w:date="2023-09-13T13:27:00Z">
                    <w:rPr>
                      <w:lang w:val="en-US"/>
                    </w:rPr>
                  </w:rPrChange>
                </w:rPr>
                <w:t>delicata</w:t>
              </w:r>
              <w:proofErr w:type="spellEnd"/>
            </w:ins>
          </w:p>
        </w:tc>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ACF60" w14:textId="77777777" w:rsidR="00AC07A6" w:rsidRPr="00AC07A6" w:rsidRDefault="00AC07A6" w:rsidP="00AC07A6">
            <w:pPr>
              <w:rPr>
                <w:ins w:id="614" w:author="Daniel Noble" w:date="2023-09-13T13:26:00Z"/>
                <w:lang w:val="en-US"/>
              </w:rPr>
            </w:pPr>
            <w:ins w:id="615" w:author="Daniel Noble" w:date="2023-09-13T13:26:00Z">
              <w:r w:rsidRPr="00AC07A6">
                <w:rPr>
                  <w:lang w:val="en-US"/>
                </w:rPr>
                <w:t>log Emergence Time (s)</w:t>
              </w:r>
            </w:ins>
          </w:p>
        </w:tc>
        <w:tc>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274F5" w14:textId="77777777" w:rsidR="00AC07A6" w:rsidRPr="00886F59" w:rsidRDefault="00AC07A6" w:rsidP="00AC07A6">
            <w:pPr>
              <w:rPr>
                <w:ins w:id="616" w:author="Daniel Noble" w:date="2023-09-13T13:26:00Z"/>
                <w:i/>
                <w:iCs/>
                <w:lang w:val="en-US"/>
                <w:rPrChange w:id="617" w:author="Daniel Noble" w:date="2023-09-13T13:29:00Z">
                  <w:rPr>
                    <w:ins w:id="618" w:author="Daniel Noble" w:date="2023-09-13T13:26:00Z"/>
                    <w:lang w:val="en-US"/>
                  </w:rPr>
                </w:rPrChange>
              </w:rPr>
            </w:pPr>
            <w:ins w:id="619" w:author="Daniel Noble" w:date="2023-09-13T13:26:00Z">
              <w:r w:rsidRPr="00886F59">
                <w:rPr>
                  <w:i/>
                  <w:iCs/>
                  <w:lang w:val="en-US"/>
                  <w:rPrChange w:id="620" w:author="Daniel Noble" w:date="2023-09-13T13:29:00Z">
                    <w:rPr>
                      <w:lang w:val="en-US"/>
                    </w:rPr>
                  </w:rPrChange>
                </w:rPr>
                <w:t>Interaction [(C23 - A23) - (C28 - A28)]</w:t>
              </w:r>
            </w:ins>
          </w:p>
        </w:tc>
        <w:tc>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DC819" w14:textId="77777777" w:rsidR="00AC07A6" w:rsidRPr="00886F59" w:rsidRDefault="00AC07A6" w:rsidP="00886F59">
            <w:pPr>
              <w:jc w:val="center"/>
              <w:rPr>
                <w:ins w:id="621" w:author="Daniel Noble" w:date="2023-09-13T13:26:00Z"/>
                <w:i/>
                <w:iCs/>
                <w:lang w:val="en-US"/>
                <w:rPrChange w:id="622" w:author="Daniel Noble" w:date="2023-09-13T13:29:00Z">
                  <w:rPr>
                    <w:ins w:id="623" w:author="Daniel Noble" w:date="2023-09-13T13:26:00Z"/>
                    <w:lang w:val="en-US"/>
                  </w:rPr>
                </w:rPrChange>
              </w:rPr>
              <w:pPrChange w:id="624" w:author="Daniel Noble" w:date="2023-09-13T13:29:00Z">
                <w:pPr/>
              </w:pPrChange>
            </w:pPr>
            <w:ins w:id="625" w:author="Daniel Noble" w:date="2023-09-13T13:26:00Z">
              <w:r w:rsidRPr="00886F59">
                <w:rPr>
                  <w:i/>
                  <w:iCs/>
                  <w:lang w:val="en-US"/>
                  <w:rPrChange w:id="626" w:author="Daniel Noble" w:date="2023-09-13T13:29:00Z">
                    <w:rPr>
                      <w:lang w:val="en-US"/>
                    </w:rPr>
                  </w:rPrChange>
                </w:rPr>
                <w:t>-873.199</w:t>
              </w:r>
            </w:ins>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52E7" w14:textId="77777777" w:rsidR="00AC07A6" w:rsidRPr="00886F59" w:rsidRDefault="00AC07A6" w:rsidP="00886F59">
            <w:pPr>
              <w:jc w:val="center"/>
              <w:rPr>
                <w:ins w:id="627" w:author="Daniel Noble" w:date="2023-09-13T13:26:00Z"/>
                <w:i/>
                <w:iCs/>
                <w:lang w:val="en-US"/>
                <w:rPrChange w:id="628" w:author="Daniel Noble" w:date="2023-09-13T13:29:00Z">
                  <w:rPr>
                    <w:ins w:id="629" w:author="Daniel Noble" w:date="2023-09-13T13:26:00Z"/>
                    <w:lang w:val="en-US"/>
                  </w:rPr>
                </w:rPrChange>
              </w:rPr>
              <w:pPrChange w:id="630" w:author="Daniel Noble" w:date="2023-09-13T13:29:00Z">
                <w:pPr/>
              </w:pPrChange>
            </w:pPr>
            <w:ins w:id="631" w:author="Daniel Noble" w:date="2023-09-13T13:26:00Z">
              <w:r w:rsidRPr="00886F59">
                <w:rPr>
                  <w:i/>
                  <w:iCs/>
                  <w:lang w:val="en-US"/>
                  <w:rPrChange w:id="632" w:author="Daniel Noble" w:date="2023-09-13T13:29:00Z">
                    <w:rPr>
                      <w:lang w:val="en-US"/>
                    </w:rPr>
                  </w:rPrChange>
                </w:rPr>
                <w:t>-1,862.572</w:t>
              </w:r>
            </w:ins>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35071" w14:textId="77777777" w:rsidR="00AC07A6" w:rsidRPr="00886F59" w:rsidRDefault="00AC07A6" w:rsidP="00886F59">
            <w:pPr>
              <w:jc w:val="center"/>
              <w:rPr>
                <w:ins w:id="633" w:author="Daniel Noble" w:date="2023-09-13T13:26:00Z"/>
                <w:i/>
                <w:iCs/>
                <w:lang w:val="en-US"/>
                <w:rPrChange w:id="634" w:author="Daniel Noble" w:date="2023-09-13T13:29:00Z">
                  <w:rPr>
                    <w:ins w:id="635" w:author="Daniel Noble" w:date="2023-09-13T13:26:00Z"/>
                    <w:lang w:val="en-US"/>
                  </w:rPr>
                </w:rPrChange>
              </w:rPr>
              <w:pPrChange w:id="636" w:author="Daniel Noble" w:date="2023-09-13T13:29:00Z">
                <w:pPr/>
              </w:pPrChange>
            </w:pPr>
            <w:ins w:id="637" w:author="Daniel Noble" w:date="2023-09-13T13:26:00Z">
              <w:r w:rsidRPr="00886F59">
                <w:rPr>
                  <w:i/>
                  <w:iCs/>
                  <w:lang w:val="en-US"/>
                  <w:rPrChange w:id="638" w:author="Daniel Noble" w:date="2023-09-13T13:29:00Z">
                    <w:rPr>
                      <w:lang w:val="en-US"/>
                    </w:rPr>
                  </w:rPrChange>
                </w:rPr>
                <w:t>85.763</w:t>
              </w:r>
            </w:ins>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1E7CE" w14:textId="77777777" w:rsidR="00AC07A6" w:rsidRPr="00886F59" w:rsidRDefault="00AC07A6" w:rsidP="00886F59">
            <w:pPr>
              <w:jc w:val="center"/>
              <w:rPr>
                <w:ins w:id="639" w:author="Daniel Noble" w:date="2023-09-13T13:26:00Z"/>
                <w:i/>
                <w:iCs/>
                <w:lang w:val="en-US"/>
                <w:rPrChange w:id="640" w:author="Daniel Noble" w:date="2023-09-13T13:29:00Z">
                  <w:rPr>
                    <w:ins w:id="641" w:author="Daniel Noble" w:date="2023-09-13T13:26:00Z"/>
                    <w:lang w:val="en-US"/>
                  </w:rPr>
                </w:rPrChange>
              </w:rPr>
              <w:pPrChange w:id="642" w:author="Daniel Noble" w:date="2023-09-13T13:29:00Z">
                <w:pPr/>
              </w:pPrChange>
            </w:pPr>
            <w:ins w:id="643" w:author="Daniel Noble" w:date="2023-09-13T13:26:00Z">
              <w:r w:rsidRPr="00886F59">
                <w:rPr>
                  <w:i/>
                  <w:iCs/>
                  <w:lang w:val="en-US"/>
                  <w:rPrChange w:id="644" w:author="Daniel Noble" w:date="2023-09-13T13:29:00Z">
                    <w:rPr>
                      <w:lang w:val="en-US"/>
                    </w:rPr>
                  </w:rPrChange>
                </w:rPr>
                <w:t>0.074</w:t>
              </w:r>
            </w:ins>
          </w:p>
        </w:tc>
      </w:tr>
      <w:tr w:rsidR="00AC07A6" w:rsidRPr="00AC07A6" w14:paraId="42248E9C" w14:textId="77777777" w:rsidTr="00A17003">
        <w:trPr>
          <w:jc w:val="center"/>
          <w:ins w:id="645"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07C22" w14:textId="77777777" w:rsidR="00AC07A6" w:rsidRPr="00AC07A6" w:rsidRDefault="00AC07A6" w:rsidP="00AC07A6">
            <w:pPr>
              <w:rPr>
                <w:ins w:id="64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6F067" w14:textId="77777777" w:rsidR="00AC07A6" w:rsidRPr="00AC07A6" w:rsidRDefault="00AC07A6" w:rsidP="00AC07A6">
            <w:pPr>
              <w:rPr>
                <w:ins w:id="64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18745" w14:textId="77777777" w:rsidR="00AC07A6" w:rsidRPr="00AC07A6" w:rsidRDefault="00AC07A6" w:rsidP="00AC07A6">
            <w:pPr>
              <w:rPr>
                <w:ins w:id="648" w:author="Daniel Noble" w:date="2023-09-13T13:26:00Z"/>
                <w:lang w:val="en-US"/>
              </w:rPr>
            </w:pPr>
            <w:ins w:id="649"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F3277" w14:textId="77777777" w:rsidR="00AC07A6" w:rsidRPr="00AC07A6" w:rsidRDefault="00AC07A6" w:rsidP="00886F59">
            <w:pPr>
              <w:jc w:val="center"/>
              <w:rPr>
                <w:ins w:id="650" w:author="Daniel Noble" w:date="2023-09-13T13:26:00Z"/>
                <w:lang w:val="en-US"/>
              </w:rPr>
              <w:pPrChange w:id="651" w:author="Daniel Noble" w:date="2023-09-13T13:29:00Z">
                <w:pPr/>
              </w:pPrChange>
            </w:pPr>
            <w:ins w:id="652" w:author="Daniel Noble" w:date="2023-09-13T13:26:00Z">
              <w:r w:rsidRPr="00AC07A6">
                <w:rPr>
                  <w:lang w:val="en-US"/>
                </w:rPr>
                <w:t>-672.019</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FD53F" w14:textId="77777777" w:rsidR="00AC07A6" w:rsidRPr="00AC07A6" w:rsidRDefault="00AC07A6" w:rsidP="00886F59">
            <w:pPr>
              <w:jc w:val="center"/>
              <w:rPr>
                <w:ins w:id="653" w:author="Daniel Noble" w:date="2023-09-13T13:26:00Z"/>
                <w:lang w:val="en-US"/>
              </w:rPr>
              <w:pPrChange w:id="654" w:author="Daniel Noble" w:date="2023-09-13T13:29:00Z">
                <w:pPr/>
              </w:pPrChange>
            </w:pPr>
            <w:ins w:id="655" w:author="Daniel Noble" w:date="2023-09-13T13:26:00Z">
              <w:r w:rsidRPr="00AC07A6">
                <w:rPr>
                  <w:lang w:val="en-US"/>
                </w:rPr>
                <w:t>-1,697.909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4BFCE" w14:textId="77777777" w:rsidR="00AC07A6" w:rsidRPr="00AC07A6" w:rsidRDefault="00AC07A6" w:rsidP="00886F59">
            <w:pPr>
              <w:jc w:val="center"/>
              <w:rPr>
                <w:ins w:id="656" w:author="Daniel Noble" w:date="2023-09-13T13:26:00Z"/>
                <w:lang w:val="en-US"/>
              </w:rPr>
              <w:pPrChange w:id="657" w:author="Daniel Noble" w:date="2023-09-13T13:29:00Z">
                <w:pPr/>
              </w:pPrChange>
            </w:pPr>
            <w:ins w:id="658" w:author="Daniel Noble" w:date="2023-09-13T13:26:00Z">
              <w:r w:rsidRPr="00AC07A6">
                <w:rPr>
                  <w:lang w:val="en-US"/>
                </w:rPr>
                <w:t>319.779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F2D95" w14:textId="77777777" w:rsidR="00AC07A6" w:rsidRPr="00AC07A6" w:rsidRDefault="00AC07A6" w:rsidP="00886F59">
            <w:pPr>
              <w:jc w:val="center"/>
              <w:rPr>
                <w:ins w:id="659" w:author="Daniel Noble" w:date="2023-09-13T13:26:00Z"/>
                <w:lang w:val="en-US"/>
              </w:rPr>
              <w:pPrChange w:id="660" w:author="Daniel Noble" w:date="2023-09-13T13:29:00Z">
                <w:pPr/>
              </w:pPrChange>
            </w:pPr>
            <w:ins w:id="661" w:author="Daniel Noble" w:date="2023-09-13T13:26:00Z">
              <w:r w:rsidRPr="00AC07A6">
                <w:rPr>
                  <w:lang w:val="en-US"/>
                </w:rPr>
                <w:t>0.239</w:t>
              </w:r>
            </w:ins>
          </w:p>
        </w:tc>
      </w:tr>
      <w:tr w:rsidR="00AC07A6" w:rsidRPr="00AC07A6" w14:paraId="022355A5" w14:textId="77777777" w:rsidTr="00A17003">
        <w:trPr>
          <w:jc w:val="center"/>
          <w:ins w:id="662"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FDC94" w14:textId="77777777" w:rsidR="00AC07A6" w:rsidRPr="00AC07A6" w:rsidRDefault="00AC07A6" w:rsidP="00AC07A6">
            <w:pPr>
              <w:rPr>
                <w:ins w:id="66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DCE71" w14:textId="77777777" w:rsidR="00AC07A6" w:rsidRPr="00AC07A6" w:rsidRDefault="00AC07A6" w:rsidP="00AC07A6">
            <w:pPr>
              <w:rPr>
                <w:ins w:id="664"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59320" w14:textId="77777777" w:rsidR="00AC07A6" w:rsidRPr="00AC07A6" w:rsidRDefault="00AC07A6" w:rsidP="00AC07A6">
            <w:pPr>
              <w:rPr>
                <w:ins w:id="665" w:author="Daniel Noble" w:date="2023-09-13T13:26:00Z"/>
                <w:lang w:val="en-US"/>
              </w:rPr>
            </w:pPr>
            <w:ins w:id="666"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A16CF" w14:textId="77777777" w:rsidR="00AC07A6" w:rsidRPr="00AC07A6" w:rsidRDefault="00AC07A6" w:rsidP="00886F59">
            <w:pPr>
              <w:jc w:val="center"/>
              <w:rPr>
                <w:ins w:id="667" w:author="Daniel Noble" w:date="2023-09-13T13:26:00Z"/>
                <w:lang w:val="en-US"/>
              </w:rPr>
              <w:pPrChange w:id="668" w:author="Daniel Noble" w:date="2023-09-13T13:29:00Z">
                <w:pPr/>
              </w:pPrChange>
            </w:pPr>
            <w:ins w:id="669" w:author="Daniel Noble" w:date="2023-09-13T13:26:00Z">
              <w:r w:rsidRPr="00AC07A6">
                <w:rPr>
                  <w:lang w:val="en-US"/>
                </w:rPr>
                <w:t>240.400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B10D" w14:textId="77777777" w:rsidR="00AC07A6" w:rsidRPr="00AC07A6" w:rsidRDefault="00AC07A6" w:rsidP="00886F59">
            <w:pPr>
              <w:jc w:val="center"/>
              <w:rPr>
                <w:ins w:id="670" w:author="Daniel Noble" w:date="2023-09-13T13:26:00Z"/>
                <w:lang w:val="en-US"/>
              </w:rPr>
              <w:pPrChange w:id="671" w:author="Daniel Noble" w:date="2023-09-13T13:29:00Z">
                <w:pPr/>
              </w:pPrChange>
            </w:pPr>
            <w:ins w:id="672" w:author="Daniel Noble" w:date="2023-09-13T13:26:00Z">
              <w:r w:rsidRPr="00AC07A6">
                <w:rPr>
                  <w:lang w:val="en-US"/>
                </w:rPr>
                <w:t>-823.755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A4639" w14:textId="77777777" w:rsidR="00AC07A6" w:rsidRPr="00AC07A6" w:rsidRDefault="00AC07A6" w:rsidP="00886F59">
            <w:pPr>
              <w:jc w:val="center"/>
              <w:rPr>
                <w:ins w:id="673" w:author="Daniel Noble" w:date="2023-09-13T13:26:00Z"/>
                <w:lang w:val="en-US"/>
              </w:rPr>
              <w:pPrChange w:id="674" w:author="Daniel Noble" w:date="2023-09-13T13:29:00Z">
                <w:pPr/>
              </w:pPrChange>
            </w:pPr>
            <w:ins w:id="675" w:author="Daniel Noble" w:date="2023-09-13T13:26:00Z">
              <w:r w:rsidRPr="00AC07A6">
                <w:rPr>
                  <w:lang w:val="en-US"/>
                </w:rPr>
                <w:t>1,223.509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4ADFC" w14:textId="77777777" w:rsidR="00AC07A6" w:rsidRPr="00AC07A6" w:rsidRDefault="00AC07A6" w:rsidP="00886F59">
            <w:pPr>
              <w:jc w:val="center"/>
              <w:rPr>
                <w:ins w:id="676" w:author="Daniel Noble" w:date="2023-09-13T13:26:00Z"/>
                <w:lang w:val="en-US"/>
              </w:rPr>
              <w:pPrChange w:id="677" w:author="Daniel Noble" w:date="2023-09-13T13:29:00Z">
                <w:pPr/>
              </w:pPrChange>
            </w:pPr>
            <w:ins w:id="678" w:author="Daniel Noble" w:date="2023-09-13T13:26:00Z">
              <w:r w:rsidRPr="00AC07A6">
                <w:rPr>
                  <w:lang w:val="en-US"/>
                </w:rPr>
                <w:t>0.717</w:t>
              </w:r>
            </w:ins>
          </w:p>
        </w:tc>
      </w:tr>
      <w:tr w:rsidR="00AC07A6" w:rsidRPr="00AC07A6" w14:paraId="13B4B751" w14:textId="77777777" w:rsidTr="00A17003">
        <w:trPr>
          <w:jc w:val="center"/>
          <w:ins w:id="679"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95E28" w14:textId="77777777" w:rsidR="00AC07A6" w:rsidRPr="00AC07A6" w:rsidRDefault="00AC07A6" w:rsidP="00AC07A6">
            <w:pPr>
              <w:rPr>
                <w:ins w:id="68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D563" w14:textId="77777777" w:rsidR="00AC07A6" w:rsidRPr="00AC07A6" w:rsidRDefault="00AC07A6" w:rsidP="00AC07A6">
            <w:pPr>
              <w:rPr>
                <w:ins w:id="681" w:author="Daniel Noble" w:date="2023-09-13T13:26:00Z"/>
                <w:lang w:val="en-US"/>
              </w:rPr>
            </w:pPr>
            <w:ins w:id="682" w:author="Daniel Noble" w:date="2023-09-13T13:26:00Z">
              <w:r w:rsidRPr="00AC07A6">
                <w:rPr>
                  <w:lang w:val="en-US"/>
                </w:rPr>
                <w:t>log 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011EE" w14:textId="77777777" w:rsidR="00AC07A6" w:rsidRPr="00AC07A6" w:rsidRDefault="00AC07A6" w:rsidP="00AC07A6">
            <w:pPr>
              <w:rPr>
                <w:ins w:id="683" w:author="Daniel Noble" w:date="2023-09-13T13:26:00Z"/>
                <w:lang w:val="en-US"/>
              </w:rPr>
            </w:pPr>
            <w:ins w:id="684"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C9E92" w14:textId="77777777" w:rsidR="00AC07A6" w:rsidRPr="00AC07A6" w:rsidRDefault="00AC07A6" w:rsidP="00886F59">
            <w:pPr>
              <w:jc w:val="center"/>
              <w:rPr>
                <w:ins w:id="685" w:author="Daniel Noble" w:date="2023-09-13T13:26:00Z"/>
                <w:lang w:val="en-US"/>
              </w:rPr>
              <w:pPrChange w:id="686" w:author="Daniel Noble" w:date="2023-09-13T13:29:00Z">
                <w:pPr/>
              </w:pPrChange>
            </w:pPr>
            <w:ins w:id="687" w:author="Daniel Noble" w:date="2023-09-13T13:26:00Z">
              <w:r w:rsidRPr="00AC07A6">
                <w:rPr>
                  <w:lang w:val="en-US"/>
                </w:rPr>
                <w:t>-720.770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C08FA" w14:textId="77777777" w:rsidR="00AC07A6" w:rsidRPr="00AC07A6" w:rsidRDefault="00AC07A6" w:rsidP="00886F59">
            <w:pPr>
              <w:jc w:val="center"/>
              <w:rPr>
                <w:ins w:id="688" w:author="Daniel Noble" w:date="2023-09-13T13:26:00Z"/>
                <w:lang w:val="en-US"/>
              </w:rPr>
              <w:pPrChange w:id="689" w:author="Daniel Noble" w:date="2023-09-13T13:29:00Z">
                <w:pPr/>
              </w:pPrChange>
            </w:pPr>
            <w:ins w:id="690" w:author="Daniel Noble" w:date="2023-09-13T13:26:00Z">
              <w:r w:rsidRPr="00AC07A6">
                <w:rPr>
                  <w:lang w:val="en-US"/>
                </w:rPr>
                <w:t>-1,617.964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132AA" w14:textId="77777777" w:rsidR="00AC07A6" w:rsidRPr="00AC07A6" w:rsidRDefault="00AC07A6" w:rsidP="00886F59">
            <w:pPr>
              <w:jc w:val="center"/>
              <w:rPr>
                <w:ins w:id="691" w:author="Daniel Noble" w:date="2023-09-13T13:26:00Z"/>
                <w:lang w:val="en-US"/>
              </w:rPr>
              <w:pPrChange w:id="692" w:author="Daniel Noble" w:date="2023-09-13T13:29:00Z">
                <w:pPr/>
              </w:pPrChange>
            </w:pPr>
            <w:ins w:id="693" w:author="Daniel Noble" w:date="2023-09-13T13:26:00Z">
              <w:r w:rsidRPr="00AC07A6">
                <w:rPr>
                  <w:lang w:val="en-US"/>
                </w:rPr>
                <w:t>180.714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8769" w14:textId="77777777" w:rsidR="00AC07A6" w:rsidRPr="00AC07A6" w:rsidRDefault="00AC07A6" w:rsidP="00886F59">
            <w:pPr>
              <w:jc w:val="center"/>
              <w:rPr>
                <w:ins w:id="694" w:author="Daniel Noble" w:date="2023-09-13T13:26:00Z"/>
                <w:lang w:val="en-US"/>
              </w:rPr>
              <w:pPrChange w:id="695" w:author="Daniel Noble" w:date="2023-09-13T13:29:00Z">
                <w:pPr/>
              </w:pPrChange>
            </w:pPr>
            <w:ins w:id="696" w:author="Daniel Noble" w:date="2023-09-13T13:26:00Z">
              <w:r w:rsidRPr="00AC07A6">
                <w:rPr>
                  <w:lang w:val="en-US"/>
                </w:rPr>
                <w:t>0.111</w:t>
              </w:r>
            </w:ins>
          </w:p>
        </w:tc>
      </w:tr>
      <w:tr w:rsidR="00AC07A6" w:rsidRPr="00AC07A6" w14:paraId="123B0289" w14:textId="77777777" w:rsidTr="00A17003">
        <w:trPr>
          <w:jc w:val="center"/>
          <w:ins w:id="697"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94EAF" w14:textId="77777777" w:rsidR="00AC07A6" w:rsidRPr="00AC07A6" w:rsidRDefault="00AC07A6" w:rsidP="00AC07A6">
            <w:pPr>
              <w:rPr>
                <w:ins w:id="69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4227" w14:textId="77777777" w:rsidR="00AC07A6" w:rsidRPr="00AC07A6" w:rsidRDefault="00AC07A6" w:rsidP="00AC07A6">
            <w:pPr>
              <w:rPr>
                <w:ins w:id="69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29CF3" w14:textId="77777777" w:rsidR="00AC07A6" w:rsidRPr="00AC07A6" w:rsidRDefault="00AC07A6" w:rsidP="00AC07A6">
            <w:pPr>
              <w:rPr>
                <w:ins w:id="700" w:author="Daniel Noble" w:date="2023-09-13T13:26:00Z"/>
                <w:lang w:val="en-US"/>
              </w:rPr>
            </w:pPr>
            <w:ins w:id="701"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D464" w14:textId="77777777" w:rsidR="00AC07A6" w:rsidRPr="00AC07A6" w:rsidRDefault="00AC07A6" w:rsidP="00886F59">
            <w:pPr>
              <w:jc w:val="center"/>
              <w:rPr>
                <w:ins w:id="702" w:author="Daniel Noble" w:date="2023-09-13T13:26:00Z"/>
                <w:lang w:val="en-US"/>
              </w:rPr>
              <w:pPrChange w:id="703" w:author="Daniel Noble" w:date="2023-09-13T13:29:00Z">
                <w:pPr/>
              </w:pPrChange>
            </w:pPr>
            <w:ins w:id="704" w:author="Daniel Noble" w:date="2023-09-13T13:26:00Z">
              <w:r w:rsidRPr="00AC07A6">
                <w:rPr>
                  <w:lang w:val="en-US"/>
                </w:rPr>
                <w:t>-498.062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FF06B" w14:textId="77777777" w:rsidR="00AC07A6" w:rsidRPr="00AC07A6" w:rsidRDefault="00AC07A6" w:rsidP="00886F59">
            <w:pPr>
              <w:jc w:val="center"/>
              <w:rPr>
                <w:ins w:id="705" w:author="Daniel Noble" w:date="2023-09-13T13:26:00Z"/>
                <w:lang w:val="en-US"/>
              </w:rPr>
              <w:pPrChange w:id="706" w:author="Daniel Noble" w:date="2023-09-13T13:29:00Z">
                <w:pPr/>
              </w:pPrChange>
            </w:pPr>
            <w:ins w:id="707" w:author="Daniel Noble" w:date="2023-09-13T13:26:00Z">
              <w:r w:rsidRPr="00AC07A6">
                <w:rPr>
                  <w:lang w:val="en-US"/>
                </w:rPr>
                <w:t>-1,396.534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2EE3" w14:textId="77777777" w:rsidR="00AC07A6" w:rsidRPr="00AC07A6" w:rsidRDefault="00AC07A6" w:rsidP="00886F59">
            <w:pPr>
              <w:jc w:val="center"/>
              <w:rPr>
                <w:ins w:id="708" w:author="Daniel Noble" w:date="2023-09-13T13:26:00Z"/>
                <w:lang w:val="en-US"/>
              </w:rPr>
              <w:pPrChange w:id="709" w:author="Daniel Noble" w:date="2023-09-13T13:29:00Z">
                <w:pPr/>
              </w:pPrChange>
            </w:pPr>
            <w:ins w:id="710" w:author="Daniel Noble" w:date="2023-09-13T13:26:00Z">
              <w:r w:rsidRPr="00AC07A6">
                <w:rPr>
                  <w:lang w:val="en-US"/>
                </w:rPr>
                <w:t>387.565</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713C" w14:textId="77777777" w:rsidR="00AC07A6" w:rsidRPr="00AC07A6" w:rsidRDefault="00AC07A6" w:rsidP="00886F59">
            <w:pPr>
              <w:jc w:val="center"/>
              <w:rPr>
                <w:ins w:id="711" w:author="Daniel Noble" w:date="2023-09-13T13:26:00Z"/>
                <w:lang w:val="en-US"/>
              </w:rPr>
              <w:pPrChange w:id="712" w:author="Daniel Noble" w:date="2023-09-13T13:29:00Z">
                <w:pPr/>
              </w:pPrChange>
            </w:pPr>
            <w:ins w:id="713" w:author="Daniel Noble" w:date="2023-09-13T13:26:00Z">
              <w:r w:rsidRPr="00AC07A6">
                <w:rPr>
                  <w:lang w:val="en-US"/>
                </w:rPr>
                <w:t>0.333</w:t>
              </w:r>
            </w:ins>
          </w:p>
        </w:tc>
      </w:tr>
      <w:tr w:rsidR="00AC07A6" w:rsidRPr="00AC07A6" w14:paraId="48734045" w14:textId="77777777" w:rsidTr="00A17003">
        <w:trPr>
          <w:jc w:val="center"/>
          <w:ins w:id="714"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CFF48" w14:textId="77777777" w:rsidR="00AC07A6" w:rsidRPr="00AC07A6" w:rsidRDefault="00AC07A6" w:rsidP="00AC07A6">
            <w:pPr>
              <w:rPr>
                <w:ins w:id="71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A723B" w14:textId="77777777" w:rsidR="00AC07A6" w:rsidRPr="00AC07A6" w:rsidRDefault="00AC07A6" w:rsidP="00AC07A6">
            <w:pPr>
              <w:rPr>
                <w:ins w:id="716"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0BAF" w14:textId="77777777" w:rsidR="00AC07A6" w:rsidRPr="00AC07A6" w:rsidRDefault="00AC07A6" w:rsidP="00AC07A6">
            <w:pPr>
              <w:rPr>
                <w:ins w:id="717" w:author="Daniel Noble" w:date="2023-09-13T13:26:00Z"/>
                <w:lang w:val="en-US"/>
              </w:rPr>
            </w:pPr>
            <w:ins w:id="718"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63901" w14:textId="77777777" w:rsidR="00AC07A6" w:rsidRPr="00AC07A6" w:rsidRDefault="00AC07A6" w:rsidP="00886F59">
            <w:pPr>
              <w:jc w:val="center"/>
              <w:rPr>
                <w:ins w:id="719" w:author="Daniel Noble" w:date="2023-09-13T13:26:00Z"/>
                <w:lang w:val="en-US"/>
              </w:rPr>
              <w:pPrChange w:id="720" w:author="Daniel Noble" w:date="2023-09-13T13:29:00Z">
                <w:pPr/>
              </w:pPrChange>
            </w:pPr>
            <w:ins w:id="721" w:author="Daniel Noble" w:date="2023-09-13T13:26:00Z">
              <w:r w:rsidRPr="00AC07A6">
                <w:rPr>
                  <w:lang w:val="en-US"/>
                </w:rPr>
                <w:t>120.330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9B94" w14:textId="77777777" w:rsidR="00AC07A6" w:rsidRPr="00AC07A6" w:rsidRDefault="00AC07A6" w:rsidP="00886F59">
            <w:pPr>
              <w:jc w:val="center"/>
              <w:rPr>
                <w:ins w:id="722" w:author="Daniel Noble" w:date="2023-09-13T13:26:00Z"/>
                <w:lang w:val="en-US"/>
              </w:rPr>
              <w:pPrChange w:id="723" w:author="Daniel Noble" w:date="2023-09-13T13:29:00Z">
                <w:pPr/>
              </w:pPrChange>
            </w:pPr>
            <w:ins w:id="724" w:author="Daniel Noble" w:date="2023-09-13T13:26:00Z">
              <w:r w:rsidRPr="00AC07A6">
                <w:rPr>
                  <w:lang w:val="en-US"/>
                </w:rPr>
                <w:t>-797.114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E49CB" w14:textId="77777777" w:rsidR="00AC07A6" w:rsidRPr="00AC07A6" w:rsidRDefault="00AC07A6" w:rsidP="00886F59">
            <w:pPr>
              <w:jc w:val="center"/>
              <w:rPr>
                <w:ins w:id="725" w:author="Daniel Noble" w:date="2023-09-13T13:26:00Z"/>
                <w:lang w:val="en-US"/>
              </w:rPr>
              <w:pPrChange w:id="726" w:author="Daniel Noble" w:date="2023-09-13T13:29:00Z">
                <w:pPr/>
              </w:pPrChange>
            </w:pPr>
            <w:ins w:id="727" w:author="Daniel Noble" w:date="2023-09-13T13:26:00Z">
              <w:r w:rsidRPr="00AC07A6">
                <w:rPr>
                  <w:lang w:val="en-US"/>
                </w:rPr>
                <w:t>982.923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1C018" w14:textId="77777777" w:rsidR="00AC07A6" w:rsidRPr="00AC07A6" w:rsidRDefault="00AC07A6" w:rsidP="00886F59">
            <w:pPr>
              <w:jc w:val="center"/>
              <w:rPr>
                <w:ins w:id="728" w:author="Daniel Noble" w:date="2023-09-13T13:26:00Z"/>
                <w:lang w:val="en-US"/>
              </w:rPr>
              <w:pPrChange w:id="729" w:author="Daniel Noble" w:date="2023-09-13T13:29:00Z">
                <w:pPr/>
              </w:pPrChange>
            </w:pPr>
            <w:ins w:id="730" w:author="Daniel Noble" w:date="2023-09-13T13:26:00Z">
              <w:r w:rsidRPr="00AC07A6">
                <w:rPr>
                  <w:lang w:val="en-US"/>
                </w:rPr>
                <w:t>0.817</w:t>
              </w:r>
            </w:ins>
          </w:p>
        </w:tc>
      </w:tr>
      <w:tr w:rsidR="00AC07A6" w:rsidRPr="00AC07A6" w14:paraId="00457D5D" w14:textId="77777777" w:rsidTr="00A17003">
        <w:trPr>
          <w:jc w:val="center"/>
          <w:ins w:id="731"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571F5" w14:textId="77777777" w:rsidR="00AC07A6" w:rsidRPr="00AC07A6" w:rsidRDefault="00AC07A6" w:rsidP="00AC07A6">
            <w:pPr>
              <w:rPr>
                <w:ins w:id="73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8425" w14:textId="77777777" w:rsidR="00AC07A6" w:rsidRPr="00AC07A6" w:rsidRDefault="00AC07A6" w:rsidP="00AC07A6">
            <w:pPr>
              <w:rPr>
                <w:ins w:id="733" w:author="Daniel Noble" w:date="2023-09-13T13:26:00Z"/>
                <w:lang w:val="en-US"/>
              </w:rPr>
            </w:pPr>
            <w:ins w:id="734"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7457F" w14:textId="77777777" w:rsidR="00AC07A6" w:rsidRPr="00AC07A6" w:rsidRDefault="00AC07A6" w:rsidP="00AC07A6">
            <w:pPr>
              <w:rPr>
                <w:ins w:id="735" w:author="Daniel Noble" w:date="2023-09-13T13:26:00Z"/>
                <w:lang w:val="en-US"/>
              </w:rPr>
            </w:pPr>
            <w:ins w:id="736"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212F8" w14:textId="77777777" w:rsidR="00AC07A6" w:rsidRPr="00AC07A6" w:rsidRDefault="00AC07A6" w:rsidP="00886F59">
            <w:pPr>
              <w:jc w:val="center"/>
              <w:rPr>
                <w:ins w:id="737" w:author="Daniel Noble" w:date="2023-09-13T13:26:00Z"/>
                <w:lang w:val="en-US"/>
              </w:rPr>
              <w:pPrChange w:id="738" w:author="Daniel Noble" w:date="2023-09-13T13:29:00Z">
                <w:pPr/>
              </w:pPrChange>
            </w:pPr>
            <w:ins w:id="739" w:author="Daniel Noble" w:date="2023-09-13T13:26:00Z">
              <w:r w:rsidRPr="00AC07A6">
                <w:rPr>
                  <w:lang w:val="en-US"/>
                </w:rPr>
                <w:t>34.728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E9B44" w14:textId="77777777" w:rsidR="00AC07A6" w:rsidRPr="00AC07A6" w:rsidRDefault="00AC07A6" w:rsidP="00886F59">
            <w:pPr>
              <w:jc w:val="center"/>
              <w:rPr>
                <w:ins w:id="740" w:author="Daniel Noble" w:date="2023-09-13T13:26:00Z"/>
                <w:lang w:val="en-US"/>
              </w:rPr>
              <w:pPrChange w:id="741" w:author="Daniel Noble" w:date="2023-09-13T13:29:00Z">
                <w:pPr/>
              </w:pPrChange>
            </w:pPr>
            <w:ins w:id="742" w:author="Daniel Noble" w:date="2023-09-13T13:26:00Z">
              <w:r w:rsidRPr="00AC07A6">
                <w:rPr>
                  <w:lang w:val="en-US"/>
                </w:rPr>
                <w:t>-172.455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7847B" w14:textId="77777777" w:rsidR="00AC07A6" w:rsidRPr="00AC07A6" w:rsidRDefault="00AC07A6" w:rsidP="00886F59">
            <w:pPr>
              <w:jc w:val="center"/>
              <w:rPr>
                <w:ins w:id="743" w:author="Daniel Noble" w:date="2023-09-13T13:26:00Z"/>
                <w:lang w:val="en-US"/>
              </w:rPr>
              <w:pPrChange w:id="744" w:author="Daniel Noble" w:date="2023-09-13T13:29:00Z">
                <w:pPr/>
              </w:pPrChange>
            </w:pPr>
            <w:ins w:id="745" w:author="Daniel Noble" w:date="2023-09-13T13:26:00Z">
              <w:r w:rsidRPr="00AC07A6">
                <w:rPr>
                  <w:lang w:val="en-US"/>
                </w:rPr>
                <w:t>253.488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21111" w14:textId="77777777" w:rsidR="00AC07A6" w:rsidRPr="00AC07A6" w:rsidRDefault="00AC07A6" w:rsidP="00886F59">
            <w:pPr>
              <w:jc w:val="center"/>
              <w:rPr>
                <w:ins w:id="746" w:author="Daniel Noble" w:date="2023-09-13T13:26:00Z"/>
                <w:lang w:val="en-US"/>
              </w:rPr>
              <w:pPrChange w:id="747" w:author="Daniel Noble" w:date="2023-09-13T13:29:00Z">
                <w:pPr/>
              </w:pPrChange>
            </w:pPr>
            <w:ins w:id="748" w:author="Daniel Noble" w:date="2023-09-13T13:26:00Z">
              <w:r w:rsidRPr="00AC07A6">
                <w:rPr>
                  <w:lang w:val="en-US"/>
                </w:rPr>
                <w:t>0.760</w:t>
              </w:r>
            </w:ins>
          </w:p>
        </w:tc>
      </w:tr>
      <w:tr w:rsidR="00AC07A6" w:rsidRPr="00AC07A6" w14:paraId="45B74A80" w14:textId="77777777" w:rsidTr="00A17003">
        <w:trPr>
          <w:jc w:val="center"/>
          <w:ins w:id="749"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71781" w14:textId="77777777" w:rsidR="00AC07A6" w:rsidRPr="00AC07A6" w:rsidRDefault="00AC07A6" w:rsidP="00AC07A6">
            <w:pPr>
              <w:rPr>
                <w:ins w:id="75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649E" w14:textId="77777777" w:rsidR="00AC07A6" w:rsidRPr="00AC07A6" w:rsidRDefault="00AC07A6" w:rsidP="00AC07A6">
            <w:pPr>
              <w:rPr>
                <w:ins w:id="75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BE73" w14:textId="77777777" w:rsidR="00AC07A6" w:rsidRPr="00AC07A6" w:rsidRDefault="00AC07A6" w:rsidP="00AC07A6">
            <w:pPr>
              <w:rPr>
                <w:ins w:id="752" w:author="Daniel Noble" w:date="2023-09-13T13:26:00Z"/>
                <w:lang w:val="en-US"/>
              </w:rPr>
            </w:pPr>
            <w:ins w:id="753"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C2C84" w14:textId="77777777" w:rsidR="00AC07A6" w:rsidRPr="00AC07A6" w:rsidRDefault="00AC07A6" w:rsidP="00886F59">
            <w:pPr>
              <w:jc w:val="center"/>
              <w:rPr>
                <w:ins w:id="754" w:author="Daniel Noble" w:date="2023-09-13T13:26:00Z"/>
                <w:lang w:val="en-US"/>
              </w:rPr>
              <w:pPrChange w:id="755" w:author="Daniel Noble" w:date="2023-09-13T13:29:00Z">
                <w:pPr/>
              </w:pPrChange>
            </w:pPr>
            <w:ins w:id="756" w:author="Daniel Noble" w:date="2023-09-13T13:26:00Z">
              <w:r w:rsidRPr="00AC07A6">
                <w:rPr>
                  <w:lang w:val="en-US"/>
                </w:rPr>
                <w:t>33.924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480F3" w14:textId="77777777" w:rsidR="00AC07A6" w:rsidRPr="00AC07A6" w:rsidRDefault="00AC07A6" w:rsidP="00886F59">
            <w:pPr>
              <w:jc w:val="center"/>
              <w:rPr>
                <w:ins w:id="757" w:author="Daniel Noble" w:date="2023-09-13T13:26:00Z"/>
                <w:lang w:val="en-US"/>
              </w:rPr>
              <w:pPrChange w:id="758" w:author="Daniel Noble" w:date="2023-09-13T13:29:00Z">
                <w:pPr/>
              </w:pPrChange>
            </w:pPr>
            <w:ins w:id="759" w:author="Daniel Noble" w:date="2023-09-13T13:26:00Z">
              <w:r w:rsidRPr="00AC07A6">
                <w:rPr>
                  <w:lang w:val="en-US"/>
                </w:rPr>
                <w:t>-124.793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39836" w14:textId="77777777" w:rsidR="00AC07A6" w:rsidRPr="00AC07A6" w:rsidRDefault="00AC07A6" w:rsidP="00886F59">
            <w:pPr>
              <w:jc w:val="center"/>
              <w:rPr>
                <w:ins w:id="760" w:author="Daniel Noble" w:date="2023-09-13T13:26:00Z"/>
                <w:lang w:val="en-US"/>
              </w:rPr>
              <w:pPrChange w:id="761" w:author="Daniel Noble" w:date="2023-09-13T13:29:00Z">
                <w:pPr/>
              </w:pPrChange>
            </w:pPr>
            <w:ins w:id="762" w:author="Daniel Noble" w:date="2023-09-13T13:26:00Z">
              <w:r w:rsidRPr="00AC07A6">
                <w:rPr>
                  <w:lang w:val="en-US"/>
                </w:rPr>
                <w:t>187.184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3105A" w14:textId="77777777" w:rsidR="00AC07A6" w:rsidRPr="00AC07A6" w:rsidRDefault="00AC07A6" w:rsidP="00886F59">
            <w:pPr>
              <w:jc w:val="center"/>
              <w:rPr>
                <w:ins w:id="763" w:author="Daniel Noble" w:date="2023-09-13T13:26:00Z"/>
                <w:lang w:val="en-US"/>
              </w:rPr>
              <w:pPrChange w:id="764" w:author="Daniel Noble" w:date="2023-09-13T13:29:00Z">
                <w:pPr/>
              </w:pPrChange>
            </w:pPr>
            <w:ins w:id="765" w:author="Daniel Noble" w:date="2023-09-13T13:26:00Z">
              <w:r w:rsidRPr="00AC07A6">
                <w:rPr>
                  <w:lang w:val="en-US"/>
                </w:rPr>
                <w:t>0.656</w:t>
              </w:r>
            </w:ins>
          </w:p>
        </w:tc>
      </w:tr>
      <w:tr w:rsidR="00AC07A6" w:rsidRPr="00AC07A6" w14:paraId="4B3DFBD5" w14:textId="77777777" w:rsidTr="00A17003">
        <w:trPr>
          <w:jc w:val="center"/>
          <w:ins w:id="766"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1E971" w14:textId="77777777" w:rsidR="00AC07A6" w:rsidRPr="00AC07A6" w:rsidRDefault="00AC07A6" w:rsidP="00AC07A6">
            <w:pPr>
              <w:rPr>
                <w:ins w:id="76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55ED3" w14:textId="77777777" w:rsidR="00AC07A6" w:rsidRPr="00AC07A6" w:rsidRDefault="00AC07A6" w:rsidP="00AC07A6">
            <w:pPr>
              <w:rPr>
                <w:ins w:id="76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3CF7F" w14:textId="77777777" w:rsidR="00AC07A6" w:rsidRPr="00AC07A6" w:rsidRDefault="00AC07A6" w:rsidP="00AC07A6">
            <w:pPr>
              <w:rPr>
                <w:ins w:id="769" w:author="Daniel Noble" w:date="2023-09-13T13:26:00Z"/>
                <w:lang w:val="en-US"/>
              </w:rPr>
            </w:pPr>
            <w:ins w:id="770"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C04F2" w14:textId="77777777" w:rsidR="00AC07A6" w:rsidRPr="00AC07A6" w:rsidRDefault="00AC07A6" w:rsidP="00886F59">
            <w:pPr>
              <w:jc w:val="center"/>
              <w:rPr>
                <w:ins w:id="771" w:author="Daniel Noble" w:date="2023-09-13T13:26:00Z"/>
                <w:lang w:val="en-US"/>
              </w:rPr>
              <w:pPrChange w:id="772" w:author="Daniel Noble" w:date="2023-09-13T13:29:00Z">
                <w:pPr/>
              </w:pPrChange>
            </w:pPr>
            <w:ins w:id="773" w:author="Daniel Noble" w:date="2023-09-13T13:26:00Z">
              <w:r w:rsidRPr="00AC07A6">
                <w:rPr>
                  <w:lang w:val="en-US"/>
                </w:rPr>
                <w:t>-49.849</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6682B" w14:textId="77777777" w:rsidR="00AC07A6" w:rsidRPr="00AC07A6" w:rsidRDefault="00AC07A6" w:rsidP="00886F59">
            <w:pPr>
              <w:jc w:val="center"/>
              <w:rPr>
                <w:ins w:id="774" w:author="Daniel Noble" w:date="2023-09-13T13:26:00Z"/>
                <w:lang w:val="en-US"/>
              </w:rPr>
              <w:pPrChange w:id="775" w:author="Daniel Noble" w:date="2023-09-13T13:29:00Z">
                <w:pPr/>
              </w:pPrChange>
            </w:pPr>
            <w:ins w:id="776" w:author="Daniel Noble" w:date="2023-09-13T13:26:00Z">
              <w:r w:rsidRPr="00AC07A6">
                <w:rPr>
                  <w:lang w:val="en-US"/>
                </w:rPr>
                <w:t>-205.973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7128F" w14:textId="77777777" w:rsidR="00AC07A6" w:rsidRPr="00AC07A6" w:rsidRDefault="00AC07A6" w:rsidP="00886F59">
            <w:pPr>
              <w:jc w:val="center"/>
              <w:rPr>
                <w:ins w:id="777" w:author="Daniel Noble" w:date="2023-09-13T13:26:00Z"/>
                <w:lang w:val="en-US"/>
              </w:rPr>
              <w:pPrChange w:id="778" w:author="Daniel Noble" w:date="2023-09-13T13:29:00Z">
                <w:pPr/>
              </w:pPrChange>
            </w:pPr>
            <w:ins w:id="779" w:author="Daniel Noble" w:date="2023-09-13T13:26:00Z">
              <w:r w:rsidRPr="00AC07A6">
                <w:rPr>
                  <w:lang w:val="en-US"/>
                </w:rPr>
                <w:t>110.220</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FE918" w14:textId="77777777" w:rsidR="00AC07A6" w:rsidRPr="00AC07A6" w:rsidRDefault="00AC07A6" w:rsidP="00886F59">
            <w:pPr>
              <w:jc w:val="center"/>
              <w:rPr>
                <w:ins w:id="780" w:author="Daniel Noble" w:date="2023-09-13T13:26:00Z"/>
                <w:lang w:val="en-US"/>
              </w:rPr>
              <w:pPrChange w:id="781" w:author="Daniel Noble" w:date="2023-09-13T13:29:00Z">
                <w:pPr/>
              </w:pPrChange>
            </w:pPr>
            <w:ins w:id="782" w:author="Daniel Noble" w:date="2023-09-13T13:26:00Z">
              <w:r w:rsidRPr="00AC07A6">
                <w:rPr>
                  <w:lang w:val="en-US"/>
                </w:rPr>
                <w:t>0.526</w:t>
              </w:r>
            </w:ins>
          </w:p>
        </w:tc>
      </w:tr>
      <w:tr w:rsidR="00AC07A6" w:rsidRPr="00AC07A6" w14:paraId="6F6B1C29" w14:textId="77777777" w:rsidTr="00A17003">
        <w:trPr>
          <w:jc w:val="center"/>
          <w:ins w:id="783"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30A79" w14:textId="77777777" w:rsidR="00AC07A6" w:rsidRPr="00AC07A6" w:rsidRDefault="00AC07A6" w:rsidP="00AC07A6">
            <w:pPr>
              <w:rPr>
                <w:ins w:id="78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5939B" w14:textId="77777777" w:rsidR="00AC07A6" w:rsidRPr="00AC07A6" w:rsidRDefault="00AC07A6" w:rsidP="00AC07A6">
            <w:pPr>
              <w:rPr>
                <w:ins w:id="785" w:author="Daniel Noble" w:date="2023-09-13T13:26:00Z"/>
                <w:lang w:val="en-US"/>
              </w:rPr>
            </w:pPr>
            <w:ins w:id="786"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7E5F" w14:textId="77777777" w:rsidR="00AC07A6" w:rsidRPr="00886F59" w:rsidRDefault="00AC07A6" w:rsidP="00AC07A6">
            <w:pPr>
              <w:rPr>
                <w:ins w:id="787" w:author="Daniel Noble" w:date="2023-09-13T13:26:00Z"/>
                <w:i/>
                <w:iCs/>
                <w:lang w:val="en-US"/>
                <w:rPrChange w:id="788" w:author="Daniel Noble" w:date="2023-09-13T13:29:00Z">
                  <w:rPr>
                    <w:ins w:id="789" w:author="Daniel Noble" w:date="2023-09-13T13:26:00Z"/>
                    <w:lang w:val="en-US"/>
                  </w:rPr>
                </w:rPrChange>
              </w:rPr>
            </w:pPr>
            <w:ins w:id="790" w:author="Daniel Noble" w:date="2023-09-13T13:26:00Z">
              <w:r w:rsidRPr="00886F59">
                <w:rPr>
                  <w:i/>
                  <w:iCs/>
                  <w:lang w:val="en-US"/>
                  <w:rPrChange w:id="791" w:author="Daniel Noble" w:date="2023-09-13T13:29:00Z">
                    <w:rPr>
                      <w:lang w:val="en-US"/>
                    </w:rPr>
                  </w:rPrChange>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CCEB" w14:textId="77777777" w:rsidR="00AC07A6" w:rsidRPr="00886F59" w:rsidRDefault="00AC07A6" w:rsidP="00886F59">
            <w:pPr>
              <w:jc w:val="center"/>
              <w:rPr>
                <w:ins w:id="792" w:author="Daniel Noble" w:date="2023-09-13T13:26:00Z"/>
                <w:i/>
                <w:iCs/>
                <w:lang w:val="en-US"/>
                <w:rPrChange w:id="793" w:author="Daniel Noble" w:date="2023-09-13T13:29:00Z">
                  <w:rPr>
                    <w:ins w:id="794" w:author="Daniel Noble" w:date="2023-09-13T13:26:00Z"/>
                    <w:lang w:val="en-US"/>
                  </w:rPr>
                </w:rPrChange>
              </w:rPr>
              <w:pPrChange w:id="795" w:author="Daniel Noble" w:date="2023-09-13T13:29:00Z">
                <w:pPr/>
              </w:pPrChange>
            </w:pPr>
            <w:ins w:id="796" w:author="Daniel Noble" w:date="2023-09-13T13:26:00Z">
              <w:r w:rsidRPr="00886F59">
                <w:rPr>
                  <w:i/>
                  <w:iCs/>
                  <w:lang w:val="en-US"/>
                  <w:rPrChange w:id="797" w:author="Daniel Noble" w:date="2023-09-13T13:29:00Z">
                    <w:rPr>
                      <w:lang w:val="en-US"/>
                    </w:rPr>
                  </w:rPrChange>
                </w:rPr>
                <w:t>0.331</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A1502" w14:textId="77777777" w:rsidR="00AC07A6" w:rsidRPr="00886F59" w:rsidRDefault="00AC07A6" w:rsidP="00886F59">
            <w:pPr>
              <w:jc w:val="center"/>
              <w:rPr>
                <w:ins w:id="798" w:author="Daniel Noble" w:date="2023-09-13T13:26:00Z"/>
                <w:i/>
                <w:iCs/>
                <w:lang w:val="en-US"/>
                <w:rPrChange w:id="799" w:author="Daniel Noble" w:date="2023-09-13T13:29:00Z">
                  <w:rPr>
                    <w:ins w:id="800" w:author="Daniel Noble" w:date="2023-09-13T13:26:00Z"/>
                    <w:lang w:val="en-US"/>
                  </w:rPr>
                </w:rPrChange>
              </w:rPr>
              <w:pPrChange w:id="801" w:author="Daniel Noble" w:date="2023-09-13T13:29:00Z">
                <w:pPr/>
              </w:pPrChange>
            </w:pPr>
            <w:ins w:id="802" w:author="Daniel Noble" w:date="2023-09-13T13:26:00Z">
              <w:r w:rsidRPr="00886F59">
                <w:rPr>
                  <w:i/>
                  <w:iCs/>
                  <w:lang w:val="en-US"/>
                  <w:rPrChange w:id="803" w:author="Daniel Noble" w:date="2023-09-13T13:29:00Z">
                    <w:rPr>
                      <w:lang w:val="en-US"/>
                    </w:rPr>
                  </w:rPrChange>
                </w:rPr>
                <w:t>-0.035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4CC10" w14:textId="77777777" w:rsidR="00AC07A6" w:rsidRPr="00886F59" w:rsidRDefault="00AC07A6" w:rsidP="00886F59">
            <w:pPr>
              <w:jc w:val="center"/>
              <w:rPr>
                <w:ins w:id="804" w:author="Daniel Noble" w:date="2023-09-13T13:26:00Z"/>
                <w:i/>
                <w:iCs/>
                <w:lang w:val="en-US"/>
                <w:rPrChange w:id="805" w:author="Daniel Noble" w:date="2023-09-13T13:29:00Z">
                  <w:rPr>
                    <w:ins w:id="806" w:author="Daniel Noble" w:date="2023-09-13T13:26:00Z"/>
                    <w:lang w:val="en-US"/>
                  </w:rPr>
                </w:rPrChange>
              </w:rPr>
              <w:pPrChange w:id="807" w:author="Daniel Noble" w:date="2023-09-13T13:29:00Z">
                <w:pPr/>
              </w:pPrChange>
            </w:pPr>
            <w:ins w:id="808" w:author="Daniel Noble" w:date="2023-09-13T13:26:00Z">
              <w:r w:rsidRPr="00886F59">
                <w:rPr>
                  <w:i/>
                  <w:iCs/>
                  <w:lang w:val="en-US"/>
                  <w:rPrChange w:id="809" w:author="Daniel Noble" w:date="2023-09-13T13:29:00Z">
                    <w:rPr>
                      <w:lang w:val="en-US"/>
                    </w:rPr>
                  </w:rPrChange>
                </w:rPr>
                <w:t>0.699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54F96" w14:textId="77777777" w:rsidR="00AC07A6" w:rsidRPr="00886F59" w:rsidRDefault="00AC07A6" w:rsidP="00886F59">
            <w:pPr>
              <w:jc w:val="center"/>
              <w:rPr>
                <w:ins w:id="810" w:author="Daniel Noble" w:date="2023-09-13T13:26:00Z"/>
                <w:i/>
                <w:iCs/>
                <w:lang w:val="en-US"/>
                <w:rPrChange w:id="811" w:author="Daniel Noble" w:date="2023-09-13T13:29:00Z">
                  <w:rPr>
                    <w:ins w:id="812" w:author="Daniel Noble" w:date="2023-09-13T13:26:00Z"/>
                    <w:lang w:val="en-US"/>
                  </w:rPr>
                </w:rPrChange>
              </w:rPr>
              <w:pPrChange w:id="813" w:author="Daniel Noble" w:date="2023-09-13T13:29:00Z">
                <w:pPr/>
              </w:pPrChange>
            </w:pPr>
            <w:ins w:id="814" w:author="Daniel Noble" w:date="2023-09-13T13:26:00Z">
              <w:r w:rsidRPr="00886F59">
                <w:rPr>
                  <w:i/>
                  <w:iCs/>
                  <w:lang w:val="en-US"/>
                  <w:rPrChange w:id="815" w:author="Daniel Noble" w:date="2023-09-13T13:29:00Z">
                    <w:rPr>
                      <w:lang w:val="en-US"/>
                    </w:rPr>
                  </w:rPrChange>
                </w:rPr>
                <w:t>0.074</w:t>
              </w:r>
            </w:ins>
          </w:p>
        </w:tc>
      </w:tr>
      <w:tr w:rsidR="00AC07A6" w:rsidRPr="00AC07A6" w14:paraId="635EE795" w14:textId="77777777" w:rsidTr="00A17003">
        <w:trPr>
          <w:jc w:val="center"/>
          <w:ins w:id="816"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43598" w14:textId="77777777" w:rsidR="00AC07A6" w:rsidRPr="00AC07A6" w:rsidRDefault="00AC07A6" w:rsidP="00AC07A6">
            <w:pPr>
              <w:rPr>
                <w:ins w:id="81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90D38" w14:textId="77777777" w:rsidR="00AC07A6" w:rsidRPr="00AC07A6" w:rsidRDefault="00AC07A6" w:rsidP="00AC07A6">
            <w:pPr>
              <w:rPr>
                <w:ins w:id="81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CE0B4" w14:textId="77777777" w:rsidR="00AC07A6" w:rsidRPr="00AC07A6" w:rsidRDefault="00AC07A6" w:rsidP="00AC07A6">
            <w:pPr>
              <w:rPr>
                <w:ins w:id="819" w:author="Daniel Noble" w:date="2023-09-13T13:26:00Z"/>
                <w:lang w:val="en-US"/>
              </w:rPr>
            </w:pPr>
            <w:ins w:id="820"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3E8B" w14:textId="77777777" w:rsidR="00AC07A6" w:rsidRPr="00AC07A6" w:rsidRDefault="00AC07A6" w:rsidP="00886F59">
            <w:pPr>
              <w:jc w:val="center"/>
              <w:rPr>
                <w:ins w:id="821" w:author="Daniel Noble" w:date="2023-09-13T13:26:00Z"/>
                <w:lang w:val="en-US"/>
              </w:rPr>
              <w:pPrChange w:id="822" w:author="Daniel Noble" w:date="2023-09-13T13:29:00Z">
                <w:pPr/>
              </w:pPrChange>
            </w:pPr>
            <w:ins w:id="823" w:author="Daniel Noble" w:date="2023-09-13T13:26:00Z">
              <w:r w:rsidRPr="00AC07A6">
                <w:rPr>
                  <w:lang w:val="en-US"/>
                </w:rPr>
                <w:t>-0.028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3C94" w14:textId="77777777" w:rsidR="00AC07A6" w:rsidRPr="00AC07A6" w:rsidRDefault="00AC07A6" w:rsidP="00886F59">
            <w:pPr>
              <w:jc w:val="center"/>
              <w:rPr>
                <w:ins w:id="824" w:author="Daniel Noble" w:date="2023-09-13T13:26:00Z"/>
                <w:lang w:val="en-US"/>
              </w:rPr>
              <w:pPrChange w:id="825" w:author="Daniel Noble" w:date="2023-09-13T13:29:00Z">
                <w:pPr/>
              </w:pPrChange>
            </w:pPr>
            <w:ins w:id="826" w:author="Daniel Noble" w:date="2023-09-13T13:26:00Z">
              <w:r w:rsidRPr="00AC07A6">
                <w:rPr>
                  <w:lang w:val="en-US"/>
                </w:rPr>
                <w:t>-0.409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9CAB0" w14:textId="77777777" w:rsidR="00AC07A6" w:rsidRPr="00AC07A6" w:rsidRDefault="00AC07A6" w:rsidP="00886F59">
            <w:pPr>
              <w:jc w:val="center"/>
              <w:rPr>
                <w:ins w:id="827" w:author="Daniel Noble" w:date="2023-09-13T13:26:00Z"/>
                <w:lang w:val="en-US"/>
              </w:rPr>
              <w:pPrChange w:id="828" w:author="Daniel Noble" w:date="2023-09-13T13:29:00Z">
                <w:pPr/>
              </w:pPrChange>
            </w:pPr>
            <w:ins w:id="829" w:author="Daniel Noble" w:date="2023-09-13T13:26:00Z">
              <w:r w:rsidRPr="00AC07A6">
                <w:rPr>
                  <w:lang w:val="en-US"/>
                </w:rPr>
                <w:t>0.349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A25F" w14:textId="77777777" w:rsidR="00AC07A6" w:rsidRPr="00AC07A6" w:rsidRDefault="00AC07A6" w:rsidP="00886F59">
            <w:pPr>
              <w:jc w:val="center"/>
              <w:rPr>
                <w:ins w:id="830" w:author="Daniel Noble" w:date="2023-09-13T13:26:00Z"/>
                <w:lang w:val="en-US"/>
              </w:rPr>
              <w:pPrChange w:id="831" w:author="Daniel Noble" w:date="2023-09-13T13:29:00Z">
                <w:pPr/>
              </w:pPrChange>
            </w:pPr>
            <w:ins w:id="832" w:author="Daniel Noble" w:date="2023-09-13T13:26:00Z">
              <w:r w:rsidRPr="00AC07A6">
                <w:rPr>
                  <w:lang w:val="en-US"/>
                </w:rPr>
                <w:t>0.922</w:t>
              </w:r>
            </w:ins>
          </w:p>
        </w:tc>
      </w:tr>
      <w:tr w:rsidR="00AC07A6" w:rsidRPr="00AC07A6" w14:paraId="5A60D6AE" w14:textId="77777777" w:rsidTr="00A17003">
        <w:trPr>
          <w:jc w:val="center"/>
          <w:ins w:id="833"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72D7F" w14:textId="77777777" w:rsidR="00AC07A6" w:rsidRPr="00AC07A6" w:rsidRDefault="00AC07A6" w:rsidP="00AC07A6">
            <w:pPr>
              <w:rPr>
                <w:ins w:id="83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5055" w14:textId="77777777" w:rsidR="00AC07A6" w:rsidRPr="00AC07A6" w:rsidRDefault="00AC07A6" w:rsidP="00AC07A6">
            <w:pPr>
              <w:rPr>
                <w:ins w:id="835"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B95A2" w14:textId="77777777" w:rsidR="00AC07A6" w:rsidRPr="00AC07A6" w:rsidRDefault="00AC07A6" w:rsidP="00AC07A6">
            <w:pPr>
              <w:rPr>
                <w:ins w:id="836" w:author="Daniel Noble" w:date="2023-09-13T13:26:00Z"/>
                <w:lang w:val="en-US"/>
              </w:rPr>
            </w:pPr>
            <w:ins w:id="837"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85001" w14:textId="77777777" w:rsidR="00AC07A6" w:rsidRPr="00AC07A6" w:rsidRDefault="00AC07A6" w:rsidP="00886F59">
            <w:pPr>
              <w:jc w:val="center"/>
              <w:rPr>
                <w:ins w:id="838" w:author="Daniel Noble" w:date="2023-09-13T13:26:00Z"/>
                <w:lang w:val="en-US"/>
              </w:rPr>
              <w:pPrChange w:id="839" w:author="Daniel Noble" w:date="2023-09-13T13:29:00Z">
                <w:pPr/>
              </w:pPrChange>
            </w:pPr>
            <w:ins w:id="840" w:author="Daniel Noble" w:date="2023-09-13T13:26:00Z">
              <w:r w:rsidRPr="00AC07A6">
                <w:rPr>
                  <w:lang w:val="en-US"/>
                </w:rPr>
                <w:t>-0.263</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1FC46" w14:textId="77777777" w:rsidR="00AC07A6" w:rsidRPr="00AC07A6" w:rsidRDefault="00AC07A6" w:rsidP="00886F59">
            <w:pPr>
              <w:jc w:val="center"/>
              <w:rPr>
                <w:ins w:id="841" w:author="Daniel Noble" w:date="2023-09-13T13:26:00Z"/>
                <w:lang w:val="en-US"/>
              </w:rPr>
              <w:pPrChange w:id="842" w:author="Daniel Noble" w:date="2023-09-13T13:29:00Z">
                <w:pPr/>
              </w:pPrChange>
            </w:pPr>
            <w:ins w:id="843" w:author="Daniel Noble" w:date="2023-09-13T13:26:00Z">
              <w:r w:rsidRPr="00AC07A6">
                <w:rPr>
                  <w:lang w:val="en-US"/>
                </w:rPr>
                <w:t>-0.642</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7CEF6" w14:textId="77777777" w:rsidR="00AC07A6" w:rsidRPr="00AC07A6" w:rsidRDefault="00AC07A6" w:rsidP="00886F59">
            <w:pPr>
              <w:jc w:val="center"/>
              <w:rPr>
                <w:ins w:id="844" w:author="Daniel Noble" w:date="2023-09-13T13:26:00Z"/>
                <w:lang w:val="en-US"/>
              </w:rPr>
              <w:pPrChange w:id="845" w:author="Daniel Noble" w:date="2023-09-13T13:29:00Z">
                <w:pPr/>
              </w:pPrChange>
            </w:pPr>
            <w:ins w:id="846" w:author="Daniel Noble" w:date="2023-09-13T13:26:00Z">
              <w:r w:rsidRPr="00AC07A6">
                <w:rPr>
                  <w:lang w:val="en-US"/>
                </w:rPr>
                <w:t>0.111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BA2CA" w14:textId="77777777" w:rsidR="00AC07A6" w:rsidRPr="00AC07A6" w:rsidRDefault="00AC07A6" w:rsidP="00886F59">
            <w:pPr>
              <w:jc w:val="center"/>
              <w:rPr>
                <w:ins w:id="847" w:author="Daniel Noble" w:date="2023-09-13T13:26:00Z"/>
                <w:lang w:val="en-US"/>
              </w:rPr>
              <w:pPrChange w:id="848" w:author="Daniel Noble" w:date="2023-09-13T13:29:00Z">
                <w:pPr/>
              </w:pPrChange>
            </w:pPr>
            <w:ins w:id="849" w:author="Daniel Noble" w:date="2023-09-13T13:26:00Z">
              <w:r w:rsidRPr="00AC07A6">
                <w:rPr>
                  <w:lang w:val="en-US"/>
                </w:rPr>
                <w:t>0.223</w:t>
              </w:r>
            </w:ins>
          </w:p>
        </w:tc>
      </w:tr>
      <w:tr w:rsidR="00AC07A6" w:rsidRPr="00AC07A6" w14:paraId="0247C4E9" w14:textId="77777777" w:rsidTr="00A17003">
        <w:trPr>
          <w:jc w:val="center"/>
          <w:ins w:id="850"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8ACFF" w14:textId="77777777" w:rsidR="00AC07A6" w:rsidRPr="00AC07A6" w:rsidRDefault="00AC07A6" w:rsidP="00AC07A6">
            <w:pPr>
              <w:rPr>
                <w:ins w:id="85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1A008" w14:textId="77777777" w:rsidR="00AC07A6" w:rsidRPr="00AC07A6" w:rsidRDefault="00AC07A6" w:rsidP="00AC07A6">
            <w:pPr>
              <w:rPr>
                <w:ins w:id="852" w:author="Daniel Noble" w:date="2023-09-13T13:26:00Z"/>
                <w:lang w:val="en-US"/>
              </w:rPr>
            </w:pPr>
            <w:ins w:id="853"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343E" w14:textId="77777777" w:rsidR="00AC07A6" w:rsidRPr="00AC07A6" w:rsidRDefault="00AC07A6" w:rsidP="00AC07A6">
            <w:pPr>
              <w:rPr>
                <w:ins w:id="854" w:author="Daniel Noble" w:date="2023-09-13T13:26:00Z"/>
                <w:lang w:val="en-US"/>
              </w:rPr>
            </w:pPr>
            <w:ins w:id="855"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1E021" w14:textId="77777777" w:rsidR="00AC07A6" w:rsidRPr="00AC07A6" w:rsidRDefault="00AC07A6" w:rsidP="00886F59">
            <w:pPr>
              <w:jc w:val="center"/>
              <w:rPr>
                <w:ins w:id="856" w:author="Daniel Noble" w:date="2023-09-13T13:26:00Z"/>
                <w:lang w:val="en-US"/>
              </w:rPr>
              <w:pPrChange w:id="857" w:author="Daniel Noble" w:date="2023-09-13T13:29:00Z">
                <w:pPr/>
              </w:pPrChange>
            </w:pPr>
            <w:ins w:id="858" w:author="Daniel Noble" w:date="2023-09-13T13:26:00Z">
              <w:r w:rsidRPr="00AC07A6">
                <w:rPr>
                  <w:lang w:val="en-US"/>
                </w:rPr>
                <w:t>0.210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00EE8" w14:textId="77777777" w:rsidR="00AC07A6" w:rsidRPr="00AC07A6" w:rsidRDefault="00AC07A6" w:rsidP="00886F59">
            <w:pPr>
              <w:jc w:val="center"/>
              <w:rPr>
                <w:ins w:id="859" w:author="Daniel Noble" w:date="2023-09-13T13:26:00Z"/>
                <w:lang w:val="en-US"/>
              </w:rPr>
              <w:pPrChange w:id="860" w:author="Daniel Noble" w:date="2023-09-13T13:29:00Z">
                <w:pPr/>
              </w:pPrChange>
            </w:pPr>
            <w:ins w:id="861" w:author="Daniel Noble" w:date="2023-09-13T13:26:00Z">
              <w:r w:rsidRPr="00AC07A6">
                <w:rPr>
                  <w:lang w:val="en-US"/>
                </w:rPr>
                <w:t>-0.172</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8BE9D" w14:textId="77777777" w:rsidR="00AC07A6" w:rsidRPr="00AC07A6" w:rsidRDefault="00AC07A6" w:rsidP="00886F59">
            <w:pPr>
              <w:jc w:val="center"/>
              <w:rPr>
                <w:ins w:id="862" w:author="Daniel Noble" w:date="2023-09-13T13:26:00Z"/>
                <w:lang w:val="en-US"/>
              </w:rPr>
              <w:pPrChange w:id="863" w:author="Daniel Noble" w:date="2023-09-13T13:29:00Z">
                <w:pPr/>
              </w:pPrChange>
            </w:pPr>
            <w:ins w:id="864" w:author="Daniel Noble" w:date="2023-09-13T13:26:00Z">
              <w:r w:rsidRPr="00AC07A6">
                <w:rPr>
                  <w:lang w:val="en-US"/>
                </w:rPr>
                <w:t>0.600</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548D4" w14:textId="77777777" w:rsidR="00AC07A6" w:rsidRPr="00AC07A6" w:rsidRDefault="00AC07A6" w:rsidP="00886F59">
            <w:pPr>
              <w:jc w:val="center"/>
              <w:rPr>
                <w:ins w:id="865" w:author="Daniel Noble" w:date="2023-09-13T13:26:00Z"/>
                <w:lang w:val="en-US"/>
              </w:rPr>
              <w:pPrChange w:id="866" w:author="Daniel Noble" w:date="2023-09-13T13:29:00Z">
                <w:pPr/>
              </w:pPrChange>
            </w:pPr>
            <w:ins w:id="867" w:author="Daniel Noble" w:date="2023-09-13T13:26:00Z">
              <w:r w:rsidRPr="00AC07A6">
                <w:rPr>
                  <w:lang w:val="en-US"/>
                </w:rPr>
                <w:t>0.278</w:t>
              </w:r>
            </w:ins>
          </w:p>
        </w:tc>
      </w:tr>
      <w:tr w:rsidR="00AC07A6" w:rsidRPr="00AC07A6" w14:paraId="6D4D81C3" w14:textId="77777777" w:rsidTr="00A17003">
        <w:trPr>
          <w:jc w:val="center"/>
          <w:ins w:id="868"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9D499" w14:textId="77777777" w:rsidR="00AC07A6" w:rsidRPr="00AC07A6" w:rsidRDefault="00AC07A6" w:rsidP="00AC07A6">
            <w:pPr>
              <w:rPr>
                <w:ins w:id="86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AC" w14:textId="77777777" w:rsidR="00AC07A6" w:rsidRPr="00AC07A6" w:rsidRDefault="00AC07A6" w:rsidP="00AC07A6">
            <w:pPr>
              <w:rPr>
                <w:ins w:id="87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279C" w14:textId="77777777" w:rsidR="00AC07A6" w:rsidRPr="00AC07A6" w:rsidRDefault="00AC07A6" w:rsidP="00AC07A6">
            <w:pPr>
              <w:rPr>
                <w:ins w:id="871" w:author="Daniel Noble" w:date="2023-09-13T13:26:00Z"/>
                <w:lang w:val="en-US"/>
              </w:rPr>
            </w:pPr>
            <w:ins w:id="872"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5D33" w14:textId="77777777" w:rsidR="00AC07A6" w:rsidRPr="00AC07A6" w:rsidRDefault="00AC07A6" w:rsidP="00886F59">
            <w:pPr>
              <w:jc w:val="center"/>
              <w:rPr>
                <w:ins w:id="873" w:author="Daniel Noble" w:date="2023-09-13T13:26:00Z"/>
                <w:lang w:val="en-US"/>
              </w:rPr>
              <w:pPrChange w:id="874" w:author="Daniel Noble" w:date="2023-09-13T13:29:00Z">
                <w:pPr/>
              </w:pPrChange>
            </w:pPr>
            <w:ins w:id="875" w:author="Daniel Noble" w:date="2023-09-13T13:26:00Z">
              <w:r w:rsidRPr="00AC07A6">
                <w:rPr>
                  <w:lang w:val="en-US"/>
                </w:rPr>
                <w:t>-0.060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0129E" w14:textId="77777777" w:rsidR="00AC07A6" w:rsidRPr="00AC07A6" w:rsidRDefault="00AC07A6" w:rsidP="00886F59">
            <w:pPr>
              <w:jc w:val="center"/>
              <w:rPr>
                <w:ins w:id="876" w:author="Daniel Noble" w:date="2023-09-13T13:26:00Z"/>
                <w:lang w:val="en-US"/>
              </w:rPr>
              <w:pPrChange w:id="877" w:author="Daniel Noble" w:date="2023-09-13T13:29:00Z">
                <w:pPr/>
              </w:pPrChange>
            </w:pPr>
            <w:ins w:id="878" w:author="Daniel Noble" w:date="2023-09-13T13:26:00Z">
              <w:r w:rsidRPr="00AC07A6">
                <w:rPr>
                  <w:lang w:val="en-US"/>
                </w:rPr>
                <w:t>-0.394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70DDD" w14:textId="77777777" w:rsidR="00AC07A6" w:rsidRPr="00AC07A6" w:rsidRDefault="00AC07A6" w:rsidP="00886F59">
            <w:pPr>
              <w:jc w:val="center"/>
              <w:rPr>
                <w:ins w:id="879" w:author="Daniel Noble" w:date="2023-09-13T13:26:00Z"/>
                <w:lang w:val="en-US"/>
              </w:rPr>
              <w:pPrChange w:id="880" w:author="Daniel Noble" w:date="2023-09-13T13:29:00Z">
                <w:pPr/>
              </w:pPrChange>
            </w:pPr>
            <w:ins w:id="881" w:author="Daniel Noble" w:date="2023-09-13T13:26:00Z">
              <w:r w:rsidRPr="00AC07A6">
                <w:rPr>
                  <w:lang w:val="en-US"/>
                </w:rPr>
                <w:t>0.270</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BC8A8" w14:textId="77777777" w:rsidR="00AC07A6" w:rsidRPr="00AC07A6" w:rsidRDefault="00AC07A6" w:rsidP="00886F59">
            <w:pPr>
              <w:jc w:val="center"/>
              <w:rPr>
                <w:ins w:id="882" w:author="Daniel Noble" w:date="2023-09-13T13:26:00Z"/>
                <w:lang w:val="en-US"/>
              </w:rPr>
              <w:pPrChange w:id="883" w:author="Daniel Noble" w:date="2023-09-13T13:29:00Z">
                <w:pPr/>
              </w:pPrChange>
            </w:pPr>
            <w:ins w:id="884" w:author="Daniel Noble" w:date="2023-09-13T13:26:00Z">
              <w:r w:rsidRPr="00AC07A6">
                <w:rPr>
                  <w:lang w:val="en-US"/>
                </w:rPr>
                <w:t>0.738</w:t>
              </w:r>
            </w:ins>
          </w:p>
        </w:tc>
      </w:tr>
      <w:tr w:rsidR="00AC07A6" w:rsidRPr="00AC07A6" w14:paraId="3CD0D495" w14:textId="77777777" w:rsidTr="00A17003">
        <w:trPr>
          <w:jc w:val="center"/>
          <w:ins w:id="885"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0089" w14:textId="77777777" w:rsidR="00AC07A6" w:rsidRPr="00AC07A6" w:rsidRDefault="00AC07A6" w:rsidP="00AC07A6">
            <w:pPr>
              <w:rPr>
                <w:ins w:id="88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97ACA" w14:textId="77777777" w:rsidR="00AC07A6" w:rsidRPr="00AC07A6" w:rsidRDefault="00AC07A6" w:rsidP="00AC07A6">
            <w:pPr>
              <w:rPr>
                <w:ins w:id="88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843E3" w14:textId="77777777" w:rsidR="00AC07A6" w:rsidRPr="00AC07A6" w:rsidRDefault="00AC07A6" w:rsidP="00AC07A6">
            <w:pPr>
              <w:rPr>
                <w:ins w:id="888" w:author="Daniel Noble" w:date="2023-09-13T13:26:00Z"/>
                <w:lang w:val="en-US"/>
              </w:rPr>
            </w:pPr>
            <w:ins w:id="889"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1579F" w14:textId="77777777" w:rsidR="00AC07A6" w:rsidRPr="00AC07A6" w:rsidRDefault="00AC07A6" w:rsidP="00886F59">
            <w:pPr>
              <w:jc w:val="center"/>
              <w:rPr>
                <w:ins w:id="890" w:author="Daniel Noble" w:date="2023-09-13T13:26:00Z"/>
                <w:lang w:val="en-US"/>
              </w:rPr>
              <w:pPrChange w:id="891" w:author="Daniel Noble" w:date="2023-09-13T13:29:00Z">
                <w:pPr/>
              </w:pPrChange>
            </w:pPr>
            <w:ins w:id="892" w:author="Daniel Noble" w:date="2023-09-13T13:26:00Z">
              <w:r w:rsidRPr="00AC07A6">
                <w:rPr>
                  <w:lang w:val="en-US"/>
                </w:rPr>
                <w:t>-0.096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47DA" w14:textId="77777777" w:rsidR="00AC07A6" w:rsidRPr="00AC07A6" w:rsidRDefault="00AC07A6" w:rsidP="00886F59">
            <w:pPr>
              <w:jc w:val="center"/>
              <w:rPr>
                <w:ins w:id="893" w:author="Daniel Noble" w:date="2023-09-13T13:26:00Z"/>
                <w:lang w:val="en-US"/>
              </w:rPr>
              <w:pPrChange w:id="894" w:author="Daniel Noble" w:date="2023-09-13T13:29:00Z">
                <w:pPr/>
              </w:pPrChange>
            </w:pPr>
            <w:ins w:id="895" w:author="Daniel Noble" w:date="2023-09-13T13:26:00Z">
              <w:r w:rsidRPr="00AC07A6">
                <w:rPr>
                  <w:lang w:val="en-US"/>
                </w:rPr>
                <w:t>-0.431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4EEA" w14:textId="77777777" w:rsidR="00AC07A6" w:rsidRPr="00AC07A6" w:rsidRDefault="00AC07A6" w:rsidP="00886F59">
            <w:pPr>
              <w:jc w:val="center"/>
              <w:rPr>
                <w:ins w:id="896" w:author="Daniel Noble" w:date="2023-09-13T13:26:00Z"/>
                <w:lang w:val="en-US"/>
              </w:rPr>
              <w:pPrChange w:id="897" w:author="Daniel Noble" w:date="2023-09-13T13:29:00Z">
                <w:pPr/>
              </w:pPrChange>
            </w:pPr>
            <w:ins w:id="898" w:author="Daniel Noble" w:date="2023-09-13T13:26:00Z">
              <w:r w:rsidRPr="00AC07A6">
                <w:rPr>
                  <w:lang w:val="en-US"/>
                </w:rPr>
                <w:t>0.233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01CE1" w14:textId="77777777" w:rsidR="00AC07A6" w:rsidRPr="00AC07A6" w:rsidRDefault="00AC07A6" w:rsidP="00886F59">
            <w:pPr>
              <w:jc w:val="center"/>
              <w:rPr>
                <w:ins w:id="899" w:author="Daniel Noble" w:date="2023-09-13T13:26:00Z"/>
                <w:lang w:val="en-US"/>
              </w:rPr>
              <w:pPrChange w:id="900" w:author="Daniel Noble" w:date="2023-09-13T13:29:00Z">
                <w:pPr/>
              </w:pPrChange>
            </w:pPr>
            <w:ins w:id="901" w:author="Daniel Noble" w:date="2023-09-13T13:26:00Z">
              <w:r w:rsidRPr="00AC07A6">
                <w:rPr>
                  <w:lang w:val="en-US"/>
                </w:rPr>
                <w:t>0.600</w:t>
              </w:r>
            </w:ins>
          </w:p>
        </w:tc>
      </w:tr>
      <w:tr w:rsidR="00AC07A6" w:rsidRPr="00AC07A6" w14:paraId="5922726F" w14:textId="77777777" w:rsidTr="00A17003">
        <w:trPr>
          <w:jc w:val="center"/>
          <w:ins w:id="902"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20BC" w14:textId="77777777" w:rsidR="00AC07A6" w:rsidRPr="00AC07A6" w:rsidRDefault="00AC07A6" w:rsidP="00AC07A6">
            <w:pPr>
              <w:rPr>
                <w:ins w:id="903" w:author="Daniel Noble" w:date="2023-09-13T13:26:00Z"/>
                <w:i/>
                <w:iCs/>
                <w:lang w:val="en-US"/>
                <w:rPrChange w:id="904" w:author="Daniel Noble" w:date="2023-09-13T13:27:00Z">
                  <w:rPr>
                    <w:ins w:id="905" w:author="Daniel Noble" w:date="2023-09-13T13:26:00Z"/>
                    <w:lang w:val="en-US"/>
                  </w:rPr>
                </w:rPrChange>
              </w:rPr>
            </w:pPr>
            <w:ins w:id="906" w:author="Daniel Noble" w:date="2023-09-13T13:26:00Z">
              <w:r w:rsidRPr="00AC07A6">
                <w:rPr>
                  <w:i/>
                  <w:iCs/>
                  <w:lang w:val="en-US"/>
                  <w:rPrChange w:id="907" w:author="Daniel Noble" w:date="2023-09-13T13:27:00Z">
                    <w:rPr>
                      <w:lang w:val="en-US"/>
                    </w:rPr>
                  </w:rPrChange>
                </w:rPr>
                <w:t xml:space="preserve">L. </w:t>
              </w:r>
              <w:proofErr w:type="spellStart"/>
              <w:r w:rsidRPr="00AC07A6">
                <w:rPr>
                  <w:i/>
                  <w:iCs/>
                  <w:lang w:val="en-US"/>
                  <w:rPrChange w:id="908" w:author="Daniel Noble" w:date="2023-09-13T13:27:00Z">
                    <w:rPr>
                      <w:lang w:val="en-US"/>
                    </w:rPr>
                  </w:rPrChange>
                </w:rPr>
                <w:t>guichenoti</w:t>
              </w:r>
              <w:proofErr w:type="spellEnd"/>
            </w:ins>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CA683" w14:textId="77777777" w:rsidR="00AC07A6" w:rsidRPr="00AC07A6" w:rsidRDefault="00AC07A6" w:rsidP="00AC07A6">
            <w:pPr>
              <w:rPr>
                <w:ins w:id="909" w:author="Daniel Noble" w:date="2023-09-13T13:26:00Z"/>
                <w:lang w:val="en-US"/>
              </w:rPr>
            </w:pPr>
            <w:ins w:id="910" w:author="Daniel Noble" w:date="2023-09-13T13:26:00Z">
              <w:r w:rsidRPr="00AC07A6">
                <w:rPr>
                  <w:lang w:val="en-US"/>
                </w:rPr>
                <w:t>log Emergence Time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CBDBE" w14:textId="77777777" w:rsidR="00AC07A6" w:rsidRPr="00AC07A6" w:rsidRDefault="00AC07A6" w:rsidP="00AC07A6">
            <w:pPr>
              <w:rPr>
                <w:ins w:id="911" w:author="Daniel Noble" w:date="2023-09-13T13:26:00Z"/>
                <w:lang w:val="en-US"/>
              </w:rPr>
            </w:pPr>
            <w:ins w:id="912"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7E6D0" w14:textId="77777777" w:rsidR="00AC07A6" w:rsidRPr="00AC07A6" w:rsidRDefault="00AC07A6" w:rsidP="00886F59">
            <w:pPr>
              <w:jc w:val="center"/>
              <w:rPr>
                <w:ins w:id="913" w:author="Daniel Noble" w:date="2023-09-13T13:26:00Z"/>
                <w:lang w:val="en-US"/>
              </w:rPr>
              <w:pPrChange w:id="914" w:author="Daniel Noble" w:date="2023-09-13T13:29:00Z">
                <w:pPr/>
              </w:pPrChange>
            </w:pPr>
            <w:ins w:id="915" w:author="Daniel Noble" w:date="2023-09-13T13:26:00Z">
              <w:r w:rsidRPr="00AC07A6">
                <w:rPr>
                  <w:lang w:val="en-US"/>
                </w:rPr>
                <w:t>0.000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634C" w14:textId="77777777" w:rsidR="00AC07A6" w:rsidRPr="00AC07A6" w:rsidRDefault="00AC07A6" w:rsidP="00886F59">
            <w:pPr>
              <w:jc w:val="center"/>
              <w:rPr>
                <w:ins w:id="916" w:author="Daniel Noble" w:date="2023-09-13T13:26:00Z"/>
                <w:lang w:val="en-US"/>
              </w:rPr>
              <w:pPrChange w:id="917" w:author="Daniel Noble" w:date="2023-09-13T13:29:00Z">
                <w:pPr/>
              </w:pPrChange>
            </w:pPr>
            <w:ins w:id="918" w:author="Daniel Noble" w:date="2023-09-13T13:26:00Z">
              <w:r w:rsidRPr="00AC07A6">
                <w:rPr>
                  <w:lang w:val="en-US"/>
                </w:rPr>
                <w:t>-0.653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3B1E" w14:textId="77777777" w:rsidR="00AC07A6" w:rsidRPr="00AC07A6" w:rsidRDefault="00AC07A6" w:rsidP="00886F59">
            <w:pPr>
              <w:jc w:val="center"/>
              <w:rPr>
                <w:ins w:id="919" w:author="Daniel Noble" w:date="2023-09-13T13:26:00Z"/>
                <w:lang w:val="en-US"/>
              </w:rPr>
              <w:pPrChange w:id="920" w:author="Daniel Noble" w:date="2023-09-13T13:29:00Z">
                <w:pPr/>
              </w:pPrChange>
            </w:pPr>
            <w:ins w:id="921" w:author="Daniel Noble" w:date="2023-09-13T13:26:00Z">
              <w:r w:rsidRPr="00AC07A6">
                <w:rPr>
                  <w:lang w:val="en-US"/>
                </w:rPr>
                <w:t>0.658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CC5F0" w14:textId="77777777" w:rsidR="00AC07A6" w:rsidRPr="00AC07A6" w:rsidRDefault="00AC07A6" w:rsidP="00886F59">
            <w:pPr>
              <w:jc w:val="center"/>
              <w:rPr>
                <w:ins w:id="922" w:author="Daniel Noble" w:date="2023-09-13T13:26:00Z"/>
                <w:lang w:val="en-US"/>
              </w:rPr>
              <w:pPrChange w:id="923" w:author="Daniel Noble" w:date="2023-09-13T13:29:00Z">
                <w:pPr/>
              </w:pPrChange>
            </w:pPr>
            <w:ins w:id="924" w:author="Daniel Noble" w:date="2023-09-13T13:26:00Z">
              <w:r w:rsidRPr="00AC07A6">
                <w:rPr>
                  <w:lang w:val="en-US"/>
                </w:rPr>
                <w:t>1.000</w:t>
              </w:r>
            </w:ins>
          </w:p>
        </w:tc>
      </w:tr>
      <w:tr w:rsidR="00AC07A6" w:rsidRPr="00AC07A6" w14:paraId="4447E88D" w14:textId="77777777" w:rsidTr="00A17003">
        <w:trPr>
          <w:jc w:val="center"/>
          <w:ins w:id="925"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CFBE5" w14:textId="77777777" w:rsidR="00AC07A6" w:rsidRPr="00AC07A6" w:rsidRDefault="00AC07A6" w:rsidP="00AC07A6">
            <w:pPr>
              <w:rPr>
                <w:ins w:id="92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8456D" w14:textId="77777777" w:rsidR="00AC07A6" w:rsidRPr="00AC07A6" w:rsidRDefault="00AC07A6" w:rsidP="00AC07A6">
            <w:pPr>
              <w:rPr>
                <w:ins w:id="92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C3A24" w14:textId="77777777" w:rsidR="00AC07A6" w:rsidRPr="00AC07A6" w:rsidRDefault="00AC07A6" w:rsidP="00AC07A6">
            <w:pPr>
              <w:rPr>
                <w:ins w:id="928" w:author="Daniel Noble" w:date="2023-09-13T13:26:00Z"/>
                <w:lang w:val="en-US"/>
              </w:rPr>
            </w:pPr>
            <w:ins w:id="929"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F6539" w14:textId="77777777" w:rsidR="00AC07A6" w:rsidRPr="00AC07A6" w:rsidRDefault="00AC07A6" w:rsidP="00886F59">
            <w:pPr>
              <w:jc w:val="center"/>
              <w:rPr>
                <w:ins w:id="930" w:author="Daniel Noble" w:date="2023-09-13T13:26:00Z"/>
                <w:lang w:val="en-US"/>
              </w:rPr>
              <w:pPrChange w:id="931" w:author="Daniel Noble" w:date="2023-09-13T13:29:00Z">
                <w:pPr/>
              </w:pPrChange>
            </w:pPr>
            <w:ins w:id="932" w:author="Daniel Noble" w:date="2023-09-13T13:26:00Z">
              <w:r w:rsidRPr="00AC07A6">
                <w:rPr>
                  <w:lang w:val="en-US"/>
                </w:rPr>
                <w:t>-0.022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15FE" w14:textId="77777777" w:rsidR="00AC07A6" w:rsidRPr="00AC07A6" w:rsidRDefault="00AC07A6" w:rsidP="00886F59">
            <w:pPr>
              <w:jc w:val="center"/>
              <w:rPr>
                <w:ins w:id="933" w:author="Daniel Noble" w:date="2023-09-13T13:26:00Z"/>
                <w:lang w:val="en-US"/>
              </w:rPr>
              <w:pPrChange w:id="934" w:author="Daniel Noble" w:date="2023-09-13T13:29:00Z">
                <w:pPr/>
              </w:pPrChange>
            </w:pPr>
            <w:ins w:id="935" w:author="Daniel Noble" w:date="2023-09-13T13:26:00Z">
              <w:r w:rsidRPr="00AC07A6">
                <w:rPr>
                  <w:lang w:val="en-US"/>
                </w:rPr>
                <w:t>-0.482</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ACC2" w14:textId="77777777" w:rsidR="00AC07A6" w:rsidRPr="00AC07A6" w:rsidRDefault="00AC07A6" w:rsidP="00886F59">
            <w:pPr>
              <w:jc w:val="center"/>
              <w:rPr>
                <w:ins w:id="936" w:author="Daniel Noble" w:date="2023-09-13T13:26:00Z"/>
                <w:lang w:val="en-US"/>
              </w:rPr>
              <w:pPrChange w:id="937" w:author="Daniel Noble" w:date="2023-09-13T13:29:00Z">
                <w:pPr/>
              </w:pPrChange>
            </w:pPr>
            <w:ins w:id="938" w:author="Daniel Noble" w:date="2023-09-13T13:26:00Z">
              <w:r w:rsidRPr="00AC07A6">
                <w:rPr>
                  <w:lang w:val="en-US"/>
                </w:rPr>
                <w:t>0.435</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B4F24" w14:textId="77777777" w:rsidR="00AC07A6" w:rsidRPr="00AC07A6" w:rsidRDefault="00AC07A6" w:rsidP="00886F59">
            <w:pPr>
              <w:jc w:val="center"/>
              <w:rPr>
                <w:ins w:id="939" w:author="Daniel Noble" w:date="2023-09-13T13:26:00Z"/>
                <w:lang w:val="en-US"/>
              </w:rPr>
              <w:pPrChange w:id="940" w:author="Daniel Noble" w:date="2023-09-13T13:29:00Z">
                <w:pPr/>
              </w:pPrChange>
            </w:pPr>
            <w:ins w:id="941" w:author="Daniel Noble" w:date="2023-09-13T13:26:00Z">
              <w:r w:rsidRPr="00AC07A6">
                <w:rPr>
                  <w:lang w:val="en-US"/>
                </w:rPr>
                <w:t>0.922</w:t>
              </w:r>
            </w:ins>
          </w:p>
        </w:tc>
      </w:tr>
      <w:tr w:rsidR="00AC07A6" w:rsidRPr="00AC07A6" w14:paraId="3DBEFC7D" w14:textId="77777777" w:rsidTr="00A17003">
        <w:trPr>
          <w:jc w:val="center"/>
          <w:ins w:id="942"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14636" w14:textId="77777777" w:rsidR="00AC07A6" w:rsidRPr="00AC07A6" w:rsidRDefault="00AC07A6" w:rsidP="00AC07A6">
            <w:pPr>
              <w:rPr>
                <w:ins w:id="94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F490D" w14:textId="77777777" w:rsidR="00AC07A6" w:rsidRPr="00AC07A6" w:rsidRDefault="00AC07A6" w:rsidP="00AC07A6">
            <w:pPr>
              <w:rPr>
                <w:ins w:id="944"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263D8" w14:textId="77777777" w:rsidR="00AC07A6" w:rsidRPr="00AC07A6" w:rsidRDefault="00AC07A6" w:rsidP="00AC07A6">
            <w:pPr>
              <w:rPr>
                <w:ins w:id="945" w:author="Daniel Noble" w:date="2023-09-13T13:26:00Z"/>
                <w:lang w:val="en-US"/>
              </w:rPr>
            </w:pPr>
            <w:ins w:id="946"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336E" w14:textId="77777777" w:rsidR="00AC07A6" w:rsidRPr="00AC07A6" w:rsidRDefault="00AC07A6" w:rsidP="00886F59">
            <w:pPr>
              <w:jc w:val="center"/>
              <w:rPr>
                <w:ins w:id="947" w:author="Daniel Noble" w:date="2023-09-13T13:26:00Z"/>
                <w:lang w:val="en-US"/>
              </w:rPr>
              <w:pPrChange w:id="948" w:author="Daniel Noble" w:date="2023-09-13T13:29:00Z">
                <w:pPr/>
              </w:pPrChange>
            </w:pPr>
            <w:ins w:id="949" w:author="Daniel Noble" w:date="2023-09-13T13:26:00Z">
              <w:r w:rsidRPr="00AC07A6">
                <w:rPr>
                  <w:lang w:val="en-US"/>
                </w:rPr>
                <w:t>0.036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AD443" w14:textId="77777777" w:rsidR="00AC07A6" w:rsidRPr="00AC07A6" w:rsidRDefault="00AC07A6" w:rsidP="00886F59">
            <w:pPr>
              <w:jc w:val="center"/>
              <w:rPr>
                <w:ins w:id="950" w:author="Daniel Noble" w:date="2023-09-13T13:26:00Z"/>
                <w:lang w:val="en-US"/>
              </w:rPr>
              <w:pPrChange w:id="951" w:author="Daniel Noble" w:date="2023-09-13T13:29:00Z">
                <w:pPr/>
              </w:pPrChange>
            </w:pPr>
            <w:ins w:id="952" w:author="Daniel Noble" w:date="2023-09-13T13:26:00Z">
              <w:r w:rsidRPr="00AC07A6">
                <w:rPr>
                  <w:lang w:val="en-US"/>
                </w:rPr>
                <w:t>-0.420</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DC4E4" w14:textId="77777777" w:rsidR="00AC07A6" w:rsidRPr="00AC07A6" w:rsidRDefault="00AC07A6" w:rsidP="00886F59">
            <w:pPr>
              <w:jc w:val="center"/>
              <w:rPr>
                <w:ins w:id="953" w:author="Daniel Noble" w:date="2023-09-13T13:26:00Z"/>
                <w:lang w:val="en-US"/>
              </w:rPr>
              <w:pPrChange w:id="954" w:author="Daniel Noble" w:date="2023-09-13T13:29:00Z">
                <w:pPr/>
              </w:pPrChange>
            </w:pPr>
            <w:ins w:id="955" w:author="Daniel Noble" w:date="2023-09-13T13:26:00Z">
              <w:r w:rsidRPr="00AC07A6">
                <w:rPr>
                  <w:lang w:val="en-US"/>
                </w:rPr>
                <w:t>0.498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71B4C" w14:textId="77777777" w:rsidR="00AC07A6" w:rsidRPr="00AC07A6" w:rsidRDefault="00AC07A6" w:rsidP="00886F59">
            <w:pPr>
              <w:jc w:val="center"/>
              <w:rPr>
                <w:ins w:id="956" w:author="Daniel Noble" w:date="2023-09-13T13:26:00Z"/>
                <w:lang w:val="en-US"/>
              </w:rPr>
              <w:pPrChange w:id="957" w:author="Daniel Noble" w:date="2023-09-13T13:29:00Z">
                <w:pPr/>
              </w:pPrChange>
            </w:pPr>
            <w:ins w:id="958" w:author="Daniel Noble" w:date="2023-09-13T13:26:00Z">
              <w:r w:rsidRPr="00AC07A6">
                <w:rPr>
                  <w:lang w:val="en-US"/>
                </w:rPr>
                <w:t>0.882</w:t>
              </w:r>
            </w:ins>
          </w:p>
        </w:tc>
      </w:tr>
      <w:tr w:rsidR="00AC07A6" w:rsidRPr="00AC07A6" w14:paraId="5FA8D7B3" w14:textId="77777777" w:rsidTr="00A17003">
        <w:trPr>
          <w:jc w:val="center"/>
          <w:ins w:id="959"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924FE" w14:textId="77777777" w:rsidR="00AC07A6" w:rsidRPr="00AC07A6" w:rsidRDefault="00AC07A6" w:rsidP="00AC07A6">
            <w:pPr>
              <w:rPr>
                <w:ins w:id="96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1F75" w14:textId="77777777" w:rsidR="00AC07A6" w:rsidRPr="00AC07A6" w:rsidRDefault="00AC07A6" w:rsidP="00AC07A6">
            <w:pPr>
              <w:rPr>
                <w:ins w:id="961" w:author="Daniel Noble" w:date="2023-09-13T13:26:00Z"/>
                <w:lang w:val="en-US"/>
              </w:rPr>
            </w:pPr>
            <w:ins w:id="962" w:author="Daniel Noble" w:date="2023-09-13T13:26:00Z">
              <w:r w:rsidRPr="00AC07A6">
                <w:rPr>
                  <w:lang w:val="en-US"/>
                </w:rPr>
                <w:t>log 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C96A8" w14:textId="77777777" w:rsidR="00AC07A6" w:rsidRPr="00AC07A6" w:rsidRDefault="00AC07A6" w:rsidP="00AC07A6">
            <w:pPr>
              <w:rPr>
                <w:ins w:id="963" w:author="Daniel Noble" w:date="2023-09-13T13:26:00Z"/>
                <w:lang w:val="en-US"/>
              </w:rPr>
            </w:pPr>
            <w:ins w:id="964"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C8BFC" w14:textId="77777777" w:rsidR="00AC07A6" w:rsidRPr="00AC07A6" w:rsidRDefault="00AC07A6" w:rsidP="00886F59">
            <w:pPr>
              <w:jc w:val="center"/>
              <w:rPr>
                <w:ins w:id="965" w:author="Daniel Noble" w:date="2023-09-13T13:26:00Z"/>
                <w:lang w:val="en-US"/>
              </w:rPr>
              <w:pPrChange w:id="966" w:author="Daniel Noble" w:date="2023-09-13T13:29:00Z">
                <w:pPr/>
              </w:pPrChange>
            </w:pPr>
            <w:ins w:id="967" w:author="Daniel Noble" w:date="2023-09-13T13:26:00Z">
              <w:r w:rsidRPr="00AC07A6">
                <w:rPr>
                  <w:lang w:val="en-US"/>
                </w:rPr>
                <w:t>0.025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4466" w14:textId="77777777" w:rsidR="00AC07A6" w:rsidRPr="00AC07A6" w:rsidRDefault="00AC07A6" w:rsidP="00886F59">
            <w:pPr>
              <w:jc w:val="center"/>
              <w:rPr>
                <w:ins w:id="968" w:author="Daniel Noble" w:date="2023-09-13T13:26:00Z"/>
                <w:lang w:val="en-US"/>
              </w:rPr>
              <w:pPrChange w:id="969" w:author="Daniel Noble" w:date="2023-09-13T13:29:00Z">
                <w:pPr/>
              </w:pPrChange>
            </w:pPr>
            <w:ins w:id="970" w:author="Daniel Noble" w:date="2023-09-13T13:26:00Z">
              <w:r w:rsidRPr="00AC07A6">
                <w:rPr>
                  <w:lang w:val="en-US"/>
                </w:rPr>
                <w:t>-0.912</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3CEA7" w14:textId="77777777" w:rsidR="00AC07A6" w:rsidRPr="00AC07A6" w:rsidRDefault="00AC07A6" w:rsidP="00886F59">
            <w:pPr>
              <w:jc w:val="center"/>
              <w:rPr>
                <w:ins w:id="971" w:author="Daniel Noble" w:date="2023-09-13T13:26:00Z"/>
                <w:lang w:val="en-US"/>
              </w:rPr>
              <w:pPrChange w:id="972" w:author="Daniel Noble" w:date="2023-09-13T13:29:00Z">
                <w:pPr/>
              </w:pPrChange>
            </w:pPr>
            <w:ins w:id="973" w:author="Daniel Noble" w:date="2023-09-13T13:26:00Z">
              <w:r w:rsidRPr="00AC07A6">
                <w:rPr>
                  <w:lang w:val="en-US"/>
                </w:rPr>
                <w:t>0.927</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AF18" w14:textId="77777777" w:rsidR="00AC07A6" w:rsidRPr="00AC07A6" w:rsidRDefault="00AC07A6" w:rsidP="00886F59">
            <w:pPr>
              <w:jc w:val="center"/>
              <w:rPr>
                <w:ins w:id="974" w:author="Daniel Noble" w:date="2023-09-13T13:26:00Z"/>
                <w:lang w:val="en-US"/>
              </w:rPr>
              <w:pPrChange w:id="975" w:author="Daniel Noble" w:date="2023-09-13T13:29:00Z">
                <w:pPr/>
              </w:pPrChange>
            </w:pPr>
            <w:ins w:id="976" w:author="Daniel Noble" w:date="2023-09-13T13:26:00Z">
              <w:r w:rsidRPr="00AC07A6">
                <w:rPr>
                  <w:lang w:val="en-US"/>
                </w:rPr>
                <w:t>0.948</w:t>
              </w:r>
            </w:ins>
          </w:p>
        </w:tc>
      </w:tr>
      <w:tr w:rsidR="00AC07A6" w:rsidRPr="00AC07A6" w14:paraId="7E0FD211" w14:textId="77777777" w:rsidTr="00A17003">
        <w:trPr>
          <w:jc w:val="center"/>
          <w:ins w:id="977"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7DFC4" w14:textId="77777777" w:rsidR="00AC07A6" w:rsidRPr="00AC07A6" w:rsidRDefault="00AC07A6" w:rsidP="00AC07A6">
            <w:pPr>
              <w:rPr>
                <w:ins w:id="97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05812" w14:textId="77777777" w:rsidR="00AC07A6" w:rsidRPr="00AC07A6" w:rsidRDefault="00AC07A6" w:rsidP="00AC07A6">
            <w:pPr>
              <w:rPr>
                <w:ins w:id="97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5360" w14:textId="77777777" w:rsidR="00AC07A6" w:rsidRPr="00AC07A6" w:rsidRDefault="00AC07A6" w:rsidP="00AC07A6">
            <w:pPr>
              <w:rPr>
                <w:ins w:id="980" w:author="Daniel Noble" w:date="2023-09-13T13:26:00Z"/>
                <w:lang w:val="en-US"/>
              </w:rPr>
            </w:pPr>
            <w:ins w:id="981"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E637D" w14:textId="77777777" w:rsidR="00AC07A6" w:rsidRPr="00AC07A6" w:rsidRDefault="00AC07A6" w:rsidP="00886F59">
            <w:pPr>
              <w:jc w:val="center"/>
              <w:rPr>
                <w:ins w:id="982" w:author="Daniel Noble" w:date="2023-09-13T13:26:00Z"/>
                <w:lang w:val="en-US"/>
              </w:rPr>
              <w:pPrChange w:id="983" w:author="Daniel Noble" w:date="2023-09-13T13:29:00Z">
                <w:pPr/>
              </w:pPrChange>
            </w:pPr>
            <w:ins w:id="984" w:author="Daniel Noble" w:date="2023-09-13T13:26:00Z">
              <w:r w:rsidRPr="00AC07A6">
                <w:rPr>
                  <w:lang w:val="en-US"/>
                </w:rPr>
                <w:t>-0.148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B9589" w14:textId="77777777" w:rsidR="00AC07A6" w:rsidRPr="00AC07A6" w:rsidRDefault="00AC07A6" w:rsidP="00886F59">
            <w:pPr>
              <w:jc w:val="center"/>
              <w:rPr>
                <w:ins w:id="985" w:author="Daniel Noble" w:date="2023-09-13T13:26:00Z"/>
                <w:lang w:val="en-US"/>
              </w:rPr>
              <w:pPrChange w:id="986" w:author="Daniel Noble" w:date="2023-09-13T13:29:00Z">
                <w:pPr/>
              </w:pPrChange>
            </w:pPr>
            <w:ins w:id="987" w:author="Daniel Noble" w:date="2023-09-13T13:26:00Z">
              <w:r w:rsidRPr="00AC07A6">
                <w:rPr>
                  <w:lang w:val="en-US"/>
                </w:rPr>
                <w:t>-0.798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B4E2" w14:textId="77777777" w:rsidR="00AC07A6" w:rsidRPr="00AC07A6" w:rsidRDefault="00AC07A6" w:rsidP="00886F59">
            <w:pPr>
              <w:jc w:val="center"/>
              <w:rPr>
                <w:ins w:id="988" w:author="Daniel Noble" w:date="2023-09-13T13:26:00Z"/>
                <w:lang w:val="en-US"/>
              </w:rPr>
              <w:pPrChange w:id="989" w:author="Daniel Noble" w:date="2023-09-13T13:29:00Z">
                <w:pPr/>
              </w:pPrChange>
            </w:pPr>
            <w:ins w:id="990" w:author="Daniel Noble" w:date="2023-09-13T13:26:00Z">
              <w:r w:rsidRPr="00AC07A6">
                <w:rPr>
                  <w:lang w:val="en-US"/>
                </w:rPr>
                <w:t>0.503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C3592" w14:textId="77777777" w:rsidR="00AC07A6" w:rsidRPr="00AC07A6" w:rsidRDefault="00AC07A6" w:rsidP="00886F59">
            <w:pPr>
              <w:jc w:val="center"/>
              <w:rPr>
                <w:ins w:id="991" w:author="Daniel Noble" w:date="2023-09-13T13:26:00Z"/>
                <w:lang w:val="en-US"/>
              </w:rPr>
              <w:pPrChange w:id="992" w:author="Daniel Noble" w:date="2023-09-13T13:29:00Z">
                <w:pPr/>
              </w:pPrChange>
            </w:pPr>
            <w:ins w:id="993" w:author="Daniel Noble" w:date="2023-09-13T13:26:00Z">
              <w:r w:rsidRPr="00AC07A6">
                <w:rPr>
                  <w:lang w:val="en-US"/>
                </w:rPr>
                <w:t>0.656</w:t>
              </w:r>
            </w:ins>
          </w:p>
        </w:tc>
      </w:tr>
      <w:tr w:rsidR="00AC07A6" w:rsidRPr="00AC07A6" w14:paraId="685A21BD" w14:textId="77777777" w:rsidTr="00A17003">
        <w:trPr>
          <w:jc w:val="center"/>
          <w:ins w:id="994"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AC093" w14:textId="77777777" w:rsidR="00AC07A6" w:rsidRPr="00AC07A6" w:rsidRDefault="00AC07A6" w:rsidP="00AC07A6">
            <w:pPr>
              <w:rPr>
                <w:ins w:id="99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9E8C" w14:textId="77777777" w:rsidR="00AC07A6" w:rsidRPr="00AC07A6" w:rsidRDefault="00AC07A6" w:rsidP="00AC07A6">
            <w:pPr>
              <w:rPr>
                <w:ins w:id="996"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11DDA" w14:textId="77777777" w:rsidR="00AC07A6" w:rsidRPr="00AC07A6" w:rsidRDefault="00AC07A6" w:rsidP="00AC07A6">
            <w:pPr>
              <w:rPr>
                <w:ins w:id="997" w:author="Daniel Noble" w:date="2023-09-13T13:26:00Z"/>
                <w:lang w:val="en-US"/>
              </w:rPr>
            </w:pPr>
            <w:ins w:id="998"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3087E" w14:textId="77777777" w:rsidR="00AC07A6" w:rsidRPr="00AC07A6" w:rsidRDefault="00AC07A6" w:rsidP="00886F59">
            <w:pPr>
              <w:jc w:val="center"/>
              <w:rPr>
                <w:ins w:id="999" w:author="Daniel Noble" w:date="2023-09-13T13:26:00Z"/>
                <w:lang w:val="en-US"/>
              </w:rPr>
              <w:pPrChange w:id="1000" w:author="Daniel Noble" w:date="2023-09-13T13:29:00Z">
                <w:pPr/>
              </w:pPrChange>
            </w:pPr>
            <w:ins w:id="1001" w:author="Daniel Noble" w:date="2023-09-13T13:26:00Z">
              <w:r w:rsidRPr="00AC07A6">
                <w:rPr>
                  <w:lang w:val="en-US"/>
                </w:rPr>
                <w:t>0.025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8A83" w14:textId="77777777" w:rsidR="00AC07A6" w:rsidRPr="00AC07A6" w:rsidRDefault="00AC07A6" w:rsidP="00886F59">
            <w:pPr>
              <w:jc w:val="center"/>
              <w:rPr>
                <w:ins w:id="1002" w:author="Daniel Noble" w:date="2023-09-13T13:26:00Z"/>
                <w:lang w:val="en-US"/>
              </w:rPr>
              <w:pPrChange w:id="1003" w:author="Daniel Noble" w:date="2023-09-13T13:29:00Z">
                <w:pPr/>
              </w:pPrChange>
            </w:pPr>
            <w:ins w:id="1004" w:author="Daniel Noble" w:date="2023-09-13T13:26:00Z">
              <w:r w:rsidRPr="00AC07A6">
                <w:rPr>
                  <w:lang w:val="en-US"/>
                </w:rPr>
                <w:t>-0.627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9B08" w14:textId="77777777" w:rsidR="00AC07A6" w:rsidRPr="00AC07A6" w:rsidRDefault="00AC07A6" w:rsidP="00886F59">
            <w:pPr>
              <w:jc w:val="center"/>
              <w:rPr>
                <w:ins w:id="1005" w:author="Daniel Noble" w:date="2023-09-13T13:26:00Z"/>
                <w:lang w:val="en-US"/>
              </w:rPr>
              <w:pPrChange w:id="1006" w:author="Daniel Noble" w:date="2023-09-13T13:29:00Z">
                <w:pPr/>
              </w:pPrChange>
            </w:pPr>
            <w:ins w:id="1007" w:author="Daniel Noble" w:date="2023-09-13T13:26:00Z">
              <w:r w:rsidRPr="00AC07A6">
                <w:rPr>
                  <w:lang w:val="en-US"/>
                </w:rPr>
                <w:t>0.667</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F5AC5" w14:textId="77777777" w:rsidR="00AC07A6" w:rsidRPr="00AC07A6" w:rsidRDefault="00AC07A6" w:rsidP="00886F59">
            <w:pPr>
              <w:jc w:val="center"/>
              <w:rPr>
                <w:ins w:id="1008" w:author="Daniel Noble" w:date="2023-09-13T13:26:00Z"/>
                <w:lang w:val="en-US"/>
              </w:rPr>
              <w:pPrChange w:id="1009" w:author="Daniel Noble" w:date="2023-09-13T13:29:00Z">
                <w:pPr/>
              </w:pPrChange>
            </w:pPr>
            <w:ins w:id="1010" w:author="Daniel Noble" w:date="2023-09-13T13:26:00Z">
              <w:r w:rsidRPr="00AC07A6">
                <w:rPr>
                  <w:lang w:val="en-US"/>
                </w:rPr>
                <w:t>0.939</w:t>
              </w:r>
            </w:ins>
          </w:p>
        </w:tc>
      </w:tr>
      <w:tr w:rsidR="00AC07A6" w:rsidRPr="00AC07A6" w14:paraId="3CB2D3AE" w14:textId="77777777" w:rsidTr="00A17003">
        <w:trPr>
          <w:jc w:val="center"/>
          <w:ins w:id="1011"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D3855" w14:textId="77777777" w:rsidR="00AC07A6" w:rsidRPr="00AC07A6" w:rsidRDefault="00AC07A6" w:rsidP="00AC07A6">
            <w:pPr>
              <w:rPr>
                <w:ins w:id="101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70B91" w14:textId="77777777" w:rsidR="00AC07A6" w:rsidRPr="00AC07A6" w:rsidRDefault="00AC07A6" w:rsidP="00AC07A6">
            <w:pPr>
              <w:rPr>
                <w:ins w:id="1013" w:author="Daniel Noble" w:date="2023-09-13T13:26:00Z"/>
                <w:lang w:val="en-US"/>
              </w:rPr>
            </w:pPr>
            <w:ins w:id="1014"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388BA" w14:textId="77777777" w:rsidR="00AC07A6" w:rsidRPr="00AC07A6" w:rsidRDefault="00AC07A6" w:rsidP="00AC07A6">
            <w:pPr>
              <w:rPr>
                <w:ins w:id="1015" w:author="Daniel Noble" w:date="2023-09-13T13:26:00Z"/>
                <w:lang w:val="en-US"/>
              </w:rPr>
            </w:pPr>
            <w:ins w:id="1016"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1133F" w14:textId="77777777" w:rsidR="00AC07A6" w:rsidRPr="00AC07A6" w:rsidRDefault="00AC07A6" w:rsidP="00886F59">
            <w:pPr>
              <w:jc w:val="center"/>
              <w:rPr>
                <w:ins w:id="1017" w:author="Daniel Noble" w:date="2023-09-13T13:26:00Z"/>
                <w:lang w:val="en-US"/>
              </w:rPr>
              <w:pPrChange w:id="1018" w:author="Daniel Noble" w:date="2023-09-13T13:29:00Z">
                <w:pPr/>
              </w:pPrChange>
            </w:pPr>
            <w:ins w:id="1019" w:author="Daniel Noble" w:date="2023-09-13T13:26:00Z">
              <w:r w:rsidRPr="00AC07A6">
                <w:rPr>
                  <w:lang w:val="en-US"/>
                </w:rPr>
                <w:t>131.108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C4343" w14:textId="77777777" w:rsidR="00AC07A6" w:rsidRPr="00AC07A6" w:rsidRDefault="00AC07A6" w:rsidP="00886F59">
            <w:pPr>
              <w:jc w:val="center"/>
              <w:rPr>
                <w:ins w:id="1020" w:author="Daniel Noble" w:date="2023-09-13T13:26:00Z"/>
                <w:lang w:val="en-US"/>
              </w:rPr>
              <w:pPrChange w:id="1021" w:author="Daniel Noble" w:date="2023-09-13T13:29:00Z">
                <w:pPr/>
              </w:pPrChange>
            </w:pPr>
            <w:ins w:id="1022" w:author="Daniel Noble" w:date="2023-09-13T13:26:00Z">
              <w:r w:rsidRPr="00AC07A6">
                <w:rPr>
                  <w:lang w:val="en-US"/>
                </w:rPr>
                <w:t>-187.723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D1FFC" w14:textId="77777777" w:rsidR="00AC07A6" w:rsidRPr="00AC07A6" w:rsidRDefault="00AC07A6" w:rsidP="00886F59">
            <w:pPr>
              <w:jc w:val="center"/>
              <w:rPr>
                <w:ins w:id="1023" w:author="Daniel Noble" w:date="2023-09-13T13:26:00Z"/>
                <w:lang w:val="en-US"/>
              </w:rPr>
              <w:pPrChange w:id="1024" w:author="Daniel Noble" w:date="2023-09-13T13:29:00Z">
                <w:pPr/>
              </w:pPrChange>
            </w:pPr>
            <w:ins w:id="1025" w:author="Daniel Noble" w:date="2023-09-13T13:26:00Z">
              <w:r w:rsidRPr="00AC07A6">
                <w:rPr>
                  <w:lang w:val="en-US"/>
                </w:rPr>
                <w:t>453.171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0B453" w14:textId="77777777" w:rsidR="00AC07A6" w:rsidRPr="00AC07A6" w:rsidRDefault="00AC07A6" w:rsidP="00886F59">
            <w:pPr>
              <w:jc w:val="center"/>
              <w:rPr>
                <w:ins w:id="1026" w:author="Daniel Noble" w:date="2023-09-13T13:26:00Z"/>
                <w:lang w:val="en-US"/>
              </w:rPr>
              <w:pPrChange w:id="1027" w:author="Daniel Noble" w:date="2023-09-13T13:29:00Z">
                <w:pPr/>
              </w:pPrChange>
            </w:pPr>
            <w:ins w:id="1028" w:author="Daniel Noble" w:date="2023-09-13T13:26:00Z">
              <w:r w:rsidRPr="00AC07A6">
                <w:rPr>
                  <w:lang w:val="en-US"/>
                </w:rPr>
                <w:t>0.412</w:t>
              </w:r>
            </w:ins>
          </w:p>
        </w:tc>
      </w:tr>
      <w:tr w:rsidR="00AC07A6" w:rsidRPr="00AC07A6" w14:paraId="7B0E0579" w14:textId="77777777" w:rsidTr="00A17003">
        <w:trPr>
          <w:jc w:val="center"/>
          <w:ins w:id="1029"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F99E5" w14:textId="77777777" w:rsidR="00AC07A6" w:rsidRPr="00AC07A6" w:rsidRDefault="00AC07A6" w:rsidP="00AC07A6">
            <w:pPr>
              <w:rPr>
                <w:ins w:id="103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FBE4E" w14:textId="77777777" w:rsidR="00AC07A6" w:rsidRPr="00AC07A6" w:rsidRDefault="00AC07A6" w:rsidP="00AC07A6">
            <w:pPr>
              <w:rPr>
                <w:ins w:id="103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4A78D" w14:textId="77777777" w:rsidR="00AC07A6" w:rsidRPr="00AC07A6" w:rsidRDefault="00AC07A6" w:rsidP="00AC07A6">
            <w:pPr>
              <w:rPr>
                <w:ins w:id="1032" w:author="Daniel Noble" w:date="2023-09-13T13:26:00Z"/>
                <w:lang w:val="en-US"/>
              </w:rPr>
            </w:pPr>
            <w:ins w:id="1033"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CB7AC" w14:textId="77777777" w:rsidR="00AC07A6" w:rsidRPr="00AC07A6" w:rsidRDefault="00AC07A6" w:rsidP="00886F59">
            <w:pPr>
              <w:jc w:val="center"/>
              <w:rPr>
                <w:ins w:id="1034" w:author="Daniel Noble" w:date="2023-09-13T13:26:00Z"/>
                <w:lang w:val="en-US"/>
              </w:rPr>
              <w:pPrChange w:id="1035" w:author="Daniel Noble" w:date="2023-09-13T13:29:00Z">
                <w:pPr/>
              </w:pPrChange>
            </w:pPr>
            <w:ins w:id="1036" w:author="Daniel Noble" w:date="2023-09-13T13:26:00Z">
              <w:r w:rsidRPr="00AC07A6">
                <w:rPr>
                  <w:lang w:val="en-US"/>
                </w:rPr>
                <w:t>7.628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0718" w14:textId="77777777" w:rsidR="00AC07A6" w:rsidRPr="00AC07A6" w:rsidRDefault="00AC07A6" w:rsidP="00886F59">
            <w:pPr>
              <w:jc w:val="center"/>
              <w:rPr>
                <w:ins w:id="1037" w:author="Daniel Noble" w:date="2023-09-13T13:26:00Z"/>
                <w:lang w:val="en-US"/>
              </w:rPr>
              <w:pPrChange w:id="1038" w:author="Daniel Noble" w:date="2023-09-13T13:29:00Z">
                <w:pPr/>
              </w:pPrChange>
            </w:pPr>
            <w:ins w:id="1039" w:author="Daniel Noble" w:date="2023-09-13T13:26:00Z">
              <w:r w:rsidRPr="00AC07A6">
                <w:rPr>
                  <w:lang w:val="en-US"/>
                </w:rPr>
                <w:t>-247.054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FF3BD" w14:textId="77777777" w:rsidR="00AC07A6" w:rsidRPr="00AC07A6" w:rsidRDefault="00AC07A6" w:rsidP="00886F59">
            <w:pPr>
              <w:jc w:val="center"/>
              <w:rPr>
                <w:ins w:id="1040" w:author="Daniel Noble" w:date="2023-09-13T13:26:00Z"/>
                <w:lang w:val="en-US"/>
              </w:rPr>
              <w:pPrChange w:id="1041" w:author="Daniel Noble" w:date="2023-09-13T13:29:00Z">
                <w:pPr/>
              </w:pPrChange>
            </w:pPr>
            <w:ins w:id="1042" w:author="Daniel Noble" w:date="2023-09-13T13:26:00Z">
              <w:r w:rsidRPr="00AC07A6">
                <w:rPr>
                  <w:lang w:val="en-US"/>
                </w:rPr>
                <w:t>268.843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69991" w14:textId="77777777" w:rsidR="00AC07A6" w:rsidRPr="00AC07A6" w:rsidRDefault="00AC07A6" w:rsidP="00886F59">
            <w:pPr>
              <w:jc w:val="center"/>
              <w:rPr>
                <w:ins w:id="1043" w:author="Daniel Noble" w:date="2023-09-13T13:26:00Z"/>
                <w:lang w:val="en-US"/>
              </w:rPr>
              <w:pPrChange w:id="1044" w:author="Daniel Noble" w:date="2023-09-13T13:29:00Z">
                <w:pPr/>
              </w:pPrChange>
            </w:pPr>
            <w:ins w:id="1045" w:author="Daniel Noble" w:date="2023-09-13T13:26:00Z">
              <w:r w:rsidRPr="00AC07A6">
                <w:rPr>
                  <w:lang w:val="en-US"/>
                </w:rPr>
                <w:t>0.962</w:t>
              </w:r>
            </w:ins>
          </w:p>
        </w:tc>
      </w:tr>
      <w:tr w:rsidR="00AC07A6" w:rsidRPr="00AC07A6" w14:paraId="22D83846" w14:textId="77777777" w:rsidTr="00A17003">
        <w:trPr>
          <w:jc w:val="center"/>
          <w:ins w:id="1046"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4DCD4" w14:textId="77777777" w:rsidR="00AC07A6" w:rsidRPr="00AC07A6" w:rsidRDefault="00AC07A6" w:rsidP="00AC07A6">
            <w:pPr>
              <w:rPr>
                <w:ins w:id="104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8A42E" w14:textId="77777777" w:rsidR="00AC07A6" w:rsidRPr="00AC07A6" w:rsidRDefault="00AC07A6" w:rsidP="00AC07A6">
            <w:pPr>
              <w:rPr>
                <w:ins w:id="104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F5986" w14:textId="77777777" w:rsidR="00AC07A6" w:rsidRPr="00AC07A6" w:rsidRDefault="00AC07A6" w:rsidP="00AC07A6">
            <w:pPr>
              <w:rPr>
                <w:ins w:id="1049" w:author="Daniel Noble" w:date="2023-09-13T13:26:00Z"/>
                <w:lang w:val="en-US"/>
              </w:rPr>
            </w:pPr>
            <w:ins w:id="1050"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A10DF" w14:textId="77777777" w:rsidR="00AC07A6" w:rsidRPr="00AC07A6" w:rsidRDefault="00AC07A6" w:rsidP="00886F59">
            <w:pPr>
              <w:jc w:val="center"/>
              <w:rPr>
                <w:ins w:id="1051" w:author="Daniel Noble" w:date="2023-09-13T13:26:00Z"/>
                <w:lang w:val="en-US"/>
              </w:rPr>
              <w:pPrChange w:id="1052" w:author="Daniel Noble" w:date="2023-09-13T13:29:00Z">
                <w:pPr/>
              </w:pPrChange>
            </w:pPr>
            <w:ins w:id="1053" w:author="Daniel Noble" w:date="2023-09-13T13:26:00Z">
              <w:r w:rsidRPr="00AC07A6">
                <w:rPr>
                  <w:lang w:val="en-US"/>
                </w:rPr>
                <w:t>-24.269</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5EE6A" w14:textId="77777777" w:rsidR="00AC07A6" w:rsidRPr="00AC07A6" w:rsidRDefault="00AC07A6" w:rsidP="00886F59">
            <w:pPr>
              <w:jc w:val="center"/>
              <w:rPr>
                <w:ins w:id="1054" w:author="Daniel Noble" w:date="2023-09-13T13:26:00Z"/>
                <w:lang w:val="en-US"/>
              </w:rPr>
              <w:pPrChange w:id="1055" w:author="Daniel Noble" w:date="2023-09-13T13:29:00Z">
                <w:pPr/>
              </w:pPrChange>
            </w:pPr>
            <w:ins w:id="1056" w:author="Daniel Noble" w:date="2023-09-13T13:26:00Z">
              <w:r w:rsidRPr="00AC07A6">
                <w:rPr>
                  <w:lang w:val="en-US"/>
                </w:rPr>
                <w:t>-279.812</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83A37" w14:textId="77777777" w:rsidR="00AC07A6" w:rsidRPr="00AC07A6" w:rsidRDefault="00AC07A6" w:rsidP="00886F59">
            <w:pPr>
              <w:jc w:val="center"/>
              <w:rPr>
                <w:ins w:id="1057" w:author="Daniel Noble" w:date="2023-09-13T13:26:00Z"/>
                <w:lang w:val="en-US"/>
              </w:rPr>
              <w:pPrChange w:id="1058" w:author="Daniel Noble" w:date="2023-09-13T13:29:00Z">
                <w:pPr/>
              </w:pPrChange>
            </w:pPr>
            <w:ins w:id="1059" w:author="Daniel Noble" w:date="2023-09-13T13:26:00Z">
              <w:r w:rsidRPr="00AC07A6">
                <w:rPr>
                  <w:lang w:val="en-US"/>
                </w:rPr>
                <w:t>235.172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E246C" w14:textId="77777777" w:rsidR="00AC07A6" w:rsidRPr="00AC07A6" w:rsidRDefault="00AC07A6" w:rsidP="00886F59">
            <w:pPr>
              <w:jc w:val="center"/>
              <w:rPr>
                <w:ins w:id="1060" w:author="Daniel Noble" w:date="2023-09-13T13:26:00Z"/>
                <w:lang w:val="en-US"/>
              </w:rPr>
              <w:pPrChange w:id="1061" w:author="Daniel Noble" w:date="2023-09-13T13:29:00Z">
                <w:pPr/>
              </w:pPrChange>
            </w:pPr>
            <w:ins w:id="1062" w:author="Daniel Noble" w:date="2023-09-13T13:26:00Z">
              <w:r w:rsidRPr="00AC07A6">
                <w:rPr>
                  <w:lang w:val="en-US"/>
                </w:rPr>
                <w:t>0.852</w:t>
              </w:r>
            </w:ins>
          </w:p>
        </w:tc>
      </w:tr>
      <w:tr w:rsidR="00AC07A6" w:rsidRPr="00AC07A6" w14:paraId="24D1EE10" w14:textId="77777777" w:rsidTr="00A17003">
        <w:trPr>
          <w:jc w:val="center"/>
          <w:ins w:id="1063"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3A4A1" w14:textId="77777777" w:rsidR="00AC07A6" w:rsidRPr="00AC07A6" w:rsidRDefault="00AC07A6" w:rsidP="00AC07A6">
            <w:pPr>
              <w:rPr>
                <w:ins w:id="106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F8E1B" w14:textId="77777777" w:rsidR="00AC07A6" w:rsidRPr="00AC07A6" w:rsidRDefault="00AC07A6" w:rsidP="00AC07A6">
            <w:pPr>
              <w:rPr>
                <w:ins w:id="1065" w:author="Daniel Noble" w:date="2023-09-13T13:26:00Z"/>
                <w:lang w:val="en-US"/>
              </w:rPr>
            </w:pPr>
            <w:ins w:id="1066"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B5E93" w14:textId="77777777" w:rsidR="00AC07A6" w:rsidRPr="00AC07A6" w:rsidRDefault="00AC07A6" w:rsidP="00AC07A6">
            <w:pPr>
              <w:rPr>
                <w:ins w:id="1067" w:author="Daniel Noble" w:date="2023-09-13T13:26:00Z"/>
                <w:lang w:val="en-US"/>
              </w:rPr>
            </w:pPr>
            <w:ins w:id="1068"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81327" w14:textId="77777777" w:rsidR="00AC07A6" w:rsidRPr="00AC07A6" w:rsidRDefault="00AC07A6" w:rsidP="00886F59">
            <w:pPr>
              <w:jc w:val="center"/>
              <w:rPr>
                <w:ins w:id="1069" w:author="Daniel Noble" w:date="2023-09-13T13:26:00Z"/>
                <w:lang w:val="en-US"/>
              </w:rPr>
              <w:pPrChange w:id="1070" w:author="Daniel Noble" w:date="2023-09-13T13:29:00Z">
                <w:pPr/>
              </w:pPrChange>
            </w:pPr>
            <w:ins w:id="1071" w:author="Daniel Noble" w:date="2023-09-13T13:26:00Z">
              <w:r w:rsidRPr="00AC07A6">
                <w:rPr>
                  <w:lang w:val="en-US"/>
                </w:rPr>
                <w:t>-0.186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3B2A3" w14:textId="77777777" w:rsidR="00AC07A6" w:rsidRPr="00AC07A6" w:rsidRDefault="00AC07A6" w:rsidP="00886F59">
            <w:pPr>
              <w:jc w:val="center"/>
              <w:rPr>
                <w:ins w:id="1072" w:author="Daniel Noble" w:date="2023-09-13T13:26:00Z"/>
                <w:lang w:val="en-US"/>
              </w:rPr>
              <w:pPrChange w:id="1073" w:author="Daniel Noble" w:date="2023-09-13T13:29:00Z">
                <w:pPr/>
              </w:pPrChange>
            </w:pPr>
            <w:ins w:id="1074" w:author="Daniel Noble" w:date="2023-09-13T13:26:00Z">
              <w:r w:rsidRPr="00AC07A6">
                <w:rPr>
                  <w:lang w:val="en-US"/>
                </w:rPr>
                <w:t>-0.567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C72B" w14:textId="77777777" w:rsidR="00AC07A6" w:rsidRPr="00AC07A6" w:rsidRDefault="00AC07A6" w:rsidP="00886F59">
            <w:pPr>
              <w:jc w:val="center"/>
              <w:rPr>
                <w:ins w:id="1075" w:author="Daniel Noble" w:date="2023-09-13T13:26:00Z"/>
                <w:lang w:val="en-US"/>
              </w:rPr>
              <w:pPrChange w:id="1076" w:author="Daniel Noble" w:date="2023-09-13T13:29:00Z">
                <w:pPr/>
              </w:pPrChange>
            </w:pPr>
            <w:ins w:id="1077" w:author="Daniel Noble" w:date="2023-09-13T13:26:00Z">
              <w:r w:rsidRPr="00AC07A6">
                <w:rPr>
                  <w:lang w:val="en-US"/>
                </w:rPr>
                <w:t>0.198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DA00C" w14:textId="77777777" w:rsidR="00AC07A6" w:rsidRPr="00AC07A6" w:rsidRDefault="00AC07A6" w:rsidP="00886F59">
            <w:pPr>
              <w:jc w:val="center"/>
              <w:rPr>
                <w:ins w:id="1078" w:author="Daniel Noble" w:date="2023-09-13T13:26:00Z"/>
                <w:lang w:val="en-US"/>
              </w:rPr>
              <w:pPrChange w:id="1079" w:author="Daniel Noble" w:date="2023-09-13T13:29:00Z">
                <w:pPr/>
              </w:pPrChange>
            </w:pPr>
            <w:ins w:id="1080" w:author="Daniel Noble" w:date="2023-09-13T13:26:00Z">
              <w:r w:rsidRPr="00AC07A6">
                <w:rPr>
                  <w:lang w:val="en-US"/>
                </w:rPr>
                <w:t>0.337</w:t>
              </w:r>
            </w:ins>
          </w:p>
        </w:tc>
      </w:tr>
      <w:tr w:rsidR="00AC07A6" w:rsidRPr="00AC07A6" w14:paraId="4AFBFEF1" w14:textId="77777777" w:rsidTr="00A17003">
        <w:trPr>
          <w:jc w:val="center"/>
          <w:ins w:id="1081"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69F66" w14:textId="77777777" w:rsidR="00AC07A6" w:rsidRPr="00AC07A6" w:rsidRDefault="00AC07A6" w:rsidP="00AC07A6">
            <w:pPr>
              <w:rPr>
                <w:ins w:id="108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DDFC0" w14:textId="77777777" w:rsidR="00AC07A6" w:rsidRPr="00AC07A6" w:rsidRDefault="00AC07A6" w:rsidP="00AC07A6">
            <w:pPr>
              <w:rPr>
                <w:ins w:id="1083"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9E79" w14:textId="77777777" w:rsidR="00AC07A6" w:rsidRPr="00AC07A6" w:rsidRDefault="00AC07A6" w:rsidP="00AC07A6">
            <w:pPr>
              <w:rPr>
                <w:ins w:id="1084" w:author="Daniel Noble" w:date="2023-09-13T13:26:00Z"/>
                <w:lang w:val="en-US"/>
              </w:rPr>
            </w:pPr>
            <w:ins w:id="1085"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33A5" w14:textId="77777777" w:rsidR="00AC07A6" w:rsidRPr="00AC07A6" w:rsidRDefault="00AC07A6" w:rsidP="00886F59">
            <w:pPr>
              <w:jc w:val="center"/>
              <w:rPr>
                <w:ins w:id="1086" w:author="Daniel Noble" w:date="2023-09-13T13:26:00Z"/>
                <w:lang w:val="en-US"/>
              </w:rPr>
              <w:pPrChange w:id="1087" w:author="Daniel Noble" w:date="2023-09-13T13:29:00Z">
                <w:pPr/>
              </w:pPrChange>
            </w:pPr>
            <w:ins w:id="1088" w:author="Daniel Noble" w:date="2023-09-13T13:26:00Z">
              <w:r w:rsidRPr="00AC07A6">
                <w:rPr>
                  <w:lang w:val="en-US"/>
                </w:rPr>
                <w:t>0.116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AF073" w14:textId="77777777" w:rsidR="00AC07A6" w:rsidRPr="00AC07A6" w:rsidRDefault="00AC07A6" w:rsidP="00886F59">
            <w:pPr>
              <w:jc w:val="center"/>
              <w:rPr>
                <w:ins w:id="1089" w:author="Daniel Noble" w:date="2023-09-13T13:26:00Z"/>
                <w:lang w:val="en-US"/>
              </w:rPr>
              <w:pPrChange w:id="1090" w:author="Daniel Noble" w:date="2023-09-13T13:29:00Z">
                <w:pPr/>
              </w:pPrChange>
            </w:pPr>
            <w:ins w:id="1091" w:author="Daniel Noble" w:date="2023-09-13T13:26:00Z">
              <w:r w:rsidRPr="00AC07A6">
                <w:rPr>
                  <w:lang w:val="en-US"/>
                </w:rPr>
                <w:t>-0.204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2566" w14:textId="77777777" w:rsidR="00AC07A6" w:rsidRPr="00AC07A6" w:rsidRDefault="00AC07A6" w:rsidP="00886F59">
            <w:pPr>
              <w:jc w:val="center"/>
              <w:rPr>
                <w:ins w:id="1092" w:author="Daniel Noble" w:date="2023-09-13T13:26:00Z"/>
                <w:lang w:val="en-US"/>
              </w:rPr>
              <w:pPrChange w:id="1093" w:author="Daniel Noble" w:date="2023-09-13T13:29:00Z">
                <w:pPr/>
              </w:pPrChange>
            </w:pPr>
            <w:ins w:id="1094" w:author="Daniel Noble" w:date="2023-09-13T13:26:00Z">
              <w:r w:rsidRPr="00AC07A6">
                <w:rPr>
                  <w:lang w:val="en-US"/>
                </w:rPr>
                <w:t>0.441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87AE" w14:textId="77777777" w:rsidR="00AC07A6" w:rsidRPr="00AC07A6" w:rsidRDefault="00AC07A6" w:rsidP="00886F59">
            <w:pPr>
              <w:jc w:val="center"/>
              <w:rPr>
                <w:ins w:id="1095" w:author="Daniel Noble" w:date="2023-09-13T13:26:00Z"/>
                <w:lang w:val="en-US"/>
              </w:rPr>
              <w:pPrChange w:id="1096" w:author="Daniel Noble" w:date="2023-09-13T13:29:00Z">
                <w:pPr/>
              </w:pPrChange>
            </w:pPr>
            <w:ins w:id="1097" w:author="Daniel Noble" w:date="2023-09-13T13:26:00Z">
              <w:r w:rsidRPr="00AC07A6">
                <w:rPr>
                  <w:lang w:val="en-US"/>
                </w:rPr>
                <w:t>0.495</w:t>
              </w:r>
            </w:ins>
          </w:p>
        </w:tc>
      </w:tr>
      <w:tr w:rsidR="00AC07A6" w:rsidRPr="00AC07A6" w14:paraId="40B45200" w14:textId="77777777" w:rsidTr="00A17003">
        <w:trPr>
          <w:jc w:val="center"/>
          <w:ins w:id="1098"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507F" w14:textId="77777777" w:rsidR="00AC07A6" w:rsidRPr="00AC07A6" w:rsidRDefault="00AC07A6" w:rsidP="00AC07A6">
            <w:pPr>
              <w:rPr>
                <w:ins w:id="109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CF606" w14:textId="77777777" w:rsidR="00AC07A6" w:rsidRPr="00AC07A6" w:rsidRDefault="00AC07A6" w:rsidP="00AC07A6">
            <w:pPr>
              <w:rPr>
                <w:ins w:id="110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0E82" w14:textId="77777777" w:rsidR="00AC07A6" w:rsidRPr="00AC07A6" w:rsidRDefault="00AC07A6" w:rsidP="00AC07A6">
            <w:pPr>
              <w:rPr>
                <w:ins w:id="1101" w:author="Daniel Noble" w:date="2023-09-13T13:26:00Z"/>
                <w:lang w:val="en-US"/>
              </w:rPr>
            </w:pPr>
            <w:ins w:id="1102"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7242" w14:textId="77777777" w:rsidR="00AC07A6" w:rsidRPr="00AC07A6" w:rsidRDefault="00AC07A6" w:rsidP="00886F59">
            <w:pPr>
              <w:jc w:val="center"/>
              <w:rPr>
                <w:ins w:id="1103" w:author="Daniel Noble" w:date="2023-09-13T13:26:00Z"/>
                <w:lang w:val="en-US"/>
              </w:rPr>
              <w:pPrChange w:id="1104" w:author="Daniel Noble" w:date="2023-09-13T13:29:00Z">
                <w:pPr/>
              </w:pPrChange>
            </w:pPr>
            <w:ins w:id="1105" w:author="Daniel Noble" w:date="2023-09-13T13:26:00Z">
              <w:r w:rsidRPr="00AC07A6">
                <w:rPr>
                  <w:lang w:val="en-US"/>
                </w:rPr>
                <w:t>-0.027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0306F" w14:textId="77777777" w:rsidR="00AC07A6" w:rsidRPr="00AC07A6" w:rsidRDefault="00AC07A6" w:rsidP="00886F59">
            <w:pPr>
              <w:jc w:val="center"/>
              <w:rPr>
                <w:ins w:id="1106" w:author="Daniel Noble" w:date="2023-09-13T13:26:00Z"/>
                <w:lang w:val="en-US"/>
              </w:rPr>
              <w:pPrChange w:id="1107" w:author="Daniel Noble" w:date="2023-09-13T13:29:00Z">
                <w:pPr/>
              </w:pPrChange>
            </w:pPr>
            <w:ins w:id="1108" w:author="Daniel Noble" w:date="2023-09-13T13:26:00Z">
              <w:r w:rsidRPr="00AC07A6">
                <w:rPr>
                  <w:lang w:val="en-US"/>
                </w:rPr>
                <w:t>-0.346</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EDFBA" w14:textId="77777777" w:rsidR="00AC07A6" w:rsidRPr="00AC07A6" w:rsidRDefault="00AC07A6" w:rsidP="00886F59">
            <w:pPr>
              <w:jc w:val="center"/>
              <w:rPr>
                <w:ins w:id="1109" w:author="Daniel Noble" w:date="2023-09-13T13:26:00Z"/>
                <w:lang w:val="en-US"/>
              </w:rPr>
              <w:pPrChange w:id="1110" w:author="Daniel Noble" w:date="2023-09-13T13:29:00Z">
                <w:pPr/>
              </w:pPrChange>
            </w:pPr>
            <w:ins w:id="1111" w:author="Daniel Noble" w:date="2023-09-13T13:26:00Z">
              <w:r w:rsidRPr="00AC07A6">
                <w:rPr>
                  <w:lang w:val="en-US"/>
                </w:rPr>
                <w:t>0.294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9AE66" w14:textId="77777777" w:rsidR="00AC07A6" w:rsidRPr="00AC07A6" w:rsidRDefault="00AC07A6" w:rsidP="00886F59">
            <w:pPr>
              <w:jc w:val="center"/>
              <w:rPr>
                <w:ins w:id="1112" w:author="Daniel Noble" w:date="2023-09-13T13:26:00Z"/>
                <w:lang w:val="en-US"/>
              </w:rPr>
              <w:pPrChange w:id="1113" w:author="Daniel Noble" w:date="2023-09-13T13:29:00Z">
                <w:pPr/>
              </w:pPrChange>
            </w:pPr>
            <w:ins w:id="1114" w:author="Daniel Noble" w:date="2023-09-13T13:26:00Z">
              <w:r w:rsidRPr="00AC07A6">
                <w:rPr>
                  <w:lang w:val="en-US"/>
                </w:rPr>
                <w:t>0.875</w:t>
              </w:r>
            </w:ins>
          </w:p>
        </w:tc>
      </w:tr>
      <w:tr w:rsidR="00AC07A6" w:rsidRPr="00AC07A6" w14:paraId="2BB24F0C" w14:textId="77777777" w:rsidTr="00A17003">
        <w:trPr>
          <w:jc w:val="center"/>
          <w:ins w:id="1115"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AA6C2" w14:textId="77777777" w:rsidR="00AC07A6" w:rsidRPr="00AC07A6" w:rsidRDefault="00AC07A6" w:rsidP="00AC07A6">
            <w:pPr>
              <w:rPr>
                <w:ins w:id="111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C5BBB" w14:textId="77777777" w:rsidR="00AC07A6" w:rsidRPr="00AC07A6" w:rsidRDefault="00AC07A6" w:rsidP="00AC07A6">
            <w:pPr>
              <w:rPr>
                <w:ins w:id="1117" w:author="Daniel Noble" w:date="2023-09-13T13:26:00Z"/>
                <w:lang w:val="en-US"/>
              </w:rPr>
            </w:pPr>
            <w:ins w:id="1118"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80D6B" w14:textId="77777777" w:rsidR="00AC07A6" w:rsidRPr="00AC07A6" w:rsidRDefault="00AC07A6" w:rsidP="00AC07A6">
            <w:pPr>
              <w:rPr>
                <w:ins w:id="1119" w:author="Daniel Noble" w:date="2023-09-13T13:26:00Z"/>
                <w:lang w:val="en-US"/>
              </w:rPr>
            </w:pPr>
            <w:ins w:id="1120"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79EB6" w14:textId="77777777" w:rsidR="00AC07A6" w:rsidRPr="00886F59" w:rsidRDefault="00AC07A6" w:rsidP="00886F59">
            <w:pPr>
              <w:jc w:val="center"/>
              <w:rPr>
                <w:ins w:id="1121" w:author="Daniel Noble" w:date="2023-09-13T13:26:00Z"/>
                <w:b/>
                <w:bCs/>
                <w:lang w:val="en-US"/>
                <w:rPrChange w:id="1122" w:author="Daniel Noble" w:date="2023-09-13T13:28:00Z">
                  <w:rPr>
                    <w:ins w:id="1123" w:author="Daniel Noble" w:date="2023-09-13T13:26:00Z"/>
                    <w:lang w:val="en-US"/>
                  </w:rPr>
                </w:rPrChange>
              </w:rPr>
              <w:pPrChange w:id="1124" w:author="Daniel Noble" w:date="2023-09-13T13:29:00Z">
                <w:pPr/>
              </w:pPrChange>
            </w:pPr>
            <w:ins w:id="1125" w:author="Daniel Noble" w:date="2023-09-13T13:26:00Z">
              <w:r w:rsidRPr="00886F59">
                <w:rPr>
                  <w:b/>
                  <w:bCs/>
                  <w:lang w:val="en-US"/>
                  <w:rPrChange w:id="1126" w:author="Daniel Noble" w:date="2023-09-13T13:28:00Z">
                    <w:rPr>
                      <w:lang w:val="en-US"/>
                    </w:rPr>
                  </w:rPrChange>
                </w:rPr>
                <w:t>-0.478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0619E" w14:textId="77777777" w:rsidR="00AC07A6" w:rsidRPr="00886F59" w:rsidRDefault="00AC07A6" w:rsidP="00886F59">
            <w:pPr>
              <w:jc w:val="center"/>
              <w:rPr>
                <w:ins w:id="1127" w:author="Daniel Noble" w:date="2023-09-13T13:26:00Z"/>
                <w:b/>
                <w:bCs/>
                <w:lang w:val="en-US"/>
                <w:rPrChange w:id="1128" w:author="Daniel Noble" w:date="2023-09-13T13:28:00Z">
                  <w:rPr>
                    <w:ins w:id="1129" w:author="Daniel Noble" w:date="2023-09-13T13:26:00Z"/>
                    <w:lang w:val="en-US"/>
                  </w:rPr>
                </w:rPrChange>
              </w:rPr>
              <w:pPrChange w:id="1130" w:author="Daniel Noble" w:date="2023-09-13T13:29:00Z">
                <w:pPr/>
              </w:pPrChange>
            </w:pPr>
            <w:ins w:id="1131" w:author="Daniel Noble" w:date="2023-09-13T13:26:00Z">
              <w:r w:rsidRPr="00886F59">
                <w:rPr>
                  <w:b/>
                  <w:bCs/>
                  <w:lang w:val="en-US"/>
                  <w:rPrChange w:id="1132" w:author="Daniel Noble" w:date="2023-09-13T13:28:00Z">
                    <w:rPr>
                      <w:lang w:val="en-US"/>
                    </w:rPr>
                  </w:rPrChange>
                </w:rPr>
                <w:t>-0.866</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DB865" w14:textId="77777777" w:rsidR="00AC07A6" w:rsidRPr="00886F59" w:rsidRDefault="00AC07A6" w:rsidP="00886F59">
            <w:pPr>
              <w:jc w:val="center"/>
              <w:rPr>
                <w:ins w:id="1133" w:author="Daniel Noble" w:date="2023-09-13T13:26:00Z"/>
                <w:b/>
                <w:bCs/>
                <w:lang w:val="en-US"/>
                <w:rPrChange w:id="1134" w:author="Daniel Noble" w:date="2023-09-13T13:28:00Z">
                  <w:rPr>
                    <w:ins w:id="1135" w:author="Daniel Noble" w:date="2023-09-13T13:26:00Z"/>
                    <w:lang w:val="en-US"/>
                  </w:rPr>
                </w:rPrChange>
              </w:rPr>
              <w:pPrChange w:id="1136" w:author="Daniel Noble" w:date="2023-09-13T13:29:00Z">
                <w:pPr/>
              </w:pPrChange>
            </w:pPr>
            <w:ins w:id="1137" w:author="Daniel Noble" w:date="2023-09-13T13:26:00Z">
              <w:r w:rsidRPr="00886F59">
                <w:rPr>
                  <w:b/>
                  <w:bCs/>
                  <w:lang w:val="en-US"/>
                  <w:rPrChange w:id="1138" w:author="Daniel Noble" w:date="2023-09-13T13:28:00Z">
                    <w:rPr>
                      <w:lang w:val="en-US"/>
                    </w:rPr>
                  </w:rPrChange>
                </w:rPr>
                <w:t>-0.087</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E43" w14:textId="77777777" w:rsidR="00AC07A6" w:rsidRPr="00886F59" w:rsidRDefault="00AC07A6" w:rsidP="00886F59">
            <w:pPr>
              <w:jc w:val="center"/>
              <w:rPr>
                <w:ins w:id="1139" w:author="Daniel Noble" w:date="2023-09-13T13:26:00Z"/>
                <w:b/>
                <w:bCs/>
                <w:lang w:val="en-US"/>
                <w:rPrChange w:id="1140" w:author="Daniel Noble" w:date="2023-09-13T13:28:00Z">
                  <w:rPr>
                    <w:ins w:id="1141" w:author="Daniel Noble" w:date="2023-09-13T13:26:00Z"/>
                    <w:lang w:val="en-US"/>
                  </w:rPr>
                </w:rPrChange>
              </w:rPr>
              <w:pPrChange w:id="1142" w:author="Daniel Noble" w:date="2023-09-13T13:29:00Z">
                <w:pPr/>
              </w:pPrChange>
            </w:pPr>
            <w:ins w:id="1143" w:author="Daniel Noble" w:date="2023-09-13T13:26:00Z">
              <w:r w:rsidRPr="00886F59">
                <w:rPr>
                  <w:b/>
                  <w:bCs/>
                  <w:lang w:val="en-US"/>
                  <w:rPrChange w:id="1144" w:author="Daniel Noble" w:date="2023-09-13T13:28:00Z">
                    <w:rPr>
                      <w:lang w:val="en-US"/>
                    </w:rPr>
                  </w:rPrChange>
                </w:rPr>
                <w:t>0.017</w:t>
              </w:r>
            </w:ins>
          </w:p>
        </w:tc>
      </w:tr>
      <w:tr w:rsidR="00AC07A6" w:rsidRPr="00AC07A6" w14:paraId="1CE6442E" w14:textId="77777777" w:rsidTr="00A17003">
        <w:trPr>
          <w:jc w:val="center"/>
          <w:ins w:id="1145" w:author="Daniel Noble" w:date="2023-09-13T13:26:00Z"/>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F38D4" w14:textId="77777777" w:rsidR="00AC07A6" w:rsidRPr="00AC07A6" w:rsidRDefault="00AC07A6" w:rsidP="00AC07A6">
            <w:pPr>
              <w:rPr>
                <w:ins w:id="114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40311" w14:textId="77777777" w:rsidR="00AC07A6" w:rsidRPr="00AC07A6" w:rsidRDefault="00AC07A6" w:rsidP="00AC07A6">
            <w:pPr>
              <w:rPr>
                <w:ins w:id="114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68C27" w14:textId="77777777" w:rsidR="00AC07A6" w:rsidRPr="00AC07A6" w:rsidRDefault="00AC07A6" w:rsidP="00AC07A6">
            <w:pPr>
              <w:rPr>
                <w:ins w:id="1148" w:author="Daniel Noble" w:date="2023-09-13T13:26:00Z"/>
                <w:lang w:val="en-US"/>
              </w:rPr>
            </w:pPr>
            <w:ins w:id="1149"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B7A13" w14:textId="77777777" w:rsidR="00AC07A6" w:rsidRPr="00AC07A6" w:rsidRDefault="00AC07A6" w:rsidP="00886F59">
            <w:pPr>
              <w:jc w:val="center"/>
              <w:rPr>
                <w:ins w:id="1150" w:author="Daniel Noble" w:date="2023-09-13T13:26:00Z"/>
                <w:lang w:val="en-US"/>
              </w:rPr>
              <w:pPrChange w:id="1151" w:author="Daniel Noble" w:date="2023-09-13T13:29:00Z">
                <w:pPr/>
              </w:pPrChange>
            </w:pPr>
            <w:ins w:id="1152" w:author="Daniel Noble" w:date="2023-09-13T13:26:00Z">
              <w:r w:rsidRPr="00AC07A6">
                <w:rPr>
                  <w:lang w:val="en-US"/>
                </w:rPr>
                <w:t>0.134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716CD" w14:textId="77777777" w:rsidR="00AC07A6" w:rsidRPr="00AC07A6" w:rsidRDefault="00AC07A6" w:rsidP="00886F59">
            <w:pPr>
              <w:jc w:val="center"/>
              <w:rPr>
                <w:ins w:id="1153" w:author="Daniel Noble" w:date="2023-09-13T13:26:00Z"/>
                <w:lang w:val="en-US"/>
              </w:rPr>
              <w:pPrChange w:id="1154" w:author="Daniel Noble" w:date="2023-09-13T13:29:00Z">
                <w:pPr/>
              </w:pPrChange>
            </w:pPr>
            <w:ins w:id="1155" w:author="Daniel Noble" w:date="2023-09-13T13:26:00Z">
              <w:r w:rsidRPr="00AC07A6">
                <w:rPr>
                  <w:lang w:val="en-US"/>
                </w:rPr>
                <w:t>-0.336</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27F88" w14:textId="77777777" w:rsidR="00AC07A6" w:rsidRPr="00AC07A6" w:rsidRDefault="00AC07A6" w:rsidP="00886F59">
            <w:pPr>
              <w:jc w:val="center"/>
              <w:rPr>
                <w:ins w:id="1156" w:author="Daniel Noble" w:date="2023-09-13T13:26:00Z"/>
                <w:lang w:val="en-US"/>
              </w:rPr>
              <w:pPrChange w:id="1157" w:author="Daniel Noble" w:date="2023-09-13T13:29:00Z">
                <w:pPr/>
              </w:pPrChange>
            </w:pPr>
            <w:ins w:id="1158" w:author="Daniel Noble" w:date="2023-09-13T13:26:00Z">
              <w:r w:rsidRPr="00AC07A6">
                <w:rPr>
                  <w:lang w:val="en-US"/>
                </w:rPr>
                <w:t>0.606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33BB5" w14:textId="77777777" w:rsidR="00AC07A6" w:rsidRPr="00AC07A6" w:rsidRDefault="00AC07A6" w:rsidP="00886F59">
            <w:pPr>
              <w:jc w:val="center"/>
              <w:rPr>
                <w:ins w:id="1159" w:author="Daniel Noble" w:date="2023-09-13T13:26:00Z"/>
                <w:lang w:val="en-US"/>
              </w:rPr>
              <w:pPrChange w:id="1160" w:author="Daniel Noble" w:date="2023-09-13T13:29:00Z">
                <w:pPr/>
              </w:pPrChange>
            </w:pPr>
            <w:ins w:id="1161" w:author="Daniel Noble" w:date="2023-09-13T13:26:00Z">
              <w:r w:rsidRPr="00AC07A6">
                <w:rPr>
                  <w:lang w:val="en-US"/>
                </w:rPr>
                <w:t>0.775</w:t>
              </w:r>
            </w:ins>
          </w:p>
        </w:tc>
      </w:tr>
      <w:tr w:rsidR="00AC07A6" w:rsidRPr="00AC07A6" w14:paraId="7941445D" w14:textId="77777777" w:rsidTr="00A17003">
        <w:trPr>
          <w:jc w:val="center"/>
          <w:ins w:id="1162" w:author="Daniel Noble" w:date="2023-09-13T13:26:00Z"/>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D25FBE" w14:textId="77777777" w:rsidR="00AC07A6" w:rsidRPr="00AC07A6" w:rsidRDefault="00AC07A6" w:rsidP="00AC07A6">
            <w:pPr>
              <w:rPr>
                <w:ins w:id="1163" w:author="Daniel Noble" w:date="2023-09-13T13:26:00Z"/>
                <w:lang w:val="en-US"/>
              </w:rPr>
            </w:pPr>
          </w:p>
        </w:tc>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FDD5B" w14:textId="77777777" w:rsidR="00AC07A6" w:rsidRPr="00AC07A6" w:rsidRDefault="00AC07A6" w:rsidP="00AC07A6">
            <w:pPr>
              <w:rPr>
                <w:ins w:id="1164" w:author="Daniel Noble" w:date="2023-09-13T13:26:00Z"/>
                <w:lang w:val="en-US"/>
              </w:rPr>
            </w:pPr>
          </w:p>
        </w:tc>
        <w:tc>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BC405" w14:textId="77777777" w:rsidR="00AC07A6" w:rsidRPr="00AC07A6" w:rsidRDefault="00AC07A6" w:rsidP="00AC07A6">
            <w:pPr>
              <w:rPr>
                <w:ins w:id="1165" w:author="Daniel Noble" w:date="2023-09-13T13:26:00Z"/>
                <w:lang w:val="en-US"/>
              </w:rPr>
            </w:pPr>
            <w:ins w:id="1166" w:author="Daniel Noble" w:date="2023-09-13T13:26:00Z">
              <w:r w:rsidRPr="00AC07A6">
                <w:rPr>
                  <w:lang w:val="en-US"/>
                </w:rPr>
                <w:t>Invest (C-A)</w:t>
              </w:r>
            </w:ins>
          </w:p>
        </w:tc>
        <w:tc>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2BFD75" w14:textId="77777777" w:rsidR="00AC07A6" w:rsidRPr="00AC07A6" w:rsidRDefault="00AC07A6" w:rsidP="00886F59">
            <w:pPr>
              <w:jc w:val="center"/>
              <w:rPr>
                <w:ins w:id="1167" w:author="Daniel Noble" w:date="2023-09-13T13:26:00Z"/>
                <w:lang w:val="en-US"/>
              </w:rPr>
              <w:pPrChange w:id="1168" w:author="Daniel Noble" w:date="2023-09-13T13:29:00Z">
                <w:pPr/>
              </w:pPrChange>
            </w:pPr>
            <w:ins w:id="1169" w:author="Daniel Noble" w:date="2023-09-13T13:26:00Z">
              <w:r w:rsidRPr="00AC07A6">
                <w:rPr>
                  <w:lang w:val="en-US"/>
                </w:rPr>
                <w:t>-0.035</w:t>
              </w:r>
            </w:ins>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76545" w14:textId="77777777" w:rsidR="00AC07A6" w:rsidRPr="00AC07A6" w:rsidRDefault="00AC07A6" w:rsidP="00886F59">
            <w:pPr>
              <w:jc w:val="center"/>
              <w:rPr>
                <w:ins w:id="1170" w:author="Daniel Noble" w:date="2023-09-13T13:26:00Z"/>
                <w:lang w:val="en-US"/>
              </w:rPr>
              <w:pPrChange w:id="1171" w:author="Daniel Noble" w:date="2023-09-13T13:29:00Z">
                <w:pPr/>
              </w:pPrChange>
            </w:pPr>
            <w:ins w:id="1172" w:author="Daniel Noble" w:date="2023-09-13T13:26:00Z">
              <w:r w:rsidRPr="00AC07A6">
                <w:rPr>
                  <w:lang w:val="en-US"/>
                </w:rPr>
                <w:t>-0.504</w:t>
              </w:r>
            </w:ins>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4D3F9" w14:textId="77777777" w:rsidR="00AC07A6" w:rsidRPr="00AC07A6" w:rsidRDefault="00AC07A6" w:rsidP="00886F59">
            <w:pPr>
              <w:jc w:val="center"/>
              <w:rPr>
                <w:ins w:id="1173" w:author="Daniel Noble" w:date="2023-09-13T13:26:00Z"/>
                <w:lang w:val="en-US"/>
              </w:rPr>
              <w:pPrChange w:id="1174" w:author="Daniel Noble" w:date="2023-09-13T13:29:00Z">
                <w:pPr/>
              </w:pPrChange>
            </w:pPr>
            <w:ins w:id="1175" w:author="Daniel Noble" w:date="2023-09-13T13:26:00Z">
              <w:r w:rsidRPr="00AC07A6">
                <w:rPr>
                  <w:lang w:val="en-US"/>
                </w:rPr>
                <w:t>0.434</w:t>
              </w:r>
            </w:ins>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4AB01" w14:textId="77777777" w:rsidR="00AC07A6" w:rsidRPr="00AC07A6" w:rsidRDefault="00AC07A6" w:rsidP="00886F59">
            <w:pPr>
              <w:jc w:val="center"/>
              <w:rPr>
                <w:ins w:id="1176" w:author="Daniel Noble" w:date="2023-09-13T13:26:00Z"/>
                <w:lang w:val="en-US"/>
              </w:rPr>
              <w:pPrChange w:id="1177" w:author="Daniel Noble" w:date="2023-09-13T13:29:00Z">
                <w:pPr/>
              </w:pPrChange>
            </w:pPr>
            <w:ins w:id="1178" w:author="Daniel Noble" w:date="2023-09-13T13:26:00Z">
              <w:r w:rsidRPr="00AC07A6">
                <w:rPr>
                  <w:lang w:val="en-US"/>
                </w:rPr>
                <w:t>0.951</w:t>
              </w:r>
            </w:ins>
          </w:p>
        </w:tc>
      </w:tr>
    </w:tbl>
    <w:p w14:paraId="1CAA8CCD" w14:textId="77777777" w:rsidR="00AC07A6" w:rsidRDefault="00AC07A6">
      <w:pPr>
        <w:rPr>
          <w:ins w:id="1179" w:author="Daniel Noble" w:date="2023-09-13T13:26:00Z"/>
        </w:rPr>
        <w:sectPr w:rsidR="00AC07A6" w:rsidSect="00AC07A6">
          <w:pgSz w:w="16840" w:h="11900" w:orient="landscape"/>
          <w:pgMar w:top="1440" w:right="1440" w:bottom="1440" w:left="1440" w:header="709" w:footer="709" w:gutter="0"/>
          <w:cols w:space="708"/>
          <w:docGrid w:linePitch="360"/>
          <w:sectPrChange w:id="1180" w:author="Daniel Noble" w:date="2023-09-13T13:26:00Z">
            <w:sectPr w:rsidR="00AC07A6" w:rsidSect="00AC07A6">
              <w:pgSz w:w="11900" w:h="16840" w:orient="portrait"/>
              <w:pgMar w:top="1440" w:right="1440" w:bottom="1440" w:left="1440" w:header="709" w:footer="709" w:gutter="0"/>
            </w:sectPr>
          </w:sectPrChange>
        </w:sectPr>
      </w:pPr>
    </w:p>
    <w:p w14:paraId="2A890D47" w14:textId="77777777" w:rsidR="00E7515C" w:rsidRPr="004041B3" w:rsidRDefault="00E7515C" w:rsidP="00E7515C"/>
    <w:p w14:paraId="7F814FDC" w14:textId="77777777"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7CA50F1F" w:rsidR="00A4371D" w:rsidRPr="00A4371D" w:rsidRDefault="00E7515C" w:rsidP="00A4371D">
      <w:r>
        <w:t xml:space="preserve">Environmental conditions experienced by offspring are expected to interact in complex ways with the environments experienced by their parents. </w:t>
      </w:r>
      <w:del w:id="1181" w:author="Daniel Noble" w:date="2023-07-28T15:58:00Z">
        <w:r w:rsidRPr="004041B3" w:rsidDel="00505D74">
          <w:delText xml:space="preserve">In ectotherms, </w:delText>
        </w:r>
        <w:r w:rsidDel="00505D74">
          <w:delText xml:space="preserve">temperature conditions during early life are known to have major impacts on individuals </w:delText>
        </w:r>
      </w:del>
      <w:customXmlDelRangeStart w:id="1182"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485708674"/>
          <w:placeholder>
            <w:docPart w:val="DefaultPlaceholder_-1854013440"/>
          </w:placeholder>
        </w:sdtPr>
        <w:sdtContent>
          <w:customXmlDelRangeEnd w:id="1182"/>
          <w:del w:id="1183" w:author="Daniel Noble" w:date="2023-07-28T15:58:00Z">
            <w:r w:rsidR="00AB10EF" w:rsidRPr="00AB10EF" w:rsidDel="00505D74">
              <w:rPr>
                <w:color w:val="000000"/>
              </w:rPr>
              <w:delText>(Singh et al., 2020)</w:delText>
            </w:r>
          </w:del>
          <w:customXmlDelRangeStart w:id="1184" w:author="Daniel Noble" w:date="2023-07-28T15:58:00Z"/>
        </w:sdtContent>
      </w:sdt>
      <w:customXmlDelRangeEnd w:id="1184"/>
      <w:del w:id="1185" w:author="Daniel Noble" w:date="2023-07-28T15:58:00Z">
        <w:r w:rsidR="005A6956" w:rsidDel="00505D74">
          <w:delText xml:space="preserve">. </w:delText>
        </w:r>
        <w:commentRangeStart w:id="1186"/>
        <w:r w:rsidR="005A6956" w:rsidDel="00505D74">
          <w:delText>However,</w:delText>
        </w:r>
        <w:r w:rsidDel="00505D74">
          <w:delText xml:space="preserve"> whether environmental stress experienced by mothers interacts with offspring environments to affect offspring </w:delText>
        </w:r>
        <w:r w:rsidRPr="004041B3" w:rsidDel="00505D74">
          <w:delText>expression o</w:delText>
        </w:r>
        <w:r w:rsidDel="00505D74">
          <w:delText>f</w:delText>
        </w:r>
        <w:r w:rsidRPr="004041B3" w:rsidDel="00505D74">
          <w:delText xml:space="preserve"> phenotypic traits, physiology, and behaviour</w:delText>
        </w:r>
        <w:r w:rsidDel="00505D74">
          <w:delText>, and in consequence fitness and population viability, has been rarely explored</w:delText>
        </w:r>
        <w:commentRangeEnd w:id="1186"/>
        <w:r w:rsidR="00505D74" w:rsidDel="00505D74">
          <w:rPr>
            <w:rStyle w:val="CommentReference"/>
            <w:rFonts w:asciiTheme="minorHAnsi" w:eastAsiaTheme="minorHAnsi" w:hAnsiTheme="minorHAnsi" w:cstheme="minorBidi"/>
            <w:lang w:val="en-NZ" w:eastAsia="en-US"/>
          </w:rPr>
          <w:commentReference w:id="1186"/>
        </w:r>
        <w:r w:rsidDel="00505D74">
          <w:delText xml:space="preserve">. </w:delText>
        </w:r>
      </w:del>
      <w:r>
        <w:t>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ins w:id="1187" w:author="Daniel Noble" w:date="2023-08-11T13:04:00Z">
        <w:r w:rsidR="00B23111">
          <w:t xml:space="preserve">s </w:t>
        </w:r>
      </w:ins>
      <w:del w:id="1188" w:author="Daniel Noble" w:date="2023-08-11T13:04:00Z">
        <w:r w:rsidR="004B4420" w:rsidDel="00B23111">
          <w:delText xml:space="preserve"> patterns</w:delText>
        </w:r>
        <w:r w:rsidR="005A6956" w:rsidDel="00B23111">
          <w:delText xml:space="preserve"> </w:delText>
        </w:r>
      </w:del>
      <w:r w:rsidR="005A6956">
        <w:t>while</w:t>
      </w:r>
      <w:r>
        <w:t xml:space="preserve"> impact</w:t>
      </w:r>
      <w:r w:rsidR="005A6956">
        <w:t>ing</w:t>
      </w:r>
      <w:r>
        <w:t xml:space="preserve"> other</w:t>
      </w:r>
      <w:r w:rsidRPr="004041B3">
        <w:t xml:space="preserve"> </w:t>
      </w:r>
      <w:r>
        <w:t xml:space="preserve">factors such as </w:t>
      </w:r>
      <w:del w:id="1189" w:author="Daniel Noble" w:date="2023-07-28T15:59:00Z">
        <w:r w:rsidRPr="004041B3" w:rsidDel="00505D74">
          <w:delText xml:space="preserve">mother </w:delText>
        </w:r>
      </w:del>
      <w:ins w:id="1190" w:author="Daniel Noble" w:date="2023-07-28T16:00:00Z">
        <w:r w:rsidR="00834D60">
          <w:t>maternal</w:t>
        </w:r>
      </w:ins>
      <w:ins w:id="1191" w:author="Daniel Noble" w:date="2023-07-28T15:59:00Z">
        <w:r w:rsidR="00505D74" w:rsidRPr="004041B3">
          <w:t xml:space="preserve"> </w:t>
        </w:r>
      </w:ins>
      <w:r w:rsidRPr="004041B3">
        <w:t>food availability and stress levels</w:t>
      </w:r>
      <w:r>
        <w:t xml:space="preserve"> that could affect the maternal investment in eggs</w:t>
      </w:r>
      <w:r w:rsidRPr="004041B3">
        <w:t xml:space="preserve">. </w:t>
      </w:r>
      <w:ins w:id="1192" w:author="Daniel Noble" w:date="2023-07-28T15:58:00Z">
        <w:r w:rsidR="00505D74" w:rsidRPr="004041B3">
          <w:t xml:space="preserve">In ectotherms, </w:t>
        </w:r>
        <w:r w:rsidR="00505D74">
          <w:t xml:space="preserve">temperature conditions during early life are known to have </w:t>
        </w:r>
      </w:ins>
      <w:ins w:id="1193" w:author="Daniel Noble" w:date="2023-08-11T13:04:00Z">
        <w:r w:rsidR="00B23111">
          <w:t>important effects</w:t>
        </w:r>
      </w:ins>
      <w:ins w:id="1194" w:author="Daniel Noble" w:date="2023-07-28T15:58:00Z">
        <w:r w:rsidR="00505D74">
          <w:t xml:space="preserve"> on individuals </w:t>
        </w:r>
      </w:ins>
      <w:customXmlInsRangeStart w:id="1195"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754432733"/>
          <w:placeholder>
            <w:docPart w:val="0ED1D6D047650A4F898055A049B46F8E"/>
          </w:placeholder>
        </w:sdtPr>
        <w:sdtContent>
          <w:customXmlInsRangeEnd w:id="1195"/>
          <w:ins w:id="1196" w:author="Daniel Noble" w:date="2023-07-28T15:58:00Z">
            <w:r w:rsidR="00505D74" w:rsidRPr="00AB10EF">
              <w:rPr>
                <w:color w:val="000000"/>
              </w:rPr>
              <w:t>(</w:t>
            </w:r>
            <w:r w:rsidR="00505D74">
              <w:rPr>
                <w:color w:val="000000"/>
              </w:rPr>
              <w:t xml:space="preserve">Noble et al. 2018; While et al. 2018; </w:t>
            </w:r>
            <w:r w:rsidR="00505D74" w:rsidRPr="00AB10EF">
              <w:rPr>
                <w:color w:val="000000"/>
              </w:rPr>
              <w:t>Singh et al., 2020)</w:t>
            </w:r>
          </w:ins>
          <w:ins w:id="1197" w:author="Daniel Noble" w:date="2023-07-28T15:59:00Z">
            <w:r w:rsidR="00505D74">
              <w:rPr>
                <w:color w:val="000000"/>
              </w:rPr>
              <w:t>, but little work has explore</w:t>
            </w:r>
          </w:ins>
          <w:ins w:id="1198" w:author="Daniel Noble" w:date="2023-07-28T16:00:00Z">
            <w:r w:rsidR="00834D60">
              <w:rPr>
                <w:color w:val="000000"/>
              </w:rPr>
              <w:t>d</w:t>
            </w:r>
          </w:ins>
          <w:ins w:id="1199" w:author="Daniel Noble" w:date="2023-07-28T15:59:00Z">
            <w:r w:rsidR="00505D74">
              <w:rPr>
                <w:color w:val="000000"/>
              </w:rPr>
              <w:t xml:space="preserve"> the interaction between maternal investment and temperatures</w:t>
            </w:r>
          </w:ins>
          <w:ins w:id="1200" w:author="Daniel Noble" w:date="2023-07-28T16:00:00Z">
            <w:r w:rsidR="00834D60">
              <w:rPr>
                <w:color w:val="000000"/>
              </w:rPr>
              <w:t>;</w:t>
            </w:r>
          </w:ins>
          <w:ins w:id="1201" w:author="Daniel Noble" w:date="2023-07-28T15:59:00Z">
            <w:r w:rsidR="00505D74">
              <w:rPr>
                <w:color w:val="000000"/>
              </w:rPr>
              <w:t xml:space="preserve"> even though there have been suggestions of these factors explaining variation thermal effects </w:t>
            </w:r>
          </w:ins>
          <w:ins w:id="1202" w:author="Daniel Noble" w:date="2023-07-28T16:00:00Z">
            <w:r w:rsidR="00505D74">
              <w:rPr>
                <w:color w:val="000000"/>
              </w:rPr>
              <w:t xml:space="preserve">(e.g., </w:t>
            </w:r>
            <w:commentRangeStart w:id="1203"/>
            <w:r w:rsidR="00505D74">
              <w:rPr>
                <w:color w:val="000000"/>
              </w:rPr>
              <w:t>Noble et al. 2018</w:t>
            </w:r>
            <w:commentRangeEnd w:id="1203"/>
            <w:r w:rsidR="00505D74">
              <w:rPr>
                <w:rStyle w:val="CommentReference"/>
                <w:rFonts w:asciiTheme="minorHAnsi" w:eastAsiaTheme="minorHAnsi" w:hAnsiTheme="minorHAnsi" w:cstheme="minorBidi"/>
                <w:lang w:val="en-NZ" w:eastAsia="en-US"/>
              </w:rPr>
              <w:commentReference w:id="1203"/>
            </w:r>
            <w:r w:rsidR="00505D74">
              <w:rPr>
                <w:color w:val="000000"/>
              </w:rPr>
              <w:t>)</w:t>
            </w:r>
          </w:ins>
          <w:customXmlInsRangeStart w:id="1204" w:author="Daniel Noble" w:date="2023-07-28T15:58:00Z"/>
        </w:sdtContent>
      </w:sdt>
      <w:customXmlInsRangeEnd w:id="1204"/>
      <w:ins w:id="1205" w:author="Daniel Noble" w:date="2023-07-28T15:58:00Z">
        <w:r w:rsidR="00505D74">
          <w:t xml:space="preserve">. </w:t>
        </w:r>
      </w:ins>
      <w:del w:id="1206" w:author="Daniel Noble" w:date="2023-07-28T16:03:00Z">
        <w:r w:rsidRPr="004041B3" w:rsidDel="00834D60">
          <w:delText xml:space="preserve">Hence, it is critical to explore whether </w:delText>
        </w:r>
        <w:r w:rsidDel="00834D60">
          <w:delText>incubation</w:delText>
        </w:r>
        <w:r w:rsidRPr="004041B3" w:rsidDel="00834D60">
          <w:delText xml:space="preserve"> temperature and maternal </w:delText>
        </w:r>
        <w:r w:rsidDel="00834D60">
          <w:delText>yolk</w:delText>
        </w:r>
        <w:r w:rsidRPr="004041B3" w:rsidDel="00834D60">
          <w:delText xml:space="preserve"> investment interact to shape plastic responses in offspring, to what extent mothers can buffer the potential negative consequences of</w:delText>
        </w:r>
        <w:r w:rsidR="004B4420" w:rsidDel="00834D60">
          <w:delText xml:space="preserve"> predicted</w:delText>
        </w:r>
        <w:r w:rsidRPr="004041B3" w:rsidDel="00834D60">
          <w:delText xml:space="preserve"> increased temperatures</w:delText>
        </w:r>
        <w:r w:rsidDel="00834D60">
          <w:delText>, and whether the response varies between species with different life-history traits</w:delText>
        </w:r>
        <w:r w:rsidRPr="004041B3" w:rsidDel="00834D60">
          <w:delText>.</w:delText>
        </w:r>
      </w:del>
      <w:ins w:id="1207" w:author="Daniel Noble" w:date="2023-07-28T16:03:00Z">
        <w:r w:rsidR="00834D60">
          <w:t xml:space="preserve">Understanding how </w:t>
        </w:r>
      </w:ins>
      <w:ins w:id="1208" w:author="Daniel Noble" w:date="2023-07-28T16:04:00Z">
        <w:r w:rsidR="00834D60">
          <w:t>maternal</w:t>
        </w:r>
      </w:ins>
      <w:ins w:id="1209" w:author="Daniel Noble" w:date="2023-07-28T16:03:00Z">
        <w:r w:rsidR="00834D60">
          <w:t xml:space="preserve"> effects interact with offspring environments to affect development </w:t>
        </w:r>
      </w:ins>
      <w:ins w:id="1210" w:author="Daniel Noble" w:date="2023-07-28T16:04:00Z">
        <w:r w:rsidR="00834D60">
          <w:t xml:space="preserve">and fitness </w:t>
        </w:r>
      </w:ins>
      <w:ins w:id="1211" w:author="Daniel Noble" w:date="2023-07-28T16:03:00Z">
        <w:r w:rsidR="00834D60">
          <w:t>is important</w:t>
        </w:r>
      </w:ins>
      <w:ins w:id="1212" w:author="Daniel Noble" w:date="2023-07-28T16:04:00Z">
        <w:r w:rsidR="00834D60">
          <w:t xml:space="preserve"> for ascertaining whether climate induced changes are likely to </w:t>
        </w:r>
      </w:ins>
      <w:ins w:id="1213" w:author="Daniel Noble" w:date="2023-07-28T16:08:00Z">
        <w:r w:rsidR="008705C7">
          <w:t xml:space="preserve">be </w:t>
        </w:r>
      </w:ins>
      <w:ins w:id="1214" w:author="Daniel Noble" w:date="2023-07-28T16:04:00Z">
        <w:r w:rsidR="00834D60">
          <w:t>exacerbate</w:t>
        </w:r>
      </w:ins>
      <w:ins w:id="1215" w:author="Daniel Noble" w:date="2023-07-28T16:06:00Z">
        <w:r w:rsidR="00AD06F0">
          <w:t>d</w:t>
        </w:r>
      </w:ins>
      <w:ins w:id="1216" w:author="Daniel Noble" w:date="2023-07-28T16:04:00Z">
        <w:r w:rsidR="00834D60">
          <w:t xml:space="preserve"> or da</w:t>
        </w:r>
      </w:ins>
      <w:ins w:id="1217" w:author="Daniel Noble" w:date="2023-07-28T16:05:00Z">
        <w:r w:rsidR="00834D60">
          <w:t>mpen</w:t>
        </w:r>
      </w:ins>
      <w:ins w:id="1218" w:author="Daniel Noble" w:date="2023-07-28T16:07:00Z">
        <w:r w:rsidR="00AD06F0">
          <w:t xml:space="preserve">ed by impacts in parental </w:t>
        </w:r>
      </w:ins>
      <w:ins w:id="1219" w:author="Daniel Noble" w:date="2023-08-11T13:04:00Z">
        <w:r w:rsidR="00B23111">
          <w:t>generations and</w:t>
        </w:r>
      </w:ins>
      <w:ins w:id="1220" w:author="Daniel Noble" w:date="2023-07-28T16:07:00Z">
        <w:r w:rsidR="00AD06F0">
          <w:t xml:space="preserve"> help </w:t>
        </w:r>
      </w:ins>
      <w:ins w:id="1221" w:author="Daniel Noble" w:date="2023-07-28T16:08:00Z">
        <w:r w:rsidR="008705C7">
          <w:t xml:space="preserve">to </w:t>
        </w:r>
      </w:ins>
      <w:ins w:id="1222" w:author="Daniel Noble" w:date="2023-07-28T16:07:00Z">
        <w:r w:rsidR="00AD06F0">
          <w:t xml:space="preserve">explain why responses vary so dramatically across populations and species with respect to early thermal conditions. </w:t>
        </w:r>
      </w:ins>
      <w:del w:id="1223" w:author="Daniel Noble" w:date="2023-07-28T16:07:00Z">
        <w:r w:rsidRPr="004041B3" w:rsidDel="00AD06F0">
          <w:delText xml:space="preserve"> </w:delText>
        </w:r>
      </w:del>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del w:id="1224" w:author="Daniel Noble" w:date="2023-08-11T13:05:00Z">
        <w:r w:rsidR="005A6956" w:rsidDel="00B23111">
          <w:delText xml:space="preserve">However, many of the effects of our treatments </w:delText>
        </w:r>
        <w:r w:rsidR="005A6956" w:rsidRPr="005A6956" w:rsidDel="00B23111">
          <w:delText>are</w:delText>
        </w:r>
        <w:r w:rsidRPr="005A6956" w:rsidDel="00B23111">
          <w:delText xml:space="preserve"> species-specific </w:delText>
        </w:r>
        <w:r w:rsidR="005A6956" w:rsidRPr="005A6956" w:rsidDel="00B23111">
          <w:delText>and</w:delText>
        </w:r>
        <w:r w:rsidR="005A6956" w:rsidDel="00B23111">
          <w:delText xml:space="preserve"> potentially associated with the life-history traits of the two skink species studied.</w:delText>
        </w:r>
      </w:del>
      <w:ins w:id="1225" w:author="Daniel Noble" w:date="2023-08-11T13:05:00Z">
        <w:r w:rsidR="00B23111">
          <w:t>Effects we observed appear to be species-specific possibly the result of different life</w:t>
        </w:r>
      </w:ins>
      <w:ins w:id="1226" w:author="Daniel Noble" w:date="2023-08-11T13:06:00Z">
        <w:r w:rsidR="00B23111">
          <w:t>-history strategies.</w:t>
        </w:r>
      </w:ins>
    </w:p>
    <w:p w14:paraId="6E9050EC" w14:textId="5AA3143D" w:rsidR="00B23111" w:rsidRPr="00B23111" w:rsidRDefault="00B23111" w:rsidP="00E7515C">
      <w:pPr>
        <w:pStyle w:val="NormalWeb"/>
        <w:rPr>
          <w:ins w:id="1227" w:author="Daniel Noble" w:date="2023-08-11T13:06:00Z"/>
          <w:i/>
          <w:iCs/>
          <w:rPrChange w:id="1228" w:author="Daniel Noble" w:date="2023-08-11T13:07:00Z">
            <w:rPr>
              <w:ins w:id="1229" w:author="Daniel Noble" w:date="2023-08-11T13:06:00Z"/>
            </w:rPr>
          </w:rPrChange>
        </w:rPr>
      </w:pPr>
      <w:ins w:id="1230" w:author="Daniel Noble" w:date="2023-08-11T13:06:00Z">
        <w:r w:rsidRPr="00B23111">
          <w:rPr>
            <w:i/>
            <w:iCs/>
            <w:rPrChange w:id="1231" w:author="Daniel Noble" w:date="2023-08-11T13:07:00Z">
              <w:rPr/>
            </w:rPrChange>
          </w:rPr>
          <w:t xml:space="preserve">Effect of Early Life </w:t>
        </w:r>
      </w:ins>
      <w:ins w:id="1232" w:author="Daniel Noble" w:date="2023-08-11T13:07:00Z">
        <w:r w:rsidRPr="00B23111">
          <w:rPr>
            <w:i/>
            <w:iCs/>
            <w:rPrChange w:id="1233" w:author="Daniel Noble" w:date="2023-08-11T13:07:00Z">
              <w:rPr/>
            </w:rPrChange>
          </w:rPr>
          <w:t xml:space="preserve">Thermal Conditions and Maternal </w:t>
        </w:r>
        <w:commentRangeStart w:id="1234"/>
        <w:r w:rsidRPr="00B23111">
          <w:rPr>
            <w:i/>
            <w:iCs/>
            <w:rPrChange w:id="1235" w:author="Daniel Noble" w:date="2023-08-11T13:07:00Z">
              <w:rPr/>
            </w:rPrChange>
          </w:rPr>
          <w:t xml:space="preserve">Investment on Morphology </w:t>
        </w:r>
        <w:commentRangeEnd w:id="1234"/>
        <w:r>
          <w:rPr>
            <w:rStyle w:val="CommentReference"/>
            <w:rFonts w:asciiTheme="minorHAnsi" w:eastAsiaTheme="minorHAnsi" w:hAnsiTheme="minorHAnsi" w:cstheme="minorBidi"/>
            <w:lang w:val="en-NZ" w:eastAsia="en-US"/>
          </w:rPr>
          <w:commentReference w:id="1234"/>
        </w:r>
      </w:ins>
    </w:p>
    <w:p w14:paraId="5B72E680" w14:textId="62B5ABE5" w:rsidR="00E7515C" w:rsidRPr="00A9248E" w:rsidRDefault="00B20594" w:rsidP="00E7515C">
      <w:pPr>
        <w:pStyle w:val="NormalWeb"/>
        <w:rPr>
          <w:sz w:val="14"/>
          <w:szCs w:val="14"/>
        </w:rPr>
      </w:pPr>
      <w:r>
        <w:t>We</w:t>
      </w:r>
      <w:r w:rsidR="007203F5">
        <w:t xml:space="preserve"> found that juveniles </w:t>
      </w:r>
      <w:r>
        <w:t xml:space="preserve">of </w:t>
      </w:r>
      <w:r w:rsidRPr="00B20594">
        <w:rPr>
          <w:i/>
          <w:iCs/>
        </w:rPr>
        <w:t xml:space="preserve">L. </w:t>
      </w:r>
      <w:proofErr w:type="spellStart"/>
      <w:r w:rsidRPr="00B20594">
        <w:rPr>
          <w:i/>
          <w:iCs/>
        </w:rPr>
        <w:t>guichenoti</w:t>
      </w:r>
      <w:proofErr w:type="spellEnd"/>
      <w:r>
        <w:t xml:space="preserve"> </w:t>
      </w:r>
      <w:r w:rsidR="00E7515C" w:rsidRPr="004041B3">
        <w:t>emerging from eggs incubated at hot temperature</w:t>
      </w:r>
      <w:r w:rsidR="003E63C5">
        <w:t>s</w:t>
      </w:r>
      <w:r w:rsidR="00E7515C" w:rsidRPr="004041B3">
        <w:t xml:space="preserve"> were larger and heavier than those reared at cold temperatures</w:t>
      </w:r>
      <w:r>
        <w:t xml:space="preserve">, however incubation temperature did not </w:t>
      </w:r>
      <w:ins w:id="1236" w:author="Daniel Noble" w:date="2023-07-28T16:09:00Z">
        <w:r w:rsidR="00F50E12">
          <w:t xml:space="preserve">significantly </w:t>
        </w:r>
      </w:ins>
      <w:r>
        <w:t xml:space="preserve">affect morphology in </w:t>
      </w:r>
      <w:r w:rsidRPr="00B20594">
        <w:rPr>
          <w:i/>
          <w:iCs/>
        </w:rPr>
        <w:t xml:space="preserve">L. </w:t>
      </w:r>
      <w:proofErr w:type="spellStart"/>
      <w:r w:rsidRPr="00B20594">
        <w:rPr>
          <w:i/>
          <w:iCs/>
        </w:rPr>
        <w:t>delicata</w:t>
      </w:r>
      <w:commentRangeStart w:id="1237"/>
      <w:proofErr w:type="spellEnd"/>
      <w:r w:rsidR="007203F5">
        <w:t xml:space="preserve">. </w:t>
      </w:r>
      <w:commentRangeStart w:id="1238"/>
      <w:r w:rsidR="003E63C5">
        <w:t>T</w:t>
      </w:r>
      <w:commentRangeEnd w:id="1237"/>
      <w:r w:rsidR="00330B59">
        <w:rPr>
          <w:rStyle w:val="CommentReference"/>
          <w:rFonts w:asciiTheme="minorHAnsi" w:eastAsiaTheme="minorHAnsi" w:hAnsiTheme="minorHAnsi" w:cstheme="minorBidi"/>
          <w:lang w:val="en-NZ" w:eastAsia="en-US"/>
        </w:rPr>
        <w:commentReference w:id="1237"/>
      </w:r>
      <w:r w:rsidR="003E63C5">
        <w:t xml:space="preserve">o test whether temperature </w:t>
      </w:r>
      <w:proofErr w:type="gramStart"/>
      <w:r>
        <w:t xml:space="preserve">had an effect </w:t>
      </w:r>
      <w:r w:rsidR="00E40629">
        <w:t>on</w:t>
      </w:r>
      <w:proofErr w:type="gramEnd"/>
      <w:r w:rsidR="00E40629">
        <w:t xml:space="preserve"> the morphology </w:t>
      </w:r>
      <w:r>
        <w:t>of recently hatched individual</w:t>
      </w:r>
      <w:r w:rsidR="00E40629">
        <w:t>s</w:t>
      </w:r>
      <w:r>
        <w:t xml:space="preserve">, </w:t>
      </w:r>
      <w:r w:rsidR="003E63C5">
        <w:t xml:space="preserve">or </w:t>
      </w:r>
      <w:r>
        <w:t>instead</w:t>
      </w:r>
      <w:r w:rsidR="003E63C5">
        <w:t xml:space="preserve"> </w:t>
      </w:r>
      <w:r w:rsidR="00E40629">
        <w:t>the</w:t>
      </w:r>
      <w:r w:rsidR="003E63C5">
        <w:t xml:space="preserve"> effect </w:t>
      </w:r>
      <w:r w:rsidR="00E40629">
        <w:t xml:space="preserve">of incubation temperature observed in </w:t>
      </w:r>
      <w:r w:rsidR="00E40629" w:rsidRPr="00901752">
        <w:rPr>
          <w:i/>
          <w:iCs/>
        </w:rPr>
        <w:t xml:space="preserve">L. </w:t>
      </w:r>
      <w:proofErr w:type="spellStart"/>
      <w:r w:rsidR="00E40629" w:rsidRPr="00901752">
        <w:rPr>
          <w:i/>
          <w:iCs/>
        </w:rPr>
        <w:t>guichenoti</w:t>
      </w:r>
      <w:proofErr w:type="spellEnd"/>
      <w:r w:rsidR="00E40629">
        <w:t xml:space="preserve"> </w:t>
      </w:r>
      <w:r w:rsidR="003E63C5">
        <w:t xml:space="preserve">appeared later during the juvenile development, we performed </w:t>
      </w:r>
      <w:r w:rsidR="008476DB">
        <w:t xml:space="preserve">an </w:t>
      </w:r>
      <w:r w:rsidR="00E7515C" w:rsidRPr="00780A75">
        <w:rPr>
          <w:i/>
          <w:iCs/>
        </w:rPr>
        <w:t>ad hoc</w:t>
      </w:r>
      <w:r w:rsidR="00E7515C">
        <w:t xml:space="preserve"> analysis</w:t>
      </w:r>
      <w:r w:rsidR="008476DB">
        <w:t>, exploring the</w:t>
      </w:r>
      <w:r w:rsidR="00E7515C">
        <w:t xml:space="preserve"> </w:t>
      </w:r>
      <w:r w:rsidR="008476DB">
        <w:t xml:space="preserve">effect of incubation temperature on morphology on the day of hatching (data collected for another study). We found that </w:t>
      </w:r>
      <w:r w:rsidR="00A72B37">
        <w:t>in</w:t>
      </w:r>
      <w:r>
        <w:t xml:space="preserve"> </w:t>
      </w:r>
      <w:r w:rsidR="00A72B37">
        <w:t>both species, individuals from the hot and cold incubation treatments were simi</w:t>
      </w:r>
      <w:r w:rsidR="00A82B05">
        <w:t xml:space="preserve">lar in size the day of hatch. </w:t>
      </w:r>
      <w:r>
        <w:t xml:space="preserve">This suggests </w:t>
      </w:r>
      <w:r w:rsidR="00B45B4F">
        <w:t xml:space="preserve">that the incubation temperatures selected for our study have no effect on the morphology of </w:t>
      </w:r>
      <w:r w:rsidR="00B45B4F" w:rsidRPr="00901752">
        <w:rPr>
          <w:i/>
          <w:iCs/>
        </w:rPr>
        <w:t xml:space="preserve">L. </w:t>
      </w:r>
      <w:proofErr w:type="spellStart"/>
      <w:r w:rsidR="00B45B4F" w:rsidRPr="00901752">
        <w:rPr>
          <w:i/>
          <w:iCs/>
        </w:rPr>
        <w:t>delicata</w:t>
      </w:r>
      <w:proofErr w:type="spellEnd"/>
      <w:r w:rsidR="00B45B4F">
        <w:t xml:space="preserve">, while </w:t>
      </w:r>
      <w:r w:rsidR="00E7515C">
        <w:t xml:space="preserve">the difference in body size between juveniles coming from cold and hot incubation regimes </w:t>
      </w:r>
      <w:r>
        <w:t xml:space="preserve">in </w:t>
      </w:r>
      <w:r w:rsidRPr="00901752">
        <w:rPr>
          <w:i/>
          <w:iCs/>
        </w:rPr>
        <w:t xml:space="preserve">L. </w:t>
      </w:r>
      <w:proofErr w:type="spellStart"/>
      <w:r w:rsidRPr="00901752">
        <w:rPr>
          <w:i/>
          <w:iCs/>
        </w:rPr>
        <w:t>guichenoti</w:t>
      </w:r>
      <w:proofErr w:type="spellEnd"/>
      <w:r>
        <w:t xml:space="preserve"> </w:t>
      </w:r>
      <w:r w:rsidR="00E7515C">
        <w:t xml:space="preserve">appeared during </w:t>
      </w:r>
      <w:r w:rsidR="008476DB">
        <w:t xml:space="preserve">juvenile development on </w:t>
      </w:r>
      <w:r w:rsidR="00E7515C">
        <w:t xml:space="preserve">the 3-5 weeks elapsed between </w:t>
      </w:r>
      <w:r w:rsidR="008476DB">
        <w:t>hatching</w:t>
      </w:r>
      <w:r w:rsidR="00E7515C">
        <w:t xml:space="preserve"> and </w:t>
      </w:r>
      <w:commentRangeEnd w:id="1238"/>
      <w:r w:rsidR="00F50E12">
        <w:rPr>
          <w:rStyle w:val="CommentReference"/>
          <w:rFonts w:asciiTheme="minorHAnsi" w:eastAsiaTheme="minorHAnsi" w:hAnsiTheme="minorHAnsi" w:cstheme="minorBidi"/>
          <w:lang w:val="en-NZ" w:eastAsia="en-US"/>
        </w:rPr>
        <w:commentReference w:id="1238"/>
      </w:r>
      <w:r w:rsidR="00E7515C">
        <w:t>the behavioural tests. Our results suggest that rather than a change in metabolic and developmental rates during embryo growth</w:t>
      </w:r>
      <w:r w:rsidR="00B45B4F">
        <w:t xml:space="preserve"> of this species</w:t>
      </w:r>
      <w:r w:rsidR="00E7515C">
        <w:t xml:space="preserve">, incubation temperature programmed a post-hatching metabolic and growth physiology, potentially affecting feeding and growing 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Content>
          <w:r w:rsidR="00AB10EF" w:rsidRPr="00AB10EF">
            <w:rPr>
              <w:color w:val="000000"/>
            </w:rPr>
            <w:t>(Singh et al., 2020)</w:t>
          </w:r>
        </w:sdtContent>
      </w:sdt>
      <w:r w:rsidR="00B45B4F">
        <w:t>.</w:t>
      </w:r>
    </w:p>
    <w:p w14:paraId="3417A378" w14:textId="640D750E" w:rsidR="00AC437A" w:rsidRPr="008C6925" w:rsidRDefault="00901752" w:rsidP="00E7515C">
      <w:r>
        <w:t>W</w:t>
      </w:r>
      <w:r w:rsidR="007203F5">
        <w:t xml:space="preserve">e did not find any effect of the maternal investment treatment in </w:t>
      </w:r>
      <w:del w:id="1239" w:author="Daniel Noble" w:date="2023-08-11T12:57:00Z">
        <w:r w:rsidR="007203F5" w:rsidDel="00CA75DA">
          <w:delText xml:space="preserve">neither </w:delText>
        </w:r>
      </w:del>
      <w:ins w:id="1240" w:author="Daniel Noble" w:date="2023-08-11T12:57:00Z">
        <w:r w:rsidR="00CA75DA">
          <w:t xml:space="preserve">either </w:t>
        </w:r>
      </w:ins>
      <w:r w:rsidR="007203F5" w:rsidRPr="00BA49DB">
        <w:rPr>
          <w:i/>
          <w:iCs/>
        </w:rPr>
        <w:t xml:space="preserve">L. </w:t>
      </w:r>
      <w:proofErr w:type="spellStart"/>
      <w:r w:rsidR="007203F5" w:rsidRPr="00BA49DB">
        <w:rPr>
          <w:i/>
          <w:iCs/>
        </w:rPr>
        <w:t>guichenoti</w:t>
      </w:r>
      <w:proofErr w:type="spellEnd"/>
      <w:r w:rsidR="007203F5">
        <w:t xml:space="preserve"> or </w:t>
      </w:r>
      <w:r w:rsidR="007203F5" w:rsidRPr="00BA49DB">
        <w:rPr>
          <w:i/>
          <w:iCs/>
        </w:rPr>
        <w:t xml:space="preserve">L. </w:t>
      </w:r>
      <w:proofErr w:type="spellStart"/>
      <w:r w:rsidR="007203F5" w:rsidRPr="00BA49DB">
        <w:rPr>
          <w:i/>
          <w:iCs/>
        </w:rPr>
        <w:t>delicata</w:t>
      </w:r>
      <w:proofErr w:type="spellEnd"/>
      <w:r w:rsidR="007203F5">
        <w:t xml:space="preserve"> morphology</w:t>
      </w:r>
      <w:del w:id="1241" w:author="Daniel Noble" w:date="2023-08-11T12:58:00Z">
        <w:r w:rsidR="007203F5" w:rsidDel="00CA75DA">
          <w:delText xml:space="preserve"> at the time of the behavioural trials, </w:delText>
        </w:r>
        <w:r w:rsidDel="00CA75DA">
          <w:delText xml:space="preserve">so </w:delText>
        </w:r>
        <w:r w:rsidR="007203F5" w:rsidDel="00CA75DA">
          <w:delText>we again performed</w:delText>
        </w:r>
        <w:r w:rsidR="00E7515C" w:rsidRPr="005F4D3C" w:rsidDel="00CA75DA">
          <w:delText xml:space="preserve"> </w:delText>
        </w:r>
        <w:r w:rsidR="00E7515C" w:rsidRPr="005F4D3C" w:rsidDel="00CA75DA">
          <w:rPr>
            <w:i/>
            <w:iCs/>
          </w:rPr>
          <w:delText>ad hoc</w:delText>
        </w:r>
        <w:r w:rsidR="00E7515C" w:rsidRPr="005F4D3C" w:rsidDel="00CA75DA">
          <w:delText xml:space="preserve"> analysis </w:delText>
        </w:r>
        <w:r w:rsidR="007203F5" w:rsidDel="00CA75DA">
          <w:delText xml:space="preserve">to </w:delText>
        </w:r>
        <w:r w:rsidR="001E3167" w:rsidDel="00CA75DA">
          <w:delText xml:space="preserve">further </w:delText>
        </w:r>
        <w:r w:rsidR="007203F5" w:rsidDel="00CA75DA">
          <w:delText xml:space="preserve">explore </w:delText>
        </w:r>
        <w:r w:rsidR="00365EC8" w:rsidDel="00CA75DA">
          <w:delText>the impact of</w:delText>
        </w:r>
        <w:r w:rsidR="007203F5" w:rsidDel="00CA75DA">
          <w:delText xml:space="preserve"> </w:delText>
        </w:r>
        <w:r w:rsidR="00B20594" w:rsidDel="00CA75DA">
          <w:delText xml:space="preserve">yolk </w:delText>
        </w:r>
        <w:r w:rsidR="001E3167" w:rsidDel="00CA75DA">
          <w:delText>reduction</w:delText>
        </w:r>
        <w:r w:rsidR="00365EC8" w:rsidDel="00CA75DA">
          <w:delText xml:space="preserve">, </w:delText>
        </w:r>
        <w:r w:rsidR="00EE12FF" w:rsidDel="00CA75DA">
          <w:delText>testing</w:delText>
        </w:r>
        <w:r w:rsidR="00365EC8" w:rsidDel="00CA75DA">
          <w:delText xml:space="preserve"> whether the treatment</w:delText>
        </w:r>
        <w:r w:rsidR="00B20594" w:rsidDel="00CA75DA">
          <w:delText xml:space="preserve"> </w:delText>
        </w:r>
        <w:r w:rsidR="00365EC8" w:rsidDel="00CA75DA">
          <w:delText>a</w:delText>
        </w:r>
        <w:r w:rsidR="00B20594" w:rsidDel="00CA75DA">
          <w:delText>ffect</w:delText>
        </w:r>
        <w:r w:rsidR="00365EC8" w:rsidDel="00CA75DA">
          <w:delText>ed</w:delText>
        </w:r>
        <w:r w:rsidR="00B20594" w:rsidDel="00CA75DA">
          <w:delText xml:space="preserve"> </w:delText>
        </w:r>
        <w:r w:rsidDel="00CA75DA">
          <w:delText>morphology at hatch</w:delText>
        </w:r>
      </w:del>
      <w:r w:rsidR="00B20594">
        <w:t xml:space="preserve">. </w:t>
      </w:r>
      <w:r>
        <w:t xml:space="preserve">In both species, </w:t>
      </w:r>
      <w:r w:rsidR="00E7515C" w:rsidRPr="005F4D3C">
        <w:t xml:space="preserve">juveniles </w:t>
      </w:r>
      <w:r w:rsidR="005B7AF0">
        <w:t xml:space="preserve">from the yolk reduced </w:t>
      </w:r>
      <w:r w:rsidR="00E7515C" w:rsidRPr="005F4D3C">
        <w:t xml:space="preserve">treatment </w:t>
      </w:r>
      <w:r w:rsidR="005B7AF0">
        <w:t xml:space="preserve">were </w:t>
      </w:r>
      <w:del w:id="1242" w:author="Daniel Noble" w:date="2023-08-11T12:58:00Z">
        <w:r w:rsidR="005B7AF0" w:rsidDel="00CA75DA">
          <w:delText xml:space="preserve">in </w:delText>
        </w:r>
      </w:del>
      <w:r w:rsidR="005B7AF0">
        <w:t>general</w:t>
      </w:r>
      <w:ins w:id="1243" w:author="Daniel Noble" w:date="2023-08-11T12:58:00Z">
        <w:r w:rsidR="00CA75DA">
          <w:t>ly</w:t>
        </w:r>
      </w:ins>
      <w:r w:rsidR="005B7AF0">
        <w:t xml:space="preserve"> </w:t>
      </w:r>
      <w:commentRangeStart w:id="1244"/>
      <w:commentRangeStart w:id="1245"/>
      <w:r w:rsidR="005B7AF0">
        <w:t xml:space="preserve">smaller </w:t>
      </w:r>
      <w:del w:id="1246" w:author="Daniel Noble" w:date="2023-08-11T12:58:00Z">
        <w:r w:rsidDel="00CA75DA">
          <w:delText xml:space="preserve">the </w:delText>
        </w:r>
      </w:del>
      <w:ins w:id="1247" w:author="Daniel Noble" w:date="2023-08-11T12:58:00Z">
        <w:r w:rsidR="00CA75DA">
          <w:t xml:space="preserve">at </w:t>
        </w:r>
      </w:ins>
      <w:del w:id="1248" w:author="Daniel Noble" w:date="2023-08-11T12:58:00Z">
        <w:r w:rsidDel="00CA75DA">
          <w:delText xml:space="preserve">day of </w:delText>
        </w:r>
      </w:del>
      <w:r>
        <w:t xml:space="preserve">hatching </w:t>
      </w:r>
      <w:r w:rsidR="00E7515C" w:rsidRPr="005F4D3C">
        <w:t xml:space="preserve">than </w:t>
      </w:r>
      <w:r>
        <w:t>those from</w:t>
      </w:r>
      <w:r w:rsidR="00E7515C" w:rsidRPr="005F4D3C">
        <w:t xml:space="preserve"> the control</w:t>
      </w:r>
      <w:r w:rsidR="00AC437A" w:rsidRPr="00AC437A">
        <w:rPr>
          <w:color w:val="000000"/>
        </w:rPr>
        <w:t xml:space="preserve"> </w:t>
      </w:r>
      <w:commentRangeEnd w:id="1244"/>
      <w:r w:rsidR="00CA75DA">
        <w:rPr>
          <w:rStyle w:val="CommentReference"/>
          <w:rFonts w:asciiTheme="minorHAnsi" w:eastAsiaTheme="minorHAnsi" w:hAnsiTheme="minorHAnsi" w:cstheme="minorBidi"/>
          <w:lang w:val="en-NZ" w:eastAsia="en-US"/>
        </w:rPr>
        <w:commentReference w:id="1244"/>
      </w:r>
      <w:commentRangeEnd w:id="1245"/>
      <w:r w:rsidR="00330B59">
        <w:rPr>
          <w:rStyle w:val="CommentReference"/>
          <w:rFonts w:asciiTheme="minorHAnsi" w:eastAsiaTheme="minorHAnsi" w:hAnsiTheme="minorHAnsi" w:cstheme="minorBidi"/>
          <w:lang w:val="en-NZ" w:eastAsia="en-US"/>
        </w:rPr>
        <w:commentReference w:id="1245"/>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
          <w:id w:val="1161898769"/>
          <w:placeholder>
            <w:docPart w:val="3E9B03AEDA7D15498F977ACD00F01F3C"/>
          </w:placeholder>
        </w:sdtPr>
        <w:sdtContent>
          <w:r w:rsidR="00AB10EF" w:rsidRPr="00AB10EF">
            <w:rPr>
              <w:color w:val="000000"/>
            </w:rPr>
            <w:t xml:space="preserve">(see also e.g., Warner and </w:t>
          </w:r>
          <w:proofErr w:type="spellStart"/>
          <w:r w:rsidR="00AB10EF" w:rsidRPr="00AB10EF">
            <w:rPr>
              <w:color w:val="000000"/>
            </w:rPr>
            <w:t>Lovern</w:t>
          </w:r>
          <w:proofErr w:type="spellEnd"/>
          <w:r w:rsidR="00AB10EF" w:rsidRPr="00AB10EF">
            <w:rPr>
              <w:color w:val="000000"/>
            </w:rPr>
            <w:t xml:space="preserve"> 2014)</w:t>
          </w:r>
        </w:sdtContent>
      </w:sdt>
      <w:ins w:id="1249" w:author="Daniel Noble" w:date="2023-08-11T12:59:00Z">
        <w:r w:rsidR="00CA75DA">
          <w:t>. However,</w:t>
        </w:r>
      </w:ins>
      <w:del w:id="1250" w:author="Daniel Noble" w:date="2023-08-11T12:59:00Z">
        <w:r w:rsidR="00AC437A" w:rsidDel="00CA75DA">
          <w:delText>,</w:delText>
        </w:r>
      </w:del>
      <w:r w:rsidR="00AC437A">
        <w:t xml:space="preserve"> </w:t>
      </w:r>
      <w:del w:id="1251" w:author="Daniel Noble" w:date="2023-08-11T12:59:00Z">
        <w:r w:rsidR="00AC437A" w:rsidDel="00CA75DA">
          <w:delText xml:space="preserve">but such </w:delText>
        </w:r>
      </w:del>
      <w:r w:rsidR="00AC437A" w:rsidRPr="005F4D3C">
        <w:t xml:space="preserve">maternal investment effects on </w:t>
      </w:r>
      <w:r w:rsidR="00AC437A">
        <w:t>morphology</w:t>
      </w:r>
      <w:r w:rsidR="00AC437A" w:rsidRPr="005F4D3C">
        <w:t xml:space="preserve"> </w:t>
      </w:r>
      <w:ins w:id="1252" w:author="Daniel Noble" w:date="2023-08-11T12:59:00Z">
        <w:r w:rsidR="00CA75DA">
          <w:t xml:space="preserve">seem to have </w:t>
        </w:r>
      </w:ins>
      <w:r w:rsidR="00AC437A" w:rsidRPr="005F4D3C">
        <w:t>disappeared by the age of the behavioural tests</w:t>
      </w:r>
      <w:r w:rsidR="005B7AF0">
        <w:t xml:space="preserve">. </w:t>
      </w:r>
      <w:commentRangeStart w:id="1253"/>
      <w:r w:rsidR="001D351C">
        <w:t xml:space="preserve">This agrees with previous studies that have found that </w:t>
      </w:r>
      <w:del w:id="1254" w:author="Daniel Noble" w:date="2023-08-11T12:59:00Z">
        <w:r w:rsidR="001D351C" w:rsidDel="00CA75DA">
          <w:delText>incubation conditions</w:delText>
        </w:r>
      </w:del>
      <w:ins w:id="1255" w:author="Daniel Noble" w:date="2023-08-11T12:59:00Z">
        <w:r w:rsidR="00CA75DA">
          <w:t>maternal investment</w:t>
        </w:r>
      </w:ins>
      <w:r w:rsidR="001D351C">
        <w:t xml:space="preserve"> impact on a range of morphological and behavioural traits on young juveniles, </w:t>
      </w:r>
      <w:r w:rsidR="00BE18ED">
        <w:t xml:space="preserve">effect </w:t>
      </w:r>
      <w:r w:rsidR="00424918">
        <w:t xml:space="preserve">that often </w:t>
      </w:r>
      <w:r w:rsidR="001D351C">
        <w:t xml:space="preserve">disappears as the individuals age </w:t>
      </w:r>
      <w:commentRangeEnd w:id="1253"/>
      <w:r w:rsidR="00CA75DA">
        <w:rPr>
          <w:rStyle w:val="CommentReference"/>
          <w:rFonts w:asciiTheme="minorHAnsi" w:eastAsiaTheme="minorHAnsi" w:hAnsiTheme="minorHAnsi" w:cstheme="minorBidi"/>
          <w:lang w:val="en-NZ" w:eastAsia="en-US"/>
        </w:rPr>
        <w:commentReference w:id="1253"/>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Content>
          <w:r w:rsidR="00AB10EF">
            <w:t xml:space="preserve">(McDonald &amp; </w:t>
          </w:r>
          <w:proofErr w:type="spellStart"/>
          <w:r w:rsidR="00AB10EF">
            <w:t>Schwanz</w:t>
          </w:r>
          <w:proofErr w:type="spellEnd"/>
          <w:r w:rsidR="00AB10EF">
            <w:t xml:space="preserve">, 2018; </w:t>
          </w:r>
          <w:r w:rsidR="00AB10EF">
            <w:lastRenderedPageBreak/>
            <w:t>Pearson &amp; Warner, 2016)</w:t>
          </w:r>
        </w:sdtContent>
      </w:sdt>
      <w:r w:rsidR="001D351C">
        <w:t xml:space="preserve">. </w:t>
      </w:r>
      <w:r w:rsidR="00BE18ED">
        <w:t xml:space="preserve">The fact that </w:t>
      </w:r>
      <w:del w:id="1256" w:author="Daniel Noble" w:date="2023-08-11T13:00:00Z">
        <w:r w:rsidR="00BE18ED" w:rsidDel="00B23111">
          <w:delText xml:space="preserve">our </w:delText>
        </w:r>
      </w:del>
      <w:r w:rsidR="00BE18ED">
        <w:t xml:space="preserve">juveniles of both yolk </w:t>
      </w:r>
      <w:proofErr w:type="gramStart"/>
      <w:r w:rsidR="00BE18ED">
        <w:t>reduced</w:t>
      </w:r>
      <w:proofErr w:type="gramEnd"/>
      <w:r w:rsidR="00BE18ED">
        <w:t xml:space="preserve"> and control eggs attain a similar body size a few weeks after hatch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the poor start in life by accelerating their growing rates 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Content>
          <w:r w:rsidR="00AB10EF">
            <w:t>(</w:t>
          </w:r>
          <w:proofErr w:type="spellStart"/>
          <w:r w:rsidR="00AB10EF">
            <w:t>Einum</w:t>
          </w:r>
          <w:proofErr w:type="spellEnd"/>
          <w:r w:rsidR="00AB10EF">
            <w:t xml:space="preserve">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Content>
          <w:r w:rsidR="00AB10EF">
            <w:t>(</w:t>
          </w:r>
          <w:proofErr w:type="spellStart"/>
          <w:r w:rsidR="00AB10EF">
            <w:t>Langkilde</w:t>
          </w:r>
          <w:proofErr w:type="spellEnd"/>
          <w:r w:rsidR="00AB10EF">
            <w:t xml:space="preserve"> &amp; Shine, 2005; </w:t>
          </w:r>
          <w:proofErr w:type="spellStart"/>
          <w:r w:rsidR="00AB10EF">
            <w:t>Sinervo</w:t>
          </w:r>
          <w:proofErr w:type="spellEnd"/>
          <w:r w:rsidR="00AB10EF">
            <w:t xml:space="preserve"> et al., 1992; Warner &amp; Andrews, 2002)</w:t>
          </w:r>
        </w:sdtContent>
      </w:sdt>
      <w:r w:rsidR="00E7515C" w:rsidRPr="00825C41">
        <w:t xml:space="preserve">. </w:t>
      </w:r>
      <w:commentRangeStart w:id="1257"/>
      <w:r w:rsidR="008C6925">
        <w:t>However, s</w:t>
      </w:r>
      <w:r w:rsidR="00E7515C" w:rsidRPr="00825C41">
        <w:t xml:space="preserve">uch </w:t>
      </w:r>
      <w:ins w:id="1258" w:author="Daniel Noble" w:date="2023-08-11T13:00:00Z">
        <w:r w:rsidR="00B23111">
          <w:t>gr</w:t>
        </w:r>
      </w:ins>
      <w:ins w:id="1259" w:author="Daniel Noble" w:date="2023-08-11T13:01:00Z">
        <w:r w:rsidR="00B23111">
          <w:t xml:space="preserve">owth </w:t>
        </w:r>
      </w:ins>
      <w:r w:rsidR="00E7515C" w:rsidRPr="00825C41">
        <w:t xml:space="preserve">compensation </w:t>
      </w:r>
      <w:del w:id="1260" w:author="Daniel Noble" w:date="2023-08-11T13:01:00Z">
        <w:r w:rsidR="00E7515C" w:rsidRPr="00825C41" w:rsidDel="00B23111">
          <w:delText xml:space="preserve">in body size </w:delText>
        </w:r>
      </w:del>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 xml:space="preserve">L. </w:t>
      </w:r>
      <w:proofErr w:type="spellStart"/>
      <w:r w:rsidR="00E7515C" w:rsidRPr="00825C41">
        <w:rPr>
          <w:i/>
          <w:iCs/>
        </w:rPr>
        <w:t>delicata</w:t>
      </w:r>
      <w:proofErr w:type="spellEnd"/>
      <w:r w:rsidR="00E7515C" w:rsidRPr="00825C41">
        <w:t xml:space="preserve"> hatched from yolk-reduced</w:t>
      </w:r>
      <w:r w:rsidR="008C6925">
        <w:t xml:space="preserve"> eggs and </w:t>
      </w:r>
      <w:r w:rsidR="006C2454">
        <w:t xml:space="preserve">of </w:t>
      </w:r>
      <w:r w:rsidR="006C2454" w:rsidRPr="006C2454">
        <w:rPr>
          <w:i/>
          <w:iCs/>
        </w:rPr>
        <w:t xml:space="preserve">L. </w:t>
      </w:r>
      <w:proofErr w:type="spellStart"/>
      <w:r w:rsidR="006C2454" w:rsidRPr="006C2454">
        <w:rPr>
          <w:i/>
          <w:iCs/>
        </w:rPr>
        <w:t>guichenoti</w:t>
      </w:r>
      <w:proofErr w:type="spellEnd"/>
      <w:r w:rsidR="006C2454">
        <w:t xml:space="preserve"> hatched from </w:t>
      </w:r>
      <w:r w:rsidR="008C6925">
        <w:t xml:space="preserve">yolk-reduced </w:t>
      </w:r>
      <w:r w:rsidR="006C2454">
        <w:t xml:space="preserve">and </w:t>
      </w:r>
      <w:r w:rsidR="008C6925">
        <w:t xml:space="preserve">hot incubated </w:t>
      </w:r>
      <w:r w:rsidR="006C2454">
        <w:t>eggs</w:t>
      </w:r>
      <w:commentRangeEnd w:id="1257"/>
      <w:r w:rsidR="00B23111">
        <w:rPr>
          <w:rStyle w:val="CommentReference"/>
          <w:rFonts w:asciiTheme="minorHAnsi" w:eastAsiaTheme="minorHAnsi" w:hAnsiTheme="minorHAnsi" w:cstheme="minorBidi"/>
          <w:lang w:val="en-NZ" w:eastAsia="en-US"/>
        </w:rPr>
        <w:commentReference w:id="1257"/>
      </w:r>
      <w:r w:rsidR="00E7515C" w:rsidRPr="00825C41">
        <w:t xml:space="preserve">. This result suggests that even though the animals from poor development conditions </w:t>
      </w:r>
      <w:proofErr w:type="gramStart"/>
      <w:r w:rsidR="00E7515C" w:rsidRPr="00825C41">
        <w:t>are able to</w:t>
      </w:r>
      <w:proofErr w:type="gramEnd"/>
      <w:r w:rsidR="00E7515C" w:rsidRPr="00825C41">
        <w:t xml:space="preserve"> </w:t>
      </w:r>
      <w:commentRangeStart w:id="1261"/>
      <w:commentRangeStart w:id="1262"/>
      <w:commentRangeStart w:id="1263"/>
      <w:r w:rsidR="00E7515C" w:rsidRPr="00825C41">
        <w:t xml:space="preserve">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regarding performance</w:t>
      </w:r>
      <w:commentRangeEnd w:id="1261"/>
      <w:r w:rsidR="00B23111">
        <w:rPr>
          <w:rStyle w:val="CommentReference"/>
          <w:rFonts w:asciiTheme="minorHAnsi" w:eastAsiaTheme="minorHAnsi" w:hAnsiTheme="minorHAnsi" w:cstheme="minorBidi"/>
          <w:lang w:val="en-NZ" w:eastAsia="en-US"/>
        </w:rPr>
        <w:commentReference w:id="1261"/>
      </w:r>
      <w:commentRangeEnd w:id="1262"/>
      <w:r w:rsidR="00B23111">
        <w:rPr>
          <w:rStyle w:val="CommentReference"/>
          <w:rFonts w:asciiTheme="minorHAnsi" w:eastAsiaTheme="minorHAnsi" w:hAnsiTheme="minorHAnsi" w:cstheme="minorBidi"/>
          <w:lang w:val="en-NZ" w:eastAsia="en-US"/>
        </w:rPr>
        <w:commentReference w:id="1262"/>
      </w:r>
      <w:commentRangeEnd w:id="1263"/>
      <w:r w:rsidR="0087034E">
        <w:rPr>
          <w:rStyle w:val="CommentReference"/>
          <w:rFonts w:asciiTheme="minorHAnsi" w:eastAsiaTheme="minorHAnsi" w:hAnsiTheme="minorHAnsi" w:cstheme="minorBidi"/>
          <w:lang w:val="en-NZ" w:eastAsia="en-US"/>
        </w:rPr>
        <w:commentReference w:id="1263"/>
      </w:r>
      <w:r w:rsidR="00E7515C" w:rsidRPr="00825C41">
        <w:t xml:space="preserve">. </w:t>
      </w:r>
      <w:r w:rsidR="00D055DE">
        <w:t>This is in accordance with previous studies that find that, for example</w:t>
      </w:r>
      <w:r w:rsidR="00E7515C" w:rsidRPr="00825C41">
        <w:t xml:space="preserve">, in the lizard </w:t>
      </w:r>
      <w:r w:rsidR="00E7515C" w:rsidRPr="00825C41">
        <w:rPr>
          <w:i/>
          <w:iCs/>
        </w:rPr>
        <w:t>Sceloporus undulatus</w:t>
      </w:r>
      <w:r w:rsidR="00E7515C" w:rsidRPr="00825C41">
        <w:t xml:space="preserve">, clutches with individuals with fast grow rates, but slow runners, had lower survival rates 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Content>
          <w:r w:rsidR="00AB10EF">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64122E2D" w:rsidR="000F0790" w:rsidRPr="003835CF" w:rsidRDefault="005B2B73" w:rsidP="00E7515C">
      <w:del w:id="1264" w:author="Daniel Noble" w:date="2023-08-11T13:09:00Z">
        <w:r w:rsidDel="002E10F8">
          <w:delText>The i</w:delText>
        </w:r>
      </w:del>
      <w:ins w:id="1265" w:author="Daniel Noble" w:date="2023-08-11T13:09:00Z">
        <w:r w:rsidR="002E10F8">
          <w:t>I</w:t>
        </w:r>
      </w:ins>
      <w:r>
        <w:t xml:space="preserve">mpaired performance </w:t>
      </w:r>
      <w:del w:id="1266" w:author="Daniel Noble" w:date="2023-08-11T13:09:00Z">
        <w:r w:rsidDel="002E10F8">
          <w:delText>ability observed in our study was</w:delText>
        </w:r>
      </w:del>
      <w:ins w:id="1267" w:author="Daniel Noble" w:date="2023-08-11T13:09:00Z">
        <w:r w:rsidR="002E10F8">
          <w:t>was</w:t>
        </w:r>
      </w:ins>
      <w:r>
        <w:t xml:space="preserve"> expected to impact the antipredator response of individuals to compensate </w:t>
      </w:r>
      <w:r w:rsidR="007376DF">
        <w:t xml:space="preserve">for </w:t>
      </w:r>
      <w:r>
        <w:t xml:space="preserve">a potential increased vulnerability to predators. </w:t>
      </w:r>
      <w:r w:rsidR="00183721">
        <w:t xml:space="preserve">In contrast to our prediction, we did not find any effect of the incubation treatments in the antipredator behaviour of </w:t>
      </w:r>
      <w:r w:rsidR="00183721" w:rsidRPr="00183721">
        <w:rPr>
          <w:i/>
          <w:iCs/>
        </w:rPr>
        <w:t xml:space="preserve">L. </w:t>
      </w:r>
      <w:proofErr w:type="spellStart"/>
      <w:r w:rsidR="00183721" w:rsidRPr="00183721">
        <w:rPr>
          <w:i/>
          <w:iCs/>
        </w:rPr>
        <w:t>guichenoti</w:t>
      </w:r>
      <w:proofErr w:type="spellEnd"/>
      <w:r w:rsidR="00183721">
        <w:t xml:space="preserve">. </w:t>
      </w:r>
      <w:r>
        <w:t>Interestingly</w:t>
      </w:r>
      <w:r w:rsidR="00183721">
        <w:t>, however</w:t>
      </w:r>
      <w:r>
        <w:t>, we found that juvenil</w:t>
      </w:r>
      <w:ins w:id="1268" w:author="Daniel Noble" w:date="2023-08-11T13:10:00Z">
        <w:r w:rsidR="002E10F8">
          <w:t>e</w:t>
        </w:r>
      </w:ins>
      <w:del w:id="1269" w:author="Daniel Noble" w:date="2023-08-11T13:10:00Z">
        <w:r w:rsidDel="002E10F8">
          <w:delText>es of</w:delText>
        </w:r>
      </w:del>
      <w:r>
        <w:t xml:space="preserve"> </w:t>
      </w:r>
      <w:r w:rsidRPr="00F01951">
        <w:rPr>
          <w:i/>
          <w:iCs/>
        </w:rPr>
        <w:t xml:space="preserve">L. </w:t>
      </w:r>
      <w:proofErr w:type="spellStart"/>
      <w:r w:rsidRPr="00F01951">
        <w:rPr>
          <w:i/>
          <w:iCs/>
        </w:rPr>
        <w:t>delicata</w:t>
      </w:r>
      <w:proofErr w:type="spellEnd"/>
      <w:r>
        <w:t xml:space="preserve"> from the yolk-reduced treatment</w:t>
      </w:r>
      <w:ins w:id="1270" w:author="Daniel Noble" w:date="2023-08-11T13:10:00Z">
        <w:r w:rsidR="002E10F8">
          <w:t>s</w:t>
        </w:r>
      </w:ins>
      <w:r>
        <w:t xml:space="preserve">, and </w:t>
      </w:r>
      <w:r w:rsidR="00F01951">
        <w:t>especially</w:t>
      </w:r>
      <w:r>
        <w:t xml:space="preserve"> when reared at hot tempera</w:t>
      </w:r>
      <w:r w:rsidR="00F01951">
        <w:t>tures</w:t>
      </w:r>
      <w:r w:rsidR="00390F7A">
        <w:t xml:space="preserve"> (i.e., temperature had a significant effect when body size was not included as covariate)</w:t>
      </w:r>
      <w:r w:rsidR="00F01951">
        <w:t xml:space="preserve">, took longer to </w:t>
      </w:r>
      <w:r w:rsidR="00B94023">
        <w:t>resume activity</w:t>
      </w:r>
      <w:r w:rsidR="00F01951">
        <w:t xml:space="preserve"> after a simulated predatory attack than those from the control treatment</w:t>
      </w:r>
      <w:r w:rsidR="00F01951" w:rsidRPr="00891A79">
        <w:t xml:space="preserve">. </w:t>
      </w:r>
      <w:r w:rsidR="004D3E6C">
        <w:t xml:space="preserve">Although we </w:t>
      </w:r>
      <w:r w:rsidR="008C728C">
        <w:t>must</w:t>
      </w:r>
      <w:r w:rsidR="004D3E6C">
        <w:t xml:space="preserve"> be </w:t>
      </w:r>
      <w:r w:rsidR="004D3E6C" w:rsidRPr="00891A79">
        <w:t xml:space="preserve">cautious </w:t>
      </w:r>
      <w:r w:rsidR="004D3E6C">
        <w:t xml:space="preserve">with the interpretation because </w:t>
      </w:r>
      <w:commentRangeStart w:id="1271"/>
      <w:r w:rsidR="004D3E6C" w:rsidRPr="00891A79">
        <w:t>within-individual response in the model did not show any correlation between performance and antipredator responses</w:t>
      </w:r>
      <w:commentRangeEnd w:id="1271"/>
      <w:r w:rsidR="002E10F8">
        <w:rPr>
          <w:rStyle w:val="CommentReference"/>
          <w:rFonts w:asciiTheme="minorHAnsi" w:eastAsiaTheme="minorHAnsi" w:hAnsiTheme="minorHAnsi" w:cstheme="minorBidi"/>
          <w:lang w:val="en-NZ" w:eastAsia="en-US"/>
        </w:rPr>
        <w:commentReference w:id="1271"/>
      </w:r>
      <w:r w:rsidR="004D3E6C">
        <w:t>, our result could suggest</w:t>
      </w:r>
      <w:r w:rsidR="000F0790" w:rsidRPr="00891A79">
        <w:t xml:space="preserve"> that </w:t>
      </w:r>
      <w:r w:rsidR="00183721">
        <w:t>a</w:t>
      </w:r>
      <w:r w:rsidR="000F0790" w:rsidRPr="00891A79">
        <w:t xml:space="preserve"> reduction in running speed might impose a survival cost </w:t>
      </w:r>
      <w:r w:rsidR="004D3E6C">
        <w:t xml:space="preserve">in </w:t>
      </w:r>
      <w:r w:rsidR="004D3E6C" w:rsidRPr="004D3E6C">
        <w:rPr>
          <w:i/>
          <w:iCs/>
        </w:rPr>
        <w:t xml:space="preserve">L. </w:t>
      </w:r>
      <w:proofErr w:type="spellStart"/>
      <w:r w:rsidR="004D3E6C" w:rsidRPr="004D3E6C">
        <w:rPr>
          <w:i/>
          <w:iCs/>
        </w:rPr>
        <w:t>delicata</w:t>
      </w:r>
      <w:proofErr w:type="spellEnd"/>
      <w:r w:rsidR="004D3E6C">
        <w:t>. In consequence,</w:t>
      </w:r>
      <w:r w:rsidR="000F0790" w:rsidRPr="00891A79">
        <w:t xml:space="preserve"> individuals </w:t>
      </w:r>
      <w:r w:rsidR="00E76879">
        <w:t xml:space="preserve">with impaired running </w:t>
      </w:r>
      <w:del w:id="1272" w:author="Daniel Noble" w:date="2023-08-11T13:11:00Z">
        <w:r w:rsidR="00E76879" w:rsidDel="00DF0F91">
          <w:delText>velocity</w:delText>
        </w:r>
        <w:r w:rsidR="00E76879" w:rsidRPr="00891A79" w:rsidDel="00DF0F91">
          <w:delText xml:space="preserve"> </w:delText>
        </w:r>
      </w:del>
      <w:ins w:id="1273" w:author="Daniel Noble" w:date="2023-08-11T13:11:00Z">
        <w:r w:rsidR="00DF0F91">
          <w:t>speed</w:t>
        </w:r>
        <w:r w:rsidR="00DF0F91" w:rsidRPr="00891A79">
          <w:t xml:space="preserve"> </w:t>
        </w:r>
      </w:ins>
      <w:r w:rsidR="00E76879">
        <w:t xml:space="preserve">can </w:t>
      </w:r>
      <w:r w:rsidR="00F347CB" w:rsidRPr="00891A79">
        <w:t xml:space="preserve">alter their </w:t>
      </w:r>
      <w:r w:rsidR="00907ED6" w:rsidRPr="00891A79">
        <w:t>antipredator behaviour</w:t>
      </w:r>
      <w:r w:rsidR="005860B5">
        <w:t xml:space="preserve"> and hide</w:t>
      </w:r>
      <w:r w:rsidR="00907ED6" w:rsidRPr="00891A79">
        <w:t xml:space="preserve"> for longer </w:t>
      </w:r>
      <w:r w:rsidR="005860B5" w:rsidRPr="004936E5">
        <w:t xml:space="preserve">to </w:t>
      </w:r>
      <w:proofErr w:type="gramStart"/>
      <w:r w:rsidR="005860B5" w:rsidRPr="004936E5">
        <w:t>successfully avoid</w:t>
      </w:r>
      <w:proofErr w:type="gramEnd"/>
      <w:r w:rsidR="005860B5" w:rsidRPr="004936E5">
        <w:t xml:space="preserve"> a predatory attack</w:t>
      </w:r>
      <w:r w:rsidR="005860B5" w:rsidRPr="00891A79">
        <w:t xml:space="preserve"> </w:t>
      </w:r>
      <w:r w:rsidR="00907ED6" w:rsidRPr="00891A79">
        <w:t>according to t</w:t>
      </w:r>
      <w:r w:rsidR="00052237" w:rsidRPr="00891A79">
        <w:t xml:space="preserve">heir perceived </w:t>
      </w:r>
      <w:r w:rsidR="005860B5">
        <w:t xml:space="preserve">higher </w:t>
      </w:r>
      <w:r w:rsidR="00052237" w:rsidRPr="00891A79">
        <w:t>vulnerability</w:t>
      </w:r>
      <w:r w:rsidR="005860B5">
        <w:t xml:space="preserve"> </w:t>
      </w:r>
      <w:r w:rsidR="00052237" w:rsidRPr="00891A79">
        <w:t>(e.g.,</w:t>
      </w:r>
      <w:r w:rsidR="00B26F51">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DefaultPlaceholder_-1854013440"/>
          </w:placeholder>
        </w:sdtPr>
        <w:sdtContent>
          <w:r w:rsidR="00AB10EF">
            <w:t>(Cooper, 2007; Iglesias-Carrasco et al., 2016; Martin &amp; López, 1999)</w:t>
          </w:r>
        </w:sdtContent>
      </w:sdt>
      <w:r w:rsidR="00052237" w:rsidRPr="00891A79">
        <w:t xml:space="preserve">. </w:t>
      </w:r>
      <w:r w:rsidR="00043C38">
        <w:t>I</w:t>
      </w:r>
      <w:r w:rsidR="00196FB9">
        <w:t>ncreased hiding time can be beneficial in terms of predator avoidance, h</w:t>
      </w:r>
      <w:r w:rsidR="004936E5" w:rsidRPr="004936E5">
        <w:t xml:space="preserve">owever, </w:t>
      </w:r>
      <w:r w:rsidR="00196FB9">
        <w:t>the</w:t>
      </w:r>
      <w:r w:rsidR="004936E5" w:rsidRPr="004936E5">
        <w:t xml:space="preserve"> time spen</w:t>
      </w:r>
      <w:r w:rsidR="00196FB9">
        <w:t>t</w:t>
      </w:r>
      <w:r w:rsidR="004936E5" w:rsidRPr="004936E5">
        <w:t xml:space="preserve"> avoiding predators </w:t>
      </w:r>
      <w:ins w:id="1274" w:author="Daniel Noble" w:date="2023-08-11T13:12:00Z">
        <w:r w:rsidR="00DF0F91">
          <w:t xml:space="preserve">is expected to </w:t>
        </w:r>
      </w:ins>
      <w:r w:rsidR="004936E5" w:rsidRPr="004936E5">
        <w:t>trade</w:t>
      </w:r>
      <w:del w:id="1275" w:author="Daniel Noble" w:date="2023-08-11T13:12:00Z">
        <w:r w:rsidR="004936E5" w:rsidRPr="004936E5" w:rsidDel="00DF0F91">
          <w:delText>s</w:delText>
        </w:r>
      </w:del>
      <w:r w:rsidR="004936E5" w:rsidRPr="004936E5">
        <w:t>-off with other fitness-enhancing activities such as feeding and mating</w:t>
      </w:r>
      <w:r w:rsidR="002B79EC">
        <w:t xml:space="preserve"> </w:t>
      </w:r>
      <w:sdt>
        <w:sdtPr>
          <w:tag w:val="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
          <w:id w:val="-858582975"/>
          <w:placeholder>
            <w:docPart w:val="DefaultPlaceholder_-1854013440"/>
          </w:placeholder>
        </w:sdtPr>
        <w:sdtContent>
          <w:r w:rsidR="00AB10EF">
            <w:t xml:space="preserve">(Cooper, 1999; Lima &amp; Dill, 1990; </w:t>
          </w:r>
          <w:proofErr w:type="spellStart"/>
          <w:r w:rsidR="00AB10EF">
            <w:t>Sih</w:t>
          </w:r>
          <w:proofErr w:type="spellEnd"/>
          <w:r w:rsidR="00AB10EF">
            <w:t>, 1992)</w:t>
          </w:r>
        </w:sdtContent>
      </w:sdt>
      <w:r w:rsidR="002B79EC">
        <w:t xml:space="preserve">. </w:t>
      </w:r>
      <w:r w:rsidR="00114216">
        <w:t xml:space="preserve">From our experiment we cannot know whether the change in antipredator response observed confers a fitness advantage or instead would lead to costs in terms of for instance, prey capture ability and growth in the wild, so further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014A2476" w:rsidR="000F0790" w:rsidRDefault="000F0790" w:rsidP="00E7515C"/>
    <w:p w14:paraId="282586EC" w14:textId="2811C7B6" w:rsidR="00DF0F91" w:rsidRDefault="00513154" w:rsidP="00741C30">
      <w:pPr>
        <w:pStyle w:val="NormalWeb"/>
        <w:rPr>
          <w:ins w:id="1276" w:author="Daniel Noble" w:date="2023-08-11T13:15:00Z"/>
        </w:rPr>
      </w:pPr>
      <w:r>
        <w:t xml:space="preserve">The two skink species studied differed in their morphological, performance and antipredator responses to the incubation temperature and maternal investment treatment. </w:t>
      </w:r>
      <w:r w:rsidR="004D3E6C">
        <w:t>These differences could be in part associated</w:t>
      </w:r>
      <w:r w:rsidR="00865521">
        <w:t xml:space="preserve"> with some life-history traits, such as the size of the egg. Eggs of </w:t>
      </w:r>
      <w:r w:rsidR="00865521" w:rsidRPr="009118AD">
        <w:rPr>
          <w:i/>
          <w:iCs/>
        </w:rPr>
        <w:t xml:space="preserve">L. </w:t>
      </w:r>
      <w:proofErr w:type="spellStart"/>
      <w:r w:rsidR="00865521" w:rsidRPr="009118AD">
        <w:rPr>
          <w:i/>
          <w:iCs/>
        </w:rPr>
        <w:t>delicata</w:t>
      </w:r>
      <w:proofErr w:type="spellEnd"/>
      <w:r w:rsidR="00865521">
        <w:t xml:space="preserve"> are smaller than those of </w:t>
      </w:r>
      <w:r w:rsidR="00865521" w:rsidRPr="009118AD">
        <w:rPr>
          <w:i/>
          <w:iCs/>
        </w:rPr>
        <w:t xml:space="preserve">L. </w:t>
      </w:r>
      <w:proofErr w:type="spellStart"/>
      <w:r w:rsidR="00865521" w:rsidRPr="009118AD">
        <w:rPr>
          <w:i/>
          <w:iCs/>
        </w:rPr>
        <w:t>guichenoti</w:t>
      </w:r>
      <w:proofErr w:type="spellEnd"/>
      <w:r w:rsidR="00F61533">
        <w:t xml:space="preserve"> </w:t>
      </w:r>
      <w:commentRangeStart w:id="1277"/>
      <w:r w:rsidR="00F61533">
        <w:t>()</w:t>
      </w:r>
      <w:commentRangeEnd w:id="1277"/>
      <w:r w:rsidR="00E745AD">
        <w:rPr>
          <w:rStyle w:val="CommentReference"/>
          <w:rFonts w:asciiTheme="minorHAnsi" w:eastAsiaTheme="minorHAnsi" w:hAnsiTheme="minorHAnsi" w:cstheme="minorBidi"/>
          <w:lang w:val="en-NZ" w:eastAsia="en-US"/>
        </w:rPr>
        <w:commentReference w:id="1277"/>
      </w:r>
      <w:r w:rsidR="00F61533">
        <w:t>,</w:t>
      </w:r>
      <w:r w:rsidR="00865521">
        <w:t xml:space="preserve"> which might make these eggs more sensitive to </w:t>
      </w:r>
      <w:del w:id="1278" w:author="Daniel Noble" w:date="2023-08-11T13:12:00Z">
        <w:r w:rsidR="00865521" w:rsidDel="00DF0F91">
          <w:delText xml:space="preserve">any </w:delText>
        </w:r>
      </w:del>
      <w:r w:rsidR="00865521">
        <w:t>small alteration</w:t>
      </w:r>
      <w:ins w:id="1279" w:author="Daniel Noble" w:date="2023-08-11T13:12:00Z">
        <w:r w:rsidR="00DF0F91">
          <w:t>s</w:t>
        </w:r>
      </w:ins>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 xml:space="preserve">as observed in our study. </w:t>
      </w:r>
      <w:del w:id="1280" w:author="Daniel Noble" w:date="2023-08-11T13:13:00Z">
        <w:r w:rsidR="009118AD" w:rsidDel="00DF0F91">
          <w:delText xml:space="preserve">Importantly, however, </w:delText>
        </w:r>
      </w:del>
      <w:ins w:id="1281" w:author="Daniel Noble" w:date="2023-08-11T13:13:00Z">
        <w:r w:rsidR="00DF0F91">
          <w:t xml:space="preserve">While this result suggests that environmental changes in early thermal </w:t>
        </w:r>
      </w:ins>
      <w:ins w:id="1282" w:author="Daniel Noble" w:date="2023-08-11T13:14:00Z">
        <w:r w:rsidR="00DF0F91">
          <w:t>environment</w:t>
        </w:r>
      </w:ins>
      <w:ins w:id="1283" w:author="Daniel Noble" w:date="2023-08-11T13:13:00Z">
        <w:r w:rsidR="00DF0F91">
          <w:t xml:space="preserve"> coupled with reduced maternal investment will impact </w:t>
        </w:r>
        <w:r w:rsidR="00DF0F91" w:rsidRPr="00DF0F91">
          <w:rPr>
            <w:i/>
            <w:iCs/>
            <w:rPrChange w:id="1284" w:author="Daniel Noble" w:date="2023-08-11T13:14:00Z">
              <w:rPr/>
            </w:rPrChange>
          </w:rPr>
          <w:t xml:space="preserve">L </w:t>
        </w:r>
        <w:proofErr w:type="spellStart"/>
        <w:r w:rsidR="00DF0F91" w:rsidRPr="00DF0F91">
          <w:rPr>
            <w:i/>
            <w:iCs/>
            <w:rPrChange w:id="1285" w:author="Daniel Noble" w:date="2023-08-11T13:14:00Z">
              <w:rPr/>
            </w:rPrChange>
          </w:rPr>
          <w:t>delicata</w:t>
        </w:r>
        <w:proofErr w:type="spellEnd"/>
        <w:r w:rsidR="00DF0F91">
          <w:t xml:space="preserve"> </w:t>
        </w:r>
      </w:ins>
      <w:ins w:id="1286" w:author="Daniel Noble" w:date="2023-08-11T13:15:00Z">
        <w:r w:rsidR="00DF0F91">
          <w:t xml:space="preserve">more </w:t>
        </w:r>
      </w:ins>
      <w:ins w:id="1287" w:author="Daniel Noble" w:date="2023-08-11T13:13:00Z">
        <w:r w:rsidR="00DF0F91">
          <w:t>negatively</w:t>
        </w:r>
      </w:ins>
      <w:ins w:id="1288" w:author="Daniel Noble" w:date="2023-08-11T13:14:00Z">
        <w:r w:rsidR="00DF0F91">
          <w:t xml:space="preserve"> compared to </w:t>
        </w:r>
        <w:r w:rsidR="00DF0F91" w:rsidRPr="00DF0F91">
          <w:rPr>
            <w:i/>
            <w:iCs/>
            <w:rPrChange w:id="1289" w:author="Daniel Noble" w:date="2023-08-11T13:14:00Z">
              <w:rPr/>
            </w:rPrChange>
          </w:rPr>
          <w:t xml:space="preserve">L </w:t>
        </w:r>
        <w:proofErr w:type="spellStart"/>
        <w:r w:rsidR="00DF0F91" w:rsidRPr="00DF0F91">
          <w:rPr>
            <w:i/>
            <w:iCs/>
            <w:rPrChange w:id="1290" w:author="Daniel Noble" w:date="2023-08-11T13:14:00Z">
              <w:rPr/>
            </w:rPrChange>
          </w:rPr>
          <w:t>guichenoti</w:t>
        </w:r>
        <w:proofErr w:type="spellEnd"/>
        <w:r w:rsidR="00DF0F91">
          <w:t xml:space="preserve"> we caution </w:t>
        </w:r>
      </w:ins>
      <w:ins w:id="1291" w:author="Daniel Noble" w:date="2023-08-11T13:15:00Z">
        <w:r w:rsidR="00DF0F91">
          <w:t xml:space="preserve">over interpretation because </w:t>
        </w:r>
      </w:ins>
      <w:moveToRangeStart w:id="1292" w:author="Daniel Noble" w:date="2023-08-11T13:15:00Z" w:name="move142652166"/>
      <w:moveTo w:id="1293" w:author="Daniel Noble" w:date="2023-08-11T13:15:00Z">
        <w:r w:rsidR="00DF0F91">
          <w:t xml:space="preserve">phenotypic and behavioural plasticity </w:t>
        </w:r>
        <w:del w:id="1294" w:author="Daniel Noble" w:date="2023-08-11T13:15:00Z">
          <w:r w:rsidR="00DF0F91" w:rsidDel="00DF0F91">
            <w:delText xml:space="preserve">of </w:delText>
          </w:r>
          <w:r w:rsidR="00DF0F91" w:rsidRPr="006579EB" w:rsidDel="00DF0F91">
            <w:rPr>
              <w:i/>
              <w:iCs/>
            </w:rPr>
            <w:delText>L. delicata</w:delText>
          </w:r>
          <w:r w:rsidR="00DF0F91" w:rsidDel="00DF0F91">
            <w:delText xml:space="preserve"> </w:delText>
          </w:r>
        </w:del>
        <w:r w:rsidR="00DF0F91">
          <w:t xml:space="preserve">could provide juveniles </w:t>
        </w:r>
        <w:del w:id="1295" w:author="Daniel Noble" w:date="2023-08-11T13:16:00Z">
          <w:r w:rsidR="00DF0F91" w:rsidDel="00DF0F91">
            <w:delText xml:space="preserve">of this species </w:delText>
          </w:r>
        </w:del>
        <w:r w:rsidR="00DF0F91">
          <w:t xml:space="preserve">with </w:t>
        </w:r>
        <w:r w:rsidR="00DF0F91">
          <w:lastRenderedPageBreak/>
          <w:t xml:space="preserve">increased environmental tolerance </w:t>
        </w:r>
        <w:del w:id="1296" w:author="Daniel Noble" w:date="2023-08-11T13:16:00Z">
          <w:r w:rsidR="00DF0F91" w:rsidDel="00DF0F91">
            <w:delText>and</w:delText>
          </w:r>
        </w:del>
      </w:moveTo>
      <w:ins w:id="1297" w:author="Daniel Noble" w:date="2023-08-11T13:16:00Z">
        <w:r w:rsidR="00DF0F91">
          <w:t>that may</w:t>
        </w:r>
      </w:ins>
      <w:moveTo w:id="1298" w:author="Daniel Noble" w:date="2023-08-11T13:15:00Z">
        <w:r w:rsidR="00DF0F91">
          <w:t xml:space="preserve"> confer a fitness benefit in face of climate change </w:t>
        </w:r>
      </w:moveTo>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1104034199"/>
          <w:placeholder>
            <w:docPart w:val="CA71AF2BE64E564B95D0FD6831DD8939"/>
          </w:placeholder>
        </w:sdtPr>
        <w:sdtContent>
          <w:moveTo w:id="1299" w:author="Daniel Noble" w:date="2023-08-11T13:15:00Z">
            <w:r w:rsidR="00DF0F91">
              <w:rPr>
                <w:color w:val="000000"/>
              </w:rPr>
              <w:t>(</w:t>
            </w:r>
            <w:r w:rsidR="00DF0F91">
              <w:t>DeWitt et al., 1998; Fox et al., 2019; Yeh &amp; Price, 2004,</w:t>
            </w:r>
          </w:moveTo>
        </w:sdtContent>
      </w:sdt>
      <w:moveTo w:id="1300" w:author="Daniel Noble" w:date="2023-08-11T13:15:00Z">
        <w:r w:rsidR="00DF0F91">
          <w:t xml:space="preserve"> but see </w:t>
        </w:r>
      </w:moveTo>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157275292"/>
          <w:placeholder>
            <w:docPart w:val="CA71AF2BE64E564B95D0FD6831DD8939"/>
          </w:placeholder>
        </w:sdtPr>
        <w:sdtContent>
          <w:proofErr w:type="spellStart"/>
          <w:moveTo w:id="1301" w:author="Daniel Noble" w:date="2023-08-11T13:15:00Z">
            <w:r w:rsidR="00DF0F91" w:rsidRPr="00AB10EF">
              <w:rPr>
                <w:color w:val="000000"/>
              </w:rPr>
              <w:t>Oostra</w:t>
            </w:r>
            <w:proofErr w:type="spellEnd"/>
            <w:r w:rsidR="00DF0F91" w:rsidRPr="00AB10EF">
              <w:rPr>
                <w:color w:val="000000"/>
              </w:rPr>
              <w:t xml:space="preserve"> et al., 2018)</w:t>
            </w:r>
          </w:moveTo>
        </w:sdtContent>
      </w:sdt>
      <w:moveTo w:id="1302" w:author="Daniel Noble" w:date="2023-08-11T13:15:00Z">
        <w:r w:rsidR="00DF0F91">
          <w:t xml:space="preserve">. </w:t>
        </w:r>
        <w:del w:id="1303" w:author="Daniel Noble" w:date="2023-08-11T13:16:00Z">
          <w:r w:rsidR="00DF0F91" w:rsidDel="00DF0F91">
            <w:delText>This</w:delText>
          </w:r>
        </w:del>
      </w:moveTo>
      <w:ins w:id="1304" w:author="Daniel Noble" w:date="2023-08-11T13:16:00Z">
        <w:r w:rsidR="00DF0F91">
          <w:t>The</w:t>
        </w:r>
      </w:ins>
      <w:moveTo w:id="1305" w:author="Daniel Noble" w:date="2023-08-11T13:15:00Z">
        <w:r w:rsidR="00DF0F91">
          <w:t xml:space="preserve"> ability to plastically respond to different environmental conditions could also explain the </w:t>
        </w:r>
      </w:moveTo>
      <w:ins w:id="1306" w:author="Daniel Noble" w:date="2023-08-11T13:16:00Z">
        <w:r w:rsidR="00DF0F91" w:rsidRPr="00DF0F91">
          <w:rPr>
            <w:i/>
            <w:iCs/>
            <w:rPrChange w:id="1307" w:author="Daniel Noble" w:date="2023-08-11T13:16:00Z">
              <w:rPr/>
            </w:rPrChange>
          </w:rPr>
          <w:t xml:space="preserve">L </w:t>
        </w:r>
        <w:proofErr w:type="spellStart"/>
        <w:r w:rsidR="00DF0F91" w:rsidRPr="00DF0F91">
          <w:rPr>
            <w:i/>
            <w:iCs/>
            <w:rPrChange w:id="1308" w:author="Daniel Noble" w:date="2023-08-11T13:16:00Z">
              <w:rPr/>
            </w:rPrChange>
          </w:rPr>
          <w:t>delicata’s</w:t>
        </w:r>
        <w:proofErr w:type="spellEnd"/>
        <w:r w:rsidR="00DF0F91">
          <w:t xml:space="preserve"> </w:t>
        </w:r>
      </w:ins>
      <w:moveTo w:id="1309" w:author="Daniel Noble" w:date="2023-08-11T13:15:00Z">
        <w:r w:rsidR="00DF0F91">
          <w:t xml:space="preserve">success as invasive species </w:t>
        </w:r>
        <w:del w:id="1310" w:author="Daniel Noble" w:date="2023-08-11T13:16:00Z">
          <w:r w:rsidR="00DF0F91" w:rsidDel="00DF0F91">
            <w:delText xml:space="preserve">of this skink species </w:delText>
          </w:r>
        </w:del>
        <w:r w:rsidR="00DF0F91">
          <w:t xml:space="preserve">(see e.g., </w:t>
        </w:r>
      </w:moveTo>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Content>
          <w:moveTo w:id="1311" w:author="Daniel Noble" w:date="2023-08-11T13:15:00Z">
            <w:r w:rsidR="00DF0F91" w:rsidRPr="00AB10EF">
              <w:rPr>
                <w:color w:val="000000"/>
              </w:rPr>
              <w:t>(Davidson et al., 2011)</w:t>
            </w:r>
          </w:moveTo>
        </w:sdtContent>
      </w:sdt>
      <w:moveTo w:id="1312" w:author="Daniel Noble" w:date="2023-08-11T13:15:00Z">
        <w:r w:rsidR="00DF0F91">
          <w:t xml:space="preserve">. In contrast, the lack of behavioural responses in </w:t>
        </w:r>
        <w:r w:rsidR="00DF0F91" w:rsidRPr="00560544">
          <w:rPr>
            <w:i/>
            <w:iCs/>
          </w:rPr>
          <w:t xml:space="preserve">L. </w:t>
        </w:r>
        <w:proofErr w:type="spellStart"/>
        <w:r w:rsidR="00DF0F91" w:rsidRPr="00560544">
          <w:rPr>
            <w:i/>
            <w:iCs/>
          </w:rPr>
          <w:t>guichenoti</w:t>
        </w:r>
        <w:proofErr w:type="spellEnd"/>
        <w:r w:rsidR="00DF0F91">
          <w:t xml:space="preserve"> could be a sign of the inability of the species to adaptively react to environmental challenges. Alternatively, the incubation temperature range 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to (e.g., </w:t>
        </w:r>
      </w:moveTo>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Content>
          <w:moveTo w:id="1313" w:author="Daniel Noble" w:date="2023-08-11T13:15:00Z">
            <w:r w:rsidR="00DF0F91">
              <w:t>(</w:t>
            </w:r>
            <w:proofErr w:type="spellStart"/>
            <w:r w:rsidR="00DF0F91">
              <w:t>Braña</w:t>
            </w:r>
            <w:proofErr w:type="spellEnd"/>
            <w:r w:rsidR="00DF0F91">
              <w:t xml:space="preserve"> &amp; Ji, 2000; Van Damme et al., 1992)</w:t>
            </w:r>
          </w:moveTo>
        </w:sdtContent>
      </w:sdt>
      <w:moveTo w:id="1314" w:author="Daniel Noble" w:date="2023-08-11T13:15:00Z">
        <w:r w:rsidR="00DF0F91">
          <w:t xml:space="preserve">). The garden and delicate skinks are likely to be adapted to the temperatures used in our study, since they overlap with the those occurring in the wild </w:t>
        </w:r>
      </w:moveTo>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Content>
          <w:moveTo w:id="1315" w:author="Daniel Noble" w:date="2023-08-11T13:15:00Z">
            <w:r w:rsidR="00DF0F91" w:rsidRPr="00AB10EF">
              <w:rPr>
                <w:color w:val="000000"/>
              </w:rPr>
              <w:t>(Cheetham et al., 2011)</w:t>
            </w:r>
          </w:moveTo>
        </w:sdtContent>
      </w:sdt>
      <w:moveTo w:id="1316" w:author="Daniel Noble" w:date="2023-08-11T13:15:00Z">
        <w:r w:rsidR="00DF0F91">
          <w:t xml:space="preserve">. However, it will be interesting to explore how more extreme thermal incubation conditions expected as consequence of anthropogenic climate change will interact with maternal condition to shape hatchling performance and survival in the future.   </w:t>
        </w:r>
      </w:moveTo>
      <w:moveToRangeEnd w:id="1292"/>
    </w:p>
    <w:p w14:paraId="66ADA743" w14:textId="24E993FC" w:rsidR="00741C30" w:rsidRPr="004041B3" w:rsidDel="00DF0F91" w:rsidRDefault="009118AD" w:rsidP="00741C30">
      <w:pPr>
        <w:pStyle w:val="NormalWeb"/>
        <w:rPr>
          <w:del w:id="1317" w:author="Daniel Noble" w:date="2023-08-11T13:17:00Z"/>
        </w:rPr>
      </w:pPr>
      <w:del w:id="1318" w:author="Daniel Noble" w:date="2023-08-11T13:17:00Z">
        <w:r w:rsidDel="00DF0F91">
          <w:delText xml:space="preserve">we cannot assume that </w:delText>
        </w:r>
        <w:r w:rsidR="00E6301E" w:rsidDel="00DF0F91">
          <w:delText xml:space="preserve">changes observed in </w:delText>
        </w:r>
        <w:r w:rsidRPr="009118AD" w:rsidDel="00DF0F91">
          <w:rPr>
            <w:i/>
            <w:iCs/>
          </w:rPr>
          <w:delText>L. delicata</w:delText>
        </w:r>
        <w:r w:rsidDel="00DF0F91">
          <w:delText xml:space="preserve"> will be </w:delText>
        </w:r>
        <w:r w:rsidR="00E965C8" w:rsidDel="00DF0F91">
          <w:delText>maladaptive and more detrimental</w:delText>
        </w:r>
        <w:r w:rsidDel="00DF0F91">
          <w:delText xml:space="preserve"> </w:delText>
        </w:r>
        <w:r w:rsidR="00E6301E" w:rsidDel="00DF0F91">
          <w:delText>in the face of</w:delText>
        </w:r>
        <w:r w:rsidDel="00DF0F91">
          <w:delText xml:space="preserve"> future </w:delText>
        </w:r>
        <w:r w:rsidR="00E965C8" w:rsidDel="00DF0F91">
          <w:delText>environmental alterations</w:delText>
        </w:r>
        <w:r w:rsidR="00E6301E" w:rsidDel="00DF0F91">
          <w:delText xml:space="preserve"> than the limited responses observed in </w:delText>
        </w:r>
        <w:r w:rsidR="00E6301E" w:rsidRPr="00E6301E" w:rsidDel="00DF0F91">
          <w:rPr>
            <w:i/>
            <w:iCs/>
          </w:rPr>
          <w:delText>L. guichenoti</w:delText>
        </w:r>
        <w:r w:rsidR="00E6301E" w:rsidDel="00DF0F91">
          <w:delText xml:space="preserve">. For example, the </w:delText>
        </w:r>
      </w:del>
      <w:moveFromRangeStart w:id="1319" w:author="Daniel Noble" w:date="2023-08-11T13:15:00Z" w:name="move142652166"/>
      <w:moveFrom w:id="1320" w:author="Daniel Noble" w:date="2023-08-11T13:15:00Z">
        <w:del w:id="1321" w:author="Daniel Noble" w:date="2023-08-11T13:17:00Z">
          <w:r w:rsidR="00E6301E" w:rsidDel="00DF0F91">
            <w:delText>phenotyp</w:delText>
          </w:r>
          <w:r w:rsidR="00F61533" w:rsidDel="00DF0F91">
            <w:delText>ic and behavioural plasticity</w:delText>
          </w:r>
          <w:r w:rsidR="00E6301E" w:rsidDel="00DF0F91">
            <w:delText xml:space="preserve"> of </w:delText>
          </w:r>
          <w:r w:rsidR="00E6301E" w:rsidRPr="006579EB" w:rsidDel="00DF0F91">
            <w:rPr>
              <w:i/>
              <w:iCs/>
            </w:rPr>
            <w:delText>L. delicata</w:delText>
          </w:r>
          <w:r w:rsidR="00E6301E" w:rsidDel="00DF0F91">
            <w:delText xml:space="preserve"> </w:delText>
          </w:r>
          <w:r w:rsidR="00F61533" w:rsidDel="00DF0F91">
            <w:delText>could provide juveniles of this species with increased environmental tolerance and confer a fitness benefit in face of climate change</w:delText>
          </w:r>
          <w:r w:rsidR="00FE4987" w:rsidDel="00DF0F91">
            <w:delText xml:space="preserve"> </w:delText>
          </w:r>
        </w:del>
      </w:moveFrom>
      <w:customXmlDelRangeStart w:id="1322" w:author="Daniel Noble" w:date="2023-08-11T13:17:00Z"/>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81069958"/>
          <w:placeholder>
            <w:docPart w:val="DefaultPlaceholder_-1854013440"/>
          </w:placeholder>
        </w:sdtPr>
        <w:sdtContent>
          <w:customXmlDelRangeEnd w:id="1322"/>
          <w:moveFrom w:id="1323" w:author="Daniel Noble" w:date="2023-08-11T13:15:00Z">
            <w:del w:id="1324" w:author="Daniel Noble" w:date="2023-08-11T13:17:00Z">
              <w:r w:rsidR="00181479" w:rsidDel="00DF0F91">
                <w:rPr>
                  <w:color w:val="000000"/>
                </w:rPr>
                <w:delText>(</w:delText>
              </w:r>
              <w:r w:rsidR="00AB10EF" w:rsidDel="00DF0F91">
                <w:delText>DeWitt et al., 1998; Fox et al., 2019; Yeh &amp; Price, 2004</w:delText>
              </w:r>
              <w:r w:rsidR="00181479" w:rsidDel="00DF0F91">
                <w:delText>,</w:delText>
              </w:r>
            </w:del>
          </w:moveFrom>
          <w:customXmlDelRangeStart w:id="1325" w:author="Daniel Noble" w:date="2023-08-11T13:17:00Z"/>
        </w:sdtContent>
      </w:sdt>
      <w:customXmlDelRangeEnd w:id="1325"/>
      <w:moveFrom w:id="1326" w:author="Daniel Noble" w:date="2023-08-11T13:15:00Z">
        <w:del w:id="1327" w:author="Daniel Noble" w:date="2023-08-11T13:17:00Z">
          <w:r w:rsidR="00FE4987" w:rsidDel="00DF0F91">
            <w:delText xml:space="preserve"> but see </w:delText>
          </w:r>
        </w:del>
      </w:moveFrom>
      <w:customXmlDelRangeStart w:id="1328" w:author="Daniel Noble" w:date="2023-08-11T13:17:00Z"/>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208347888"/>
          <w:placeholder>
            <w:docPart w:val="DefaultPlaceholder_-1854013440"/>
          </w:placeholder>
        </w:sdtPr>
        <w:sdtContent>
          <w:customXmlDelRangeEnd w:id="1328"/>
          <w:moveFrom w:id="1329" w:author="Daniel Noble" w:date="2023-08-11T13:15:00Z">
            <w:del w:id="1330" w:author="Daniel Noble" w:date="2023-08-11T13:17:00Z">
              <w:r w:rsidR="00AB10EF" w:rsidRPr="00AB10EF" w:rsidDel="00DF0F91">
                <w:rPr>
                  <w:color w:val="000000"/>
                </w:rPr>
                <w:delText>Oostra et al., 2018)</w:delText>
              </w:r>
            </w:del>
          </w:moveFrom>
          <w:customXmlDelRangeStart w:id="1331" w:author="Daniel Noble" w:date="2023-08-11T13:17:00Z"/>
        </w:sdtContent>
      </w:sdt>
      <w:customXmlDelRangeEnd w:id="1331"/>
      <w:moveFrom w:id="1332" w:author="Daniel Noble" w:date="2023-08-11T13:15:00Z">
        <w:del w:id="1333" w:author="Daniel Noble" w:date="2023-08-11T13:17:00Z">
          <w:r w:rsidR="00181479" w:rsidDel="00DF0F91">
            <w:delText>.</w:delText>
          </w:r>
          <w:r w:rsidR="00FE4987" w:rsidDel="00DF0F91">
            <w:delText xml:space="preserve"> </w:delText>
          </w:r>
          <w:r w:rsidR="00E965C8" w:rsidDel="00DF0F91">
            <w:delText>This</w:delText>
          </w:r>
          <w:r w:rsidR="00FE4987" w:rsidDel="00DF0F91">
            <w:delText xml:space="preserve"> ability to </w:delText>
          </w:r>
          <w:r w:rsidR="00493BC1" w:rsidDel="00DF0F91">
            <w:delText xml:space="preserve">plastically respond to </w:delText>
          </w:r>
          <w:r w:rsidR="006579EB" w:rsidDel="00DF0F91">
            <w:delText xml:space="preserve">different </w:delText>
          </w:r>
          <w:r w:rsidR="00493BC1" w:rsidDel="00DF0F91">
            <w:delText xml:space="preserve">environmental conditions </w:delText>
          </w:r>
          <w:r w:rsidR="006579EB" w:rsidDel="00DF0F91">
            <w:delText xml:space="preserve">could also explain the success as invasive species of this skink species (see e.g., </w:delText>
          </w:r>
        </w:del>
      </w:moveFrom>
      <w:customXmlDelRangeStart w:id="1334" w:author="Daniel Noble" w:date="2023-08-11T13:17:00Z"/>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1802576527"/>
          <w:placeholder>
            <w:docPart w:val="DefaultPlaceholder_-1854013440"/>
          </w:placeholder>
        </w:sdtPr>
        <w:sdtContent>
          <w:customXmlDelRangeEnd w:id="1334"/>
          <w:moveFrom w:id="1335" w:author="Daniel Noble" w:date="2023-08-11T13:15:00Z">
            <w:del w:id="1336" w:author="Daniel Noble" w:date="2023-08-11T13:17:00Z">
              <w:r w:rsidR="00AB10EF" w:rsidRPr="00AB10EF" w:rsidDel="00DF0F91">
                <w:rPr>
                  <w:color w:val="000000"/>
                </w:rPr>
                <w:delText>(Davidson et al., 2011)</w:delText>
              </w:r>
            </w:del>
          </w:moveFrom>
          <w:customXmlDelRangeStart w:id="1337" w:author="Daniel Noble" w:date="2023-08-11T13:17:00Z"/>
        </w:sdtContent>
      </w:sdt>
      <w:customXmlDelRangeEnd w:id="1337"/>
      <w:moveFrom w:id="1338" w:author="Daniel Noble" w:date="2023-08-11T13:15:00Z">
        <w:del w:id="1339" w:author="Daniel Noble" w:date="2023-08-11T13:17:00Z">
          <w:r w:rsidR="006579EB" w:rsidDel="00DF0F91">
            <w:delText xml:space="preserve">. </w:delText>
          </w:r>
          <w:r w:rsidR="00E965C8" w:rsidDel="00DF0F91">
            <w:delText xml:space="preserve">In contrast, the lack of behavioural responses in </w:delText>
          </w:r>
          <w:r w:rsidR="00E965C8" w:rsidRPr="00560544" w:rsidDel="00DF0F91">
            <w:rPr>
              <w:i/>
              <w:iCs/>
            </w:rPr>
            <w:delText>L. guichenoti</w:delText>
          </w:r>
          <w:r w:rsidR="00E965C8" w:rsidDel="00DF0F91">
            <w:delText xml:space="preserve"> could be a sign of the inability of the species to </w:delText>
          </w:r>
          <w:r w:rsidR="006579EB" w:rsidDel="00DF0F91">
            <w:delText>adaptively</w:delText>
          </w:r>
          <w:r w:rsidR="00E965C8" w:rsidDel="00DF0F91">
            <w:delText xml:space="preserve"> react to </w:delText>
          </w:r>
          <w:r w:rsidR="006579EB" w:rsidDel="00DF0F91">
            <w:delText>environmental</w:delText>
          </w:r>
          <w:r w:rsidR="00E965C8" w:rsidDel="00DF0F91">
            <w:delText xml:space="preserve"> challenges</w:delText>
          </w:r>
          <w:r w:rsidR="005E1370" w:rsidDel="00DF0F91">
            <w:delText>. Alternatively</w:delText>
          </w:r>
          <w:r w:rsidR="00BE18ED" w:rsidDel="00DF0F91">
            <w:delText xml:space="preserve">, the incubation temperature </w:delText>
          </w:r>
          <w:r w:rsidR="00741C30" w:rsidDel="00DF0F91">
            <w:delText>range</w:delText>
          </w:r>
          <w:r w:rsidR="00BE18ED" w:rsidDel="00DF0F91">
            <w:delText xml:space="preserve"> used in our experiment </w:delText>
          </w:r>
          <w:r w:rsidR="005E1370" w:rsidDel="00DF0F91">
            <w:delText>might</w:delText>
          </w:r>
          <w:r w:rsidR="00741C30" w:rsidDel="00DF0F91">
            <w:delText xml:space="preserve"> not </w:delText>
          </w:r>
          <w:r w:rsidR="001C038F" w:rsidDel="00DF0F91">
            <w:delText xml:space="preserve">be </w:delText>
          </w:r>
          <w:r w:rsidR="00741C30" w:rsidDel="00DF0F91">
            <w:delText xml:space="preserve">broad enough to </w:delText>
          </w:r>
          <w:r w:rsidR="005E1370" w:rsidDel="00DF0F91">
            <w:delText>lead to plastic changes in this species, since the</w:delText>
          </w:r>
          <w:r w:rsidR="00741C30" w:rsidDel="00DF0F91">
            <w:delText xml:space="preserve"> direction and extent in the expression of plastic changes in traits and behaviours, and the potential maladaptive consequences of such responses, depend on the thermal regime embryos are exposed to (e.g., </w:delText>
          </w:r>
        </w:del>
      </w:moveFrom>
      <w:customXmlDelRangeStart w:id="1340" w:author="Daniel Noble" w:date="2023-08-11T13:17:00Z"/>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911072398"/>
          <w:placeholder>
            <w:docPart w:val="9227F0733BB7504192C0565E5360E5CE"/>
          </w:placeholder>
        </w:sdtPr>
        <w:sdtContent>
          <w:customXmlDelRangeEnd w:id="1340"/>
          <w:moveFrom w:id="1341" w:author="Daniel Noble" w:date="2023-08-11T13:15:00Z">
            <w:del w:id="1342" w:author="Daniel Noble" w:date="2023-08-11T13:17:00Z">
              <w:r w:rsidR="00AB10EF" w:rsidDel="00DF0F91">
                <w:delText>(Braña &amp; Ji, 2000; Van Damme et al., 1992)</w:delText>
              </w:r>
            </w:del>
          </w:moveFrom>
          <w:customXmlDelRangeStart w:id="1343" w:author="Daniel Noble" w:date="2023-08-11T13:17:00Z"/>
        </w:sdtContent>
      </w:sdt>
      <w:customXmlDelRangeEnd w:id="1343"/>
      <w:moveFrom w:id="1344" w:author="Daniel Noble" w:date="2023-08-11T13:15:00Z">
        <w:del w:id="1345" w:author="Daniel Noble" w:date="2023-08-11T13:17:00Z">
          <w:r w:rsidR="00741C30" w:rsidDel="00DF0F91">
            <w:delText xml:space="preserve">). </w:delText>
          </w:r>
          <w:r w:rsidR="005E1370" w:rsidDel="00DF0F91">
            <w:delText>The garden and delicate skinks</w:delText>
          </w:r>
          <w:r w:rsidR="00741C30" w:rsidDel="00DF0F91">
            <w:delText xml:space="preserve"> are likely to be adapted to the temperatures</w:delText>
          </w:r>
          <w:r w:rsidR="005E1370" w:rsidDel="00DF0F91">
            <w:delText xml:space="preserve"> used in our study</w:delText>
          </w:r>
          <w:r w:rsidR="00741C30" w:rsidDel="00DF0F91">
            <w:delText xml:space="preserve">, since they overlap with </w:delText>
          </w:r>
          <w:r w:rsidR="005E1370" w:rsidDel="00DF0F91">
            <w:delText xml:space="preserve">the </w:delText>
          </w:r>
          <w:r w:rsidR="00741C30" w:rsidDel="00DF0F91">
            <w:delText xml:space="preserve">those </w:delText>
          </w:r>
          <w:r w:rsidR="005E1370" w:rsidDel="00DF0F91">
            <w:delText>occurring in the wild</w:delText>
          </w:r>
          <w:r w:rsidR="00D27CC1" w:rsidDel="00DF0F91">
            <w:delText xml:space="preserve"> </w:delText>
          </w:r>
        </w:del>
      </w:moveFrom>
      <w:customXmlDelRangeStart w:id="1346" w:author="Daniel Noble" w:date="2023-08-11T13:17:00Z"/>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2825441"/>
          <w:placeholder>
            <w:docPart w:val="CDDAEA379241CF4A84772847FBD89EFA"/>
          </w:placeholder>
        </w:sdtPr>
        <w:sdtContent>
          <w:customXmlDelRangeEnd w:id="1346"/>
          <w:moveFrom w:id="1347" w:author="Daniel Noble" w:date="2023-08-11T13:15:00Z">
            <w:del w:id="1348" w:author="Daniel Noble" w:date="2023-08-11T13:17:00Z">
              <w:r w:rsidR="00AB10EF" w:rsidRPr="00AB10EF" w:rsidDel="00DF0F91">
                <w:rPr>
                  <w:color w:val="000000"/>
                </w:rPr>
                <w:delText>(Cheetham et al., 2011)</w:delText>
              </w:r>
            </w:del>
          </w:moveFrom>
          <w:customXmlDelRangeStart w:id="1349" w:author="Daniel Noble" w:date="2023-08-11T13:17:00Z"/>
        </w:sdtContent>
      </w:sdt>
      <w:customXmlDelRangeEnd w:id="1349"/>
      <w:moveFrom w:id="1350" w:author="Daniel Noble" w:date="2023-08-11T13:15:00Z">
        <w:del w:id="1351" w:author="Daniel Noble" w:date="2023-08-11T13:17:00Z">
          <w:r w:rsidR="00741C30" w:rsidDel="00DF0F91">
            <w:delText xml:space="preserve">. However, </w:delText>
          </w:r>
          <w:r w:rsidR="0079698D" w:rsidDel="00DF0F91">
            <w:delText xml:space="preserve">it will be interesting to </w:delText>
          </w:r>
          <w:r w:rsidR="00741C30" w:rsidDel="00DF0F91">
            <w:delText xml:space="preserve">explore how </w:delText>
          </w:r>
          <w:r w:rsidR="00D27CC1" w:rsidDel="00DF0F91">
            <w:delText xml:space="preserve">more </w:delText>
          </w:r>
          <w:r w:rsidR="00741C30" w:rsidDel="00DF0F91">
            <w:delText xml:space="preserve">extreme thermal incubation conditions </w:delText>
          </w:r>
          <w:r w:rsidR="00D27CC1" w:rsidDel="00DF0F91">
            <w:delText>expected as consequence of anthropogenic climate change will interact</w:delText>
          </w:r>
          <w:r w:rsidR="00741C30" w:rsidDel="00DF0F91">
            <w:delText xml:space="preserve"> </w:delText>
          </w:r>
          <w:r w:rsidR="00D27CC1" w:rsidDel="00DF0F91">
            <w:delText xml:space="preserve">with </w:delText>
          </w:r>
          <w:r w:rsidR="00741C30" w:rsidDel="00DF0F91">
            <w:delText xml:space="preserve">maternal </w:delText>
          </w:r>
          <w:r w:rsidR="00D27CC1" w:rsidDel="00DF0F91">
            <w:delText>condition to</w:delText>
          </w:r>
          <w:r w:rsidR="00741C30" w:rsidDel="00DF0F91">
            <w:delText xml:space="preserve"> </w:delText>
          </w:r>
          <w:r w:rsidR="00D27CC1" w:rsidDel="00DF0F91">
            <w:delText>shape</w:delText>
          </w:r>
          <w:r w:rsidR="00741C30" w:rsidDel="00DF0F91">
            <w:delText xml:space="preserve"> hatchling performance and survival</w:delText>
          </w:r>
          <w:r w:rsidR="00D27CC1" w:rsidDel="00DF0F91">
            <w:delText xml:space="preserve"> in the future</w:delText>
          </w:r>
          <w:r w:rsidR="00741C30" w:rsidDel="00DF0F91">
            <w:delText xml:space="preserve">.   </w:delText>
          </w:r>
        </w:del>
      </w:moveFrom>
      <w:moveFromRangeEnd w:id="1319"/>
    </w:p>
    <w:p w14:paraId="27180A64" w14:textId="652902C1" w:rsidR="00AB10EF" w:rsidRPr="00AB10EF" w:rsidRDefault="00AB10EF" w:rsidP="00E7515C">
      <w:pPr>
        <w:rPr>
          <w:i/>
          <w:iCs/>
        </w:rPr>
      </w:pPr>
      <w:r w:rsidRPr="00AB10EF">
        <w:rPr>
          <w:i/>
          <w:iCs/>
        </w:rPr>
        <w:t>Conclusions</w:t>
      </w:r>
    </w:p>
    <w:p w14:paraId="715B942E" w14:textId="6985F21C" w:rsidR="00AB10EF" w:rsidRDefault="00AB10EF" w:rsidP="00E7515C"/>
    <w:p w14:paraId="52A616AE" w14:textId="7644BF32"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studies will benefit from studying whether </w:t>
      </w:r>
      <w:r w:rsidR="00850BF0">
        <w:t>such</w:t>
      </w:r>
      <w:r w:rsidR="004B1121">
        <w:t xml:space="preserve"> plastic responses </w:t>
      </w:r>
      <w:r w:rsidR="00850BF0">
        <w:t xml:space="preserve">are adaptive in the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1D8E73CB" w14:textId="3C072772" w:rsidR="00E7515C" w:rsidRPr="004041B3" w:rsidRDefault="00E7515C" w:rsidP="00E7515C">
      <w:r w:rsidRPr="00B15DA9">
        <w:rPr>
          <w:b/>
          <w:bCs/>
        </w:rPr>
        <w:t>Acknowledgem</w:t>
      </w:r>
      <w:r w:rsidRPr="004041B3">
        <w:rPr>
          <w:b/>
          <w:bCs/>
        </w:rPr>
        <w:t xml:space="preserve">ents: </w:t>
      </w:r>
      <w:ins w:id="1352" w:author="Daniel Noble" w:date="2023-07-28T12:57:00Z">
        <w:r w:rsidR="00505B1F">
          <w:t>W</w:t>
        </w:r>
      </w:ins>
      <w:del w:id="1353" w:author="Daniel Noble" w:date="2023-07-28T12:57:00Z">
        <w:r w:rsidRPr="004041B3" w:rsidDel="00505B1F">
          <w:delText>w</w:delText>
        </w:r>
      </w:del>
      <w:r w:rsidRPr="004041B3">
        <w:t xml:space="preserve">e thank </w:t>
      </w:r>
      <w:r>
        <w:t xml:space="preserve">Kai Dewar, </w:t>
      </w:r>
      <w:r w:rsidRPr="004041B3">
        <w:t xml:space="preserve">Eoin Noble and Rose Zhang for help in the laboratory. Funding was provided by an ARC Discovery Project to DWAN (DP210101152). Lizards were captured under the NSW SL102296 and ACT LT201917 permits, and the handling and procedures used with animals complied with the ethics approval ARA2019/17 from the Australian National University.  </w:t>
      </w:r>
    </w:p>
    <w:p w14:paraId="7CFD053D" w14:textId="77777777" w:rsidR="00E7515C" w:rsidRPr="004041B3" w:rsidRDefault="00E7515C" w:rsidP="00E7515C"/>
    <w:p w14:paraId="11BEF4D7" w14:textId="77777777" w:rsidR="00E7515C" w:rsidRPr="004041B3" w:rsidRDefault="00E7515C" w:rsidP="00E7515C">
      <w:r w:rsidRPr="004041B3">
        <w:rPr>
          <w:b/>
          <w:bCs/>
        </w:rPr>
        <w:t xml:space="preserve">Author contribution: </w:t>
      </w:r>
      <w:r w:rsidRPr="004041B3">
        <w:t>MI-C and DN conceived and designed the experiment; MI-C</w:t>
      </w:r>
      <w:r>
        <w:t xml:space="preserve"> and J</w:t>
      </w:r>
      <w:r w:rsidRPr="004041B3">
        <w:t xml:space="preserve">Z collected the data; MI-C </w:t>
      </w:r>
      <w:r>
        <w:t xml:space="preserve">and DN </w:t>
      </w:r>
      <w:r w:rsidRPr="004041B3">
        <w:t>analysed the data</w:t>
      </w:r>
      <w:r>
        <w:t>.</w:t>
      </w:r>
      <w:r w:rsidRPr="004041B3">
        <w:t xml:space="preserve"> </w:t>
      </w:r>
      <w:r>
        <w:t>MI-C</w:t>
      </w:r>
      <w:r w:rsidRPr="004041B3">
        <w:t xml:space="preserve"> drafted the first version of the manuscript; all authors contributed to the draft and gave final approval for publication.</w:t>
      </w:r>
    </w:p>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Content>
        <w:p w14:paraId="0F25026B" w14:textId="77777777" w:rsidR="00AB10EF" w:rsidRDefault="00AB10EF">
          <w:pPr>
            <w:autoSpaceDE w:val="0"/>
            <w:autoSpaceDN w:val="0"/>
            <w:ind w:hanging="480"/>
            <w:divId w:val="154884385"/>
          </w:pPr>
          <w:proofErr w:type="spellStart"/>
          <w:r>
            <w:t>Abràmoff</w:t>
          </w:r>
          <w:proofErr w:type="spellEnd"/>
          <w:r>
            <w:t xml:space="preserve">, M. D., </w:t>
          </w:r>
          <w:proofErr w:type="spellStart"/>
          <w:r>
            <w:t>Magalhães</w:t>
          </w:r>
          <w:proofErr w:type="spellEnd"/>
          <w:r>
            <w:t xml:space="preserve">, P. J., &amp; Ram, S. J. (2004). Image processing with </w:t>
          </w:r>
          <w:proofErr w:type="spellStart"/>
          <w:r>
            <w:t>imageJ</w:t>
          </w:r>
          <w:proofErr w:type="spellEnd"/>
          <w:r>
            <w:t xml:space="preserve">. </w:t>
          </w:r>
          <w:proofErr w:type="spellStart"/>
          <w:r>
            <w:rPr>
              <w:i/>
              <w:iCs/>
            </w:rPr>
            <w:t>Biophotonics</w:t>
          </w:r>
          <w:proofErr w:type="spellEnd"/>
          <w:r>
            <w:rPr>
              <w:i/>
              <w:iCs/>
            </w:rPr>
            <w:t xml:space="preserve"> International</w:t>
          </w:r>
          <w:r>
            <w:t xml:space="preserve">, </w:t>
          </w:r>
          <w:r>
            <w:rPr>
              <w:i/>
              <w:iCs/>
            </w:rPr>
            <w:t>11</w:t>
          </w:r>
          <w:r>
            <w:t>(7), 36–41.</w:t>
          </w:r>
        </w:p>
        <w:p w14:paraId="19DA7D51" w14:textId="77777777" w:rsidR="00AB10EF" w:rsidRDefault="00AB10EF">
          <w:pPr>
            <w:autoSpaceDE w:val="0"/>
            <w:autoSpaceDN w:val="0"/>
            <w:ind w:hanging="480"/>
            <w:divId w:val="1855531958"/>
          </w:pPr>
          <w:r>
            <w:t xml:space="preserve">Baxter-Gilbert, J., Riley, J. L., &amp; Whiting, M. J. (2018). Runners and fighters: clutch effects and body size drive innate antipredator behaviour in hatchling lizards.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72</w:t>
          </w:r>
          <w:r>
            <w:t>(6). https://doi.org/10.1007/s00265-018-2505-7</w:t>
          </w:r>
        </w:p>
        <w:p w14:paraId="6E0659F9" w14:textId="77777777" w:rsidR="00AB10EF" w:rsidRDefault="00AB10EF">
          <w:pPr>
            <w:autoSpaceDE w:val="0"/>
            <w:autoSpaceDN w:val="0"/>
            <w:ind w:hanging="480"/>
            <w:divId w:val="1995648217"/>
          </w:pPr>
          <w:r>
            <w:t xml:space="preserve">Bernardo, J. (1996). </w:t>
          </w:r>
          <w:proofErr w:type="spellStart"/>
          <w:r>
            <w:t>Maternai</w:t>
          </w:r>
          <w:proofErr w:type="spellEnd"/>
          <w:r>
            <w:t xml:space="preserve"> effects in animal ecology. </w:t>
          </w:r>
          <w:r>
            <w:rPr>
              <w:i/>
              <w:iCs/>
            </w:rPr>
            <w:t>American Zoologist</w:t>
          </w:r>
          <w:r>
            <w:t xml:space="preserve">, </w:t>
          </w:r>
          <w:r>
            <w:rPr>
              <w:i/>
              <w:iCs/>
            </w:rPr>
            <w:t>36</w:t>
          </w:r>
          <w:r>
            <w:t>(2), 83–105. https://doi.org/10.1093/icb/36.2.83</w:t>
          </w:r>
        </w:p>
        <w:p w14:paraId="04B6A597" w14:textId="77777777" w:rsidR="00AB10EF" w:rsidRDefault="00AB10EF">
          <w:pPr>
            <w:autoSpaceDE w:val="0"/>
            <w:autoSpaceDN w:val="0"/>
            <w:ind w:hanging="480"/>
            <w:divId w:val="245193152"/>
          </w:pPr>
          <w:proofErr w:type="spellStart"/>
          <w:r>
            <w:t>Bilcke</w:t>
          </w:r>
          <w:proofErr w:type="spellEnd"/>
          <w:r>
            <w:t xml:space="preserve">, J., Downes, S., &amp; </w:t>
          </w:r>
          <w:proofErr w:type="spellStart"/>
          <w:r>
            <w:t>Büscher</w:t>
          </w:r>
          <w:proofErr w:type="spellEnd"/>
          <w:r>
            <w:t xml:space="preserve">,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6DFB3658" w14:textId="77777777" w:rsidR="00AB10EF" w:rsidRDefault="00AB10EF">
          <w:pPr>
            <w:autoSpaceDE w:val="0"/>
            <w:autoSpaceDN w:val="0"/>
            <w:ind w:hanging="480"/>
            <w:divId w:val="776750551"/>
          </w:pPr>
          <w:r>
            <w:lastRenderedPageBreak/>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5960B96A" w14:textId="77777777" w:rsidR="00AB10EF" w:rsidRDefault="00AB10EF">
          <w:pPr>
            <w:autoSpaceDE w:val="0"/>
            <w:autoSpaceDN w:val="0"/>
            <w:ind w:hanging="480"/>
            <w:divId w:val="1504586455"/>
          </w:pPr>
          <w:proofErr w:type="spellStart"/>
          <w:r>
            <w:t>Braña</w:t>
          </w:r>
          <w:proofErr w:type="spellEnd"/>
          <w:r>
            <w:t>, F., &amp; Ji, X. (2000). Influence of incubation temperature on morphology, locomotor performance, and early growth of hatchling wall lizards (</w:t>
          </w:r>
          <w:proofErr w:type="spellStart"/>
          <w:r w:rsidRPr="00F56BE7">
            <w:rPr>
              <w:i/>
              <w:iCs/>
              <w:rPrChange w:id="1354" w:author="Daniel Noble" w:date="2023-07-28T12:57:00Z">
                <w:rPr/>
              </w:rPrChange>
            </w:rPr>
            <w:t>Podarcis</w:t>
          </w:r>
          <w:proofErr w:type="spellEnd"/>
          <w:r w:rsidRPr="00F56BE7">
            <w:rPr>
              <w:i/>
              <w:iCs/>
              <w:rPrChange w:id="1355" w:author="Daniel Noble" w:date="2023-07-28T12:57:00Z">
                <w:rPr/>
              </w:rPrChange>
            </w:rPr>
            <w:t xml:space="preserve"> </w:t>
          </w:r>
          <w:proofErr w:type="spellStart"/>
          <w:r w:rsidRPr="00F56BE7">
            <w:rPr>
              <w:i/>
              <w:iCs/>
              <w:rPrChange w:id="1356" w:author="Daniel Noble" w:date="2023-07-28T12:57:00Z">
                <w:rPr/>
              </w:rPrChange>
            </w:rPr>
            <w:t>muralis</w:t>
          </w:r>
          <w:proofErr w:type="spellEnd"/>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EB603A0" w14:textId="77777777" w:rsidR="00AB10EF" w:rsidRDefault="00AB10EF">
          <w:pPr>
            <w:autoSpaceDE w:val="0"/>
            <w:autoSpaceDN w:val="0"/>
            <w:ind w:hanging="480"/>
            <w:divId w:val="32382172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57B61572" w14:textId="77777777" w:rsidR="00AB10EF" w:rsidRDefault="00AB10EF">
          <w:pPr>
            <w:autoSpaceDE w:val="0"/>
            <w:autoSpaceDN w:val="0"/>
            <w:ind w:hanging="480"/>
            <w:divId w:val="1291665083"/>
          </w:pPr>
          <w:r>
            <w:t xml:space="preserve">Carter, A. W., Bowden, R. M., &amp; </w:t>
          </w:r>
          <w:proofErr w:type="spellStart"/>
          <w:r>
            <w:t>Paitz</w:t>
          </w:r>
          <w:proofErr w:type="spellEnd"/>
          <w:r>
            <w:t xml:space="preserve">, R. T. (2018). Evidence of embryonic regulation of maternally derived yolk corticosterone. </w:t>
          </w:r>
          <w:r>
            <w:rPr>
              <w:i/>
              <w:iCs/>
            </w:rPr>
            <w:t>Journal of Experimental Biology</w:t>
          </w:r>
          <w:r>
            <w:t xml:space="preserve">, </w:t>
          </w:r>
          <w:r>
            <w:rPr>
              <w:i/>
              <w:iCs/>
            </w:rPr>
            <w:t>221</w:t>
          </w:r>
          <w:r>
            <w:t>(22). https://doi.org/10.1242/jeb.182600</w:t>
          </w:r>
        </w:p>
        <w:p w14:paraId="7F61AE39" w14:textId="77777777" w:rsidR="00AB10EF" w:rsidRDefault="00AB10EF">
          <w:pPr>
            <w:autoSpaceDE w:val="0"/>
            <w:autoSpaceDN w:val="0"/>
            <w:ind w:hanging="480"/>
            <w:divId w:val="345523003"/>
          </w:pPr>
          <w:r>
            <w:t>Chapple, D. G. (2016). Origin, Spread and Biology of the Invasive Plague Skink (</w:t>
          </w:r>
          <w:proofErr w:type="spellStart"/>
          <w:r w:rsidRPr="00F56BE7">
            <w:rPr>
              <w:i/>
              <w:iCs/>
              <w:rPrChange w:id="1357" w:author="Daniel Noble" w:date="2023-07-28T12:57:00Z">
                <w:rPr/>
              </w:rPrChange>
            </w:rPr>
            <w:t>Lampropholis</w:t>
          </w:r>
          <w:proofErr w:type="spellEnd"/>
          <w:r w:rsidRPr="00F56BE7">
            <w:rPr>
              <w:i/>
              <w:iCs/>
              <w:rPrChange w:id="1358" w:author="Daniel Noble" w:date="2023-07-28T12:57:00Z">
                <w:rPr/>
              </w:rPrChange>
            </w:rPr>
            <w:t xml:space="preserve"> </w:t>
          </w:r>
          <w:proofErr w:type="spellStart"/>
          <w:r w:rsidRPr="00F56BE7">
            <w:rPr>
              <w:i/>
              <w:iCs/>
              <w:rPrChange w:id="1359" w:author="Daniel Noble" w:date="2023-07-28T12:57:00Z">
                <w:rPr/>
              </w:rPrChange>
            </w:rPr>
            <w:t>delicata</w:t>
          </w:r>
          <w:proofErr w:type="spellEnd"/>
          <w:r>
            <w:t xml:space="preserve">) in New Zealand. In </w:t>
          </w:r>
          <w:r>
            <w:rPr>
              <w:i/>
              <w:iCs/>
            </w:rPr>
            <w:t>New Zealand Lizards</w:t>
          </w:r>
          <w:r>
            <w:t xml:space="preserve"> (pp. 341–360). https://doi.org/10.1007/978-3-319-41674-8</w:t>
          </w:r>
        </w:p>
        <w:p w14:paraId="6165AB8E" w14:textId="77777777" w:rsidR="00AB10EF" w:rsidRDefault="00AB10EF">
          <w:pPr>
            <w:autoSpaceDE w:val="0"/>
            <w:autoSpaceDN w:val="0"/>
            <w:ind w:hanging="480"/>
            <w:divId w:val="940602711"/>
          </w:pPr>
          <w:r>
            <w:t>Chapple, D. G., Miller, K. A., Chaplin, K., Barnett, L., Thompson, M. B., &amp; Bray, R. D. (2014). Biology of the invasive delicate skink (</w:t>
          </w:r>
          <w:proofErr w:type="spellStart"/>
          <w:r w:rsidRPr="00F56BE7">
            <w:rPr>
              <w:i/>
              <w:iCs/>
              <w:rPrChange w:id="1360" w:author="Daniel Noble" w:date="2023-07-28T12:56:00Z">
                <w:rPr/>
              </w:rPrChange>
            </w:rPr>
            <w:t>Lampropholis</w:t>
          </w:r>
          <w:proofErr w:type="spellEnd"/>
          <w:r w:rsidRPr="00F56BE7">
            <w:rPr>
              <w:i/>
              <w:iCs/>
              <w:rPrChange w:id="1361" w:author="Daniel Noble" w:date="2023-07-28T12:56:00Z">
                <w:rPr/>
              </w:rPrChange>
            </w:rPr>
            <w:t xml:space="preserve"> </w:t>
          </w:r>
          <w:proofErr w:type="spellStart"/>
          <w:r w:rsidRPr="00F56BE7">
            <w:rPr>
              <w:i/>
              <w:iCs/>
              <w:rPrChange w:id="1362" w:author="Daniel Noble" w:date="2023-07-28T12:56:00Z">
                <w:rPr/>
              </w:rPrChange>
            </w:rPr>
            <w:t>delicata</w:t>
          </w:r>
          <w:proofErr w:type="spellEnd"/>
          <w:r>
            <w:t xml:space="preserve">) on Lord Howe Island. </w:t>
          </w:r>
          <w:r>
            <w:rPr>
              <w:i/>
              <w:iCs/>
            </w:rPr>
            <w:t>Australian Journal of Zoology</w:t>
          </w:r>
          <w:r>
            <w:t xml:space="preserve">, </w:t>
          </w:r>
          <w:r>
            <w:rPr>
              <w:i/>
              <w:iCs/>
            </w:rPr>
            <w:t>62</w:t>
          </w:r>
          <w:r>
            <w:t>(6), 498–506. https://doi.org/10.1071/ZO14098</w:t>
          </w:r>
        </w:p>
        <w:p w14:paraId="14734154" w14:textId="77777777" w:rsidR="00AB10EF" w:rsidRDefault="00AB10EF">
          <w:pPr>
            <w:autoSpaceDE w:val="0"/>
            <w:autoSpaceDN w:val="0"/>
            <w:ind w:hanging="480"/>
            <w:divId w:val="805976884"/>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249DE5B8" w14:textId="77777777" w:rsidR="00AB10EF" w:rsidRDefault="00AB10EF">
          <w:pPr>
            <w:autoSpaceDE w:val="0"/>
            <w:autoSpaceDN w:val="0"/>
            <w:ind w:hanging="480"/>
            <w:divId w:val="1093434547"/>
          </w:pPr>
          <w:r>
            <w:t xml:space="preserve">Cooper, W. E. (1999). </w:t>
          </w:r>
          <w:proofErr w:type="spellStart"/>
          <w:r>
            <w:t>Tradeoffs</w:t>
          </w:r>
          <w:proofErr w:type="spellEnd"/>
          <w:r>
            <w:t xml:space="preserve"> between courtship, fighting, and </w:t>
          </w:r>
          <w:proofErr w:type="spellStart"/>
          <w:r>
            <w:t>antipredatory</w:t>
          </w:r>
          <w:proofErr w:type="spellEnd"/>
          <w:r>
            <w:t xml:space="preserve"> </w:t>
          </w:r>
          <w:proofErr w:type="spellStart"/>
          <w:r>
            <w:t>behavior</w:t>
          </w:r>
          <w:proofErr w:type="spellEnd"/>
          <w:r>
            <w:t xml:space="preserve"> by a lizard, </w:t>
          </w:r>
          <w:proofErr w:type="spellStart"/>
          <w:r>
            <w:t>Eumeces</w:t>
          </w:r>
          <w:proofErr w:type="spellEnd"/>
          <w:r>
            <w:t xml:space="preserve"> </w:t>
          </w:r>
          <w:proofErr w:type="spellStart"/>
          <w:r>
            <w:t>laticeps</w:t>
          </w:r>
          <w:proofErr w:type="spellEnd"/>
          <w:r>
            <w:t xml:space="preserve">.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47</w:t>
          </w:r>
          <w:r>
            <w:t>(1–2), 54–59. https://doi.org/10.1007/s002650050649</w:t>
          </w:r>
        </w:p>
        <w:p w14:paraId="58829225" w14:textId="77777777" w:rsidR="00AB10EF" w:rsidRDefault="00AB10EF">
          <w:pPr>
            <w:autoSpaceDE w:val="0"/>
            <w:autoSpaceDN w:val="0"/>
            <w:ind w:hanging="480"/>
            <w:divId w:val="377315361"/>
          </w:pPr>
          <w:r>
            <w:t xml:space="preserve">Cooper, W. E. (2007). Compensatory changes in escape and refuge use following autotomy in the lizard Sceloporus </w:t>
          </w:r>
          <w:proofErr w:type="spellStart"/>
          <w:r>
            <w:t>virgatus</w:t>
          </w:r>
          <w:proofErr w:type="spellEnd"/>
          <w:r>
            <w:t xml:space="preserve">. </w:t>
          </w:r>
          <w:r>
            <w:rPr>
              <w:i/>
              <w:iCs/>
            </w:rPr>
            <w:t>Canadian Journal of Zoology</w:t>
          </w:r>
          <w:r>
            <w:t xml:space="preserve">, </w:t>
          </w:r>
          <w:r>
            <w:rPr>
              <w:i/>
              <w:iCs/>
            </w:rPr>
            <w:t>85</w:t>
          </w:r>
          <w:r>
            <w:t>(1), 99–107. https://doi.org/10.1139/Z06-200</w:t>
          </w:r>
        </w:p>
        <w:p w14:paraId="242D682A" w14:textId="77777777" w:rsidR="00AB10EF" w:rsidRDefault="00AB10EF">
          <w:pPr>
            <w:autoSpaceDE w:val="0"/>
            <w:autoSpaceDN w:val="0"/>
            <w:ind w:hanging="480"/>
            <w:divId w:val="35548057"/>
          </w:pPr>
          <w:proofErr w:type="spellStart"/>
          <w:r>
            <w:t>Dalesman</w:t>
          </w:r>
          <w:proofErr w:type="spellEnd"/>
          <w:r>
            <w:t xml:space="preserve">, S., &amp; Rundle, S. D. (2010). Influence of rearing and experimental temperatures on predator avoidance behaviour in a freshwater </w:t>
          </w:r>
          <w:proofErr w:type="spellStart"/>
          <w:r>
            <w:t>pulmonate</w:t>
          </w:r>
          <w:proofErr w:type="spellEnd"/>
          <w:r>
            <w:t xml:space="preserve"> snail. </w:t>
          </w:r>
          <w:r>
            <w:rPr>
              <w:i/>
              <w:iCs/>
            </w:rPr>
            <w:t>Freshwater Biology</w:t>
          </w:r>
          <w:r>
            <w:t xml:space="preserve">, </w:t>
          </w:r>
          <w:r>
            <w:rPr>
              <w:i/>
              <w:iCs/>
            </w:rPr>
            <w:t>55</w:t>
          </w:r>
          <w:r>
            <w:t>(10), 2107–2113. https://doi.org/10.1111/j.1365-2427.2010.02470.x</w:t>
          </w:r>
        </w:p>
        <w:p w14:paraId="7D01DB1C" w14:textId="77777777" w:rsidR="00AB10EF" w:rsidRDefault="00AB10EF">
          <w:pPr>
            <w:autoSpaceDE w:val="0"/>
            <w:autoSpaceDN w:val="0"/>
            <w:ind w:hanging="480"/>
            <w:divId w:val="1869369488"/>
          </w:pPr>
          <w:r>
            <w:t xml:space="preserve">Dang, W., Zhang, W., &amp; Du, W. G. (2015). Incubation temperature affects the immune function of hatchling soft-shelled turtles, </w:t>
          </w:r>
          <w:proofErr w:type="spellStart"/>
          <w:r>
            <w:t>Pelodiscus</w:t>
          </w:r>
          <w:proofErr w:type="spellEnd"/>
          <w:r>
            <w:t xml:space="preserve"> sinensis. </w:t>
          </w:r>
          <w:r>
            <w:rPr>
              <w:i/>
              <w:iCs/>
            </w:rPr>
            <w:t>Scientific Reports</w:t>
          </w:r>
          <w:r>
            <w:t xml:space="preserve">, </w:t>
          </w:r>
          <w:r>
            <w:rPr>
              <w:i/>
              <w:iCs/>
            </w:rPr>
            <w:t>5</w:t>
          </w:r>
          <w:r>
            <w:t>, 1–9. https://doi.org/10.1038/srep10594</w:t>
          </w:r>
        </w:p>
        <w:p w14:paraId="4B3FC8CB" w14:textId="77777777" w:rsidR="00AB10EF" w:rsidRDefault="00AB10EF">
          <w:pPr>
            <w:autoSpaceDE w:val="0"/>
            <w:autoSpaceDN w:val="0"/>
            <w:ind w:hanging="480"/>
            <w:divId w:val="829055381"/>
          </w:pPr>
          <w:r>
            <w:t xml:space="preserve">Davidson, A., </w:t>
          </w:r>
          <w:proofErr w:type="spellStart"/>
          <w:r>
            <w:t>Jennions</w:t>
          </w:r>
          <w:proofErr w:type="spellEnd"/>
          <w:r>
            <w:t xml:space="preserve">,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906E4E4" w14:textId="77777777" w:rsidR="00AB10EF" w:rsidRDefault="00AB10EF">
          <w:pPr>
            <w:autoSpaceDE w:val="0"/>
            <w:autoSpaceDN w:val="0"/>
            <w:ind w:hanging="480"/>
            <w:divId w:val="809595004"/>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887F42A" w14:textId="77777777" w:rsidR="00AB10EF" w:rsidRDefault="00AB10EF">
          <w:pPr>
            <w:autoSpaceDE w:val="0"/>
            <w:autoSpaceDN w:val="0"/>
            <w:ind w:hanging="480"/>
            <w:divId w:val="1842699211"/>
          </w:pPr>
          <w:r>
            <w:t xml:space="preserve">DeWitt, T. J., </w:t>
          </w:r>
          <w:proofErr w:type="spellStart"/>
          <w:r>
            <w:t>Sih</w:t>
          </w:r>
          <w:proofErr w:type="spellEnd"/>
          <w:r>
            <w:t xml:space="preserve">, A., &amp; Wilson, D. S. (1998). Cost and limits of phenotypic plasticity. </w:t>
          </w:r>
          <w:r>
            <w:rPr>
              <w:i/>
              <w:iCs/>
            </w:rPr>
            <w:t>Trends in Ecology &amp; Evolution</w:t>
          </w:r>
          <w:r>
            <w:t xml:space="preserve">, </w:t>
          </w:r>
          <w:r>
            <w:rPr>
              <w:i/>
              <w:iCs/>
            </w:rPr>
            <w:t>13</w:t>
          </w:r>
          <w:r>
            <w:t>(97), 77–81. https://doi.org/10.1111/j.1558-5646.2009.00647.x</w:t>
          </w:r>
        </w:p>
        <w:p w14:paraId="22AEDA55" w14:textId="77777777" w:rsidR="00AB10EF" w:rsidRPr="00AB10EF" w:rsidRDefault="00AB10EF">
          <w:pPr>
            <w:autoSpaceDE w:val="0"/>
            <w:autoSpaceDN w:val="0"/>
            <w:ind w:hanging="480"/>
            <w:divId w:val="235625740"/>
            <w:rPr>
              <w:lang w:val="es-ES"/>
            </w:rPr>
          </w:pPr>
          <w:r>
            <w:t xml:space="preserve">Downes, S., &amp; Hoefer, A. M. (2007). An experimental study of the effects of weed invasion on lizard phenotypes. </w:t>
          </w:r>
          <w:proofErr w:type="spellStart"/>
          <w:r w:rsidRPr="00AB10EF">
            <w:rPr>
              <w:i/>
              <w:iCs/>
              <w:lang w:val="es-ES"/>
            </w:rPr>
            <w:t>Oecologia</w:t>
          </w:r>
          <w:proofErr w:type="spellEnd"/>
          <w:r w:rsidRPr="00AB10EF">
            <w:rPr>
              <w:lang w:val="es-ES"/>
            </w:rPr>
            <w:t xml:space="preserve">, </w:t>
          </w:r>
          <w:r w:rsidRPr="00AB10EF">
            <w:rPr>
              <w:i/>
              <w:iCs/>
              <w:lang w:val="es-ES"/>
            </w:rPr>
            <w:t>153</w:t>
          </w:r>
          <w:r w:rsidRPr="00AB10EF">
            <w:rPr>
              <w:lang w:val="es-ES"/>
            </w:rPr>
            <w:t>(3), 775–785. https://doi.org/10.1007/s00442-007-0775-2</w:t>
          </w:r>
        </w:p>
        <w:p w14:paraId="28FAB803" w14:textId="77777777" w:rsidR="00AB10EF" w:rsidRDefault="00AB10EF">
          <w:pPr>
            <w:autoSpaceDE w:val="0"/>
            <w:autoSpaceDN w:val="0"/>
            <w:ind w:hanging="480"/>
            <w:divId w:val="775904521"/>
          </w:pPr>
          <w:proofErr w:type="spellStart"/>
          <w:r w:rsidRPr="00AB10EF">
            <w:rPr>
              <w:lang w:val="es-ES"/>
            </w:rPr>
            <w:t>Einum</w:t>
          </w:r>
          <w:proofErr w:type="spellEnd"/>
          <w:r w:rsidRPr="00AB10EF">
            <w:rPr>
              <w:lang w:val="es-ES"/>
            </w:rPr>
            <w:t xml:space="preserve">, S., &amp; Fleming, I. A. (2000). </w:t>
          </w:r>
          <w:r>
            <w:t xml:space="preserve">Selection against late emergence and small offspring in Atlantic salmon (Salmo </w:t>
          </w:r>
          <w:proofErr w:type="spellStart"/>
          <w:r>
            <w:t>salar</w:t>
          </w:r>
          <w:proofErr w:type="spellEnd"/>
          <w:r>
            <w:t xml:space="preserve">). </w:t>
          </w:r>
          <w:r>
            <w:rPr>
              <w:i/>
              <w:iCs/>
            </w:rPr>
            <w:t>Evolution</w:t>
          </w:r>
          <w:r>
            <w:t xml:space="preserve">, </w:t>
          </w:r>
          <w:r>
            <w:rPr>
              <w:i/>
              <w:iCs/>
            </w:rPr>
            <w:t>54</w:t>
          </w:r>
          <w:r>
            <w:t>(2), 628–639. https://doi.org/10.1111/j.0014-3820.2000.tb00064.x</w:t>
          </w:r>
        </w:p>
        <w:p w14:paraId="3572095B" w14:textId="77777777" w:rsidR="00AB10EF" w:rsidRDefault="00AB10EF">
          <w:pPr>
            <w:autoSpaceDE w:val="0"/>
            <w:autoSpaceDN w:val="0"/>
            <w:ind w:hanging="480"/>
            <w:divId w:val="929117044"/>
          </w:pPr>
          <w:r>
            <w:lastRenderedPageBreak/>
            <w:t xml:space="preserve">Fox, R. J., Donelson, J. M., </w:t>
          </w:r>
          <w:proofErr w:type="spellStart"/>
          <w:r>
            <w:t>Schunter</w:t>
          </w:r>
          <w:proofErr w:type="spellEnd"/>
          <w:r>
            <w:t xml:space="preserve">, C., </w:t>
          </w:r>
          <w:proofErr w:type="spellStart"/>
          <w:r>
            <w:t>Ravasi</w:t>
          </w:r>
          <w:proofErr w:type="spellEnd"/>
          <w:r>
            <w:t>, T., &amp; Gaitán-</w:t>
          </w:r>
          <w:proofErr w:type="spellStart"/>
          <w:r>
            <w:t>Espitia</w:t>
          </w:r>
          <w:proofErr w:type="spellEnd"/>
          <w:r>
            <w:t xml:space="preserve">,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72DDBFB9" w14:textId="77777777" w:rsidR="00AB10EF" w:rsidRDefault="00AB10EF">
          <w:pPr>
            <w:autoSpaceDE w:val="0"/>
            <w:autoSpaceDN w:val="0"/>
            <w:ind w:hanging="480"/>
            <w:divId w:val="34625401"/>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401109FA" w14:textId="77777777" w:rsidR="00AB10EF" w:rsidRDefault="00AB10EF">
          <w:pPr>
            <w:autoSpaceDE w:val="0"/>
            <w:autoSpaceDN w:val="0"/>
            <w:ind w:hanging="480"/>
            <w:divId w:val="1311209687"/>
          </w:pPr>
          <w:r>
            <w:t xml:space="preserve">Huey, R. B., &amp; Hertz, P. E. (1984). Effects of body size and slope on </w:t>
          </w:r>
          <w:proofErr w:type="spellStart"/>
          <w:r>
            <w:t>scceleration</w:t>
          </w:r>
          <w:proofErr w:type="spellEnd"/>
          <w:r>
            <w:t xml:space="preserve"> of a lizard (</w:t>
          </w:r>
          <w:proofErr w:type="spellStart"/>
          <w:r>
            <w:t>Stellio</w:t>
          </w:r>
          <w:proofErr w:type="spellEnd"/>
          <w:r>
            <w:t xml:space="preserve"> </w:t>
          </w:r>
          <w:proofErr w:type="spellStart"/>
          <w:r>
            <w:t>stellio</w:t>
          </w:r>
          <w:proofErr w:type="spellEnd"/>
          <w:r>
            <w:t xml:space="preserve">). </w:t>
          </w:r>
          <w:r>
            <w:rPr>
              <w:i/>
              <w:iCs/>
            </w:rPr>
            <w:t>Journal of Experimental Biology</w:t>
          </w:r>
          <w:r>
            <w:t xml:space="preserve">, </w:t>
          </w:r>
          <w:r>
            <w:rPr>
              <w:i/>
              <w:iCs/>
            </w:rPr>
            <w:t>110</w:t>
          </w:r>
          <w:r>
            <w:t>(1), 113–123. https://doi.org/10.1242/jeb.110.1.113</w:t>
          </w:r>
        </w:p>
        <w:p w14:paraId="68B899B4" w14:textId="77777777" w:rsidR="00AB10EF" w:rsidRDefault="00AB10EF">
          <w:pPr>
            <w:autoSpaceDE w:val="0"/>
            <w:autoSpaceDN w:val="0"/>
            <w:ind w:hanging="480"/>
            <w:divId w:val="130635505"/>
          </w:pPr>
          <w:r>
            <w:t xml:space="preserve">Iglesias-Carrasco, M., Head, M. L., &amp; </w:t>
          </w:r>
          <w:proofErr w:type="spellStart"/>
          <w:r>
            <w:t>Cabido</w:t>
          </w:r>
          <w:proofErr w:type="spellEnd"/>
          <w:r>
            <w:t xml:space="preserve">, C. (2016). Habitat dependent effects of experimental immune challenge on lizard anti-predator responses.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70</w:t>
          </w:r>
          <w:r>
            <w:t>(11). https://doi.org/10.1007/s00265-016-2199-7</w:t>
          </w:r>
        </w:p>
        <w:p w14:paraId="0CED7F16" w14:textId="77777777" w:rsidR="00AB10EF" w:rsidRDefault="00AB10EF">
          <w:pPr>
            <w:autoSpaceDE w:val="0"/>
            <w:autoSpaceDN w:val="0"/>
            <w:ind w:hanging="480"/>
            <w:divId w:val="76706363"/>
          </w:pPr>
          <w:r>
            <w:t xml:space="preserve">Lancaster, L. T., McAdam, A. G., &amp; </w:t>
          </w:r>
          <w:proofErr w:type="spellStart"/>
          <w:r>
            <w:t>Sinervo</w:t>
          </w:r>
          <w:proofErr w:type="spellEnd"/>
          <w:r>
            <w:t xml:space="preserve">, B. (2010). Maternal adjustment of egg size organizes alternative escape </w:t>
          </w:r>
          <w:proofErr w:type="spellStart"/>
          <w:r>
            <w:t>behaviors</w:t>
          </w:r>
          <w:proofErr w:type="spellEnd"/>
          <w:r>
            <w:t xml:space="preserve">, promoting adaptive phenotypic integration. </w:t>
          </w:r>
          <w:r>
            <w:rPr>
              <w:i/>
              <w:iCs/>
            </w:rPr>
            <w:t>Evolution</w:t>
          </w:r>
          <w:r>
            <w:t xml:space="preserve">, </w:t>
          </w:r>
          <w:r>
            <w:rPr>
              <w:i/>
              <w:iCs/>
            </w:rPr>
            <w:t>64</w:t>
          </w:r>
          <w:r>
            <w:t>(6), 1607–1621. https://doi.org/10.1111/j.1558-5646.2009.00941.x</w:t>
          </w:r>
        </w:p>
        <w:p w14:paraId="0E3129AA" w14:textId="77777777" w:rsidR="00AB10EF" w:rsidRDefault="00AB10EF">
          <w:pPr>
            <w:autoSpaceDE w:val="0"/>
            <w:autoSpaceDN w:val="0"/>
            <w:ind w:hanging="480"/>
            <w:divId w:val="1861966771"/>
          </w:pPr>
          <w:proofErr w:type="spellStart"/>
          <w:r>
            <w:t>Langkilde</w:t>
          </w:r>
          <w:proofErr w:type="spellEnd"/>
          <w:r>
            <w:t xml:space="preserve">, T., &amp; Shine, R. (2005). Different Optimal Offspring Sizes for Sons Versus Daughters May </w:t>
          </w:r>
          <w:proofErr w:type="spellStart"/>
          <w:r>
            <w:t>Favor</w:t>
          </w:r>
          <w:proofErr w:type="spellEnd"/>
          <w:r>
            <w:t xml:space="preserve"> the Evolution of Temperature-Dependent Sex Determination in Viviparous Lizards. </w:t>
          </w:r>
          <w:r>
            <w:rPr>
              <w:i/>
              <w:iCs/>
            </w:rPr>
            <w:t>Evolution</w:t>
          </w:r>
          <w:r>
            <w:t xml:space="preserve">, </w:t>
          </w:r>
          <w:r>
            <w:rPr>
              <w:i/>
              <w:iCs/>
            </w:rPr>
            <w:t>59</w:t>
          </w:r>
          <w:r>
            <w:t>(10), 2275. https://doi.org/10.1554/05-239.1</w:t>
          </w:r>
        </w:p>
        <w:p w14:paraId="0F181ADB" w14:textId="77777777" w:rsidR="00AB10EF" w:rsidRDefault="00AB10EF">
          <w:pPr>
            <w:autoSpaceDE w:val="0"/>
            <w:autoSpaceDN w:val="0"/>
            <w:ind w:hanging="480"/>
            <w:divId w:val="2004812987"/>
          </w:pPr>
          <w:r>
            <w:t xml:space="preserve">Lima, S. L., &amp; Dill, L. M. (1990). </w:t>
          </w:r>
          <w:proofErr w:type="spellStart"/>
          <w:r>
            <w:t>Behavioral</w:t>
          </w:r>
          <w:proofErr w:type="spellEnd"/>
          <w:r>
            <w:t xml:space="preserve"> decisions made under the risk of predation: a review and prospectus. </w:t>
          </w:r>
          <w:r>
            <w:rPr>
              <w:i/>
              <w:iCs/>
            </w:rPr>
            <w:t>Canadian Journal of Zoology</w:t>
          </w:r>
          <w:r>
            <w:t xml:space="preserve">, </w:t>
          </w:r>
          <w:r>
            <w:rPr>
              <w:i/>
              <w:iCs/>
            </w:rPr>
            <w:t>68</w:t>
          </w:r>
          <w:r>
            <w:t>(4), 619–640. https://doi.org/10.1139/z90-092</w:t>
          </w:r>
        </w:p>
        <w:p w14:paraId="2ACAEA99" w14:textId="77777777" w:rsidR="00AB10EF" w:rsidRDefault="00AB10EF">
          <w:pPr>
            <w:autoSpaceDE w:val="0"/>
            <w:autoSpaceDN w:val="0"/>
            <w:ind w:hanging="480"/>
            <w:divId w:val="240142021"/>
          </w:pPr>
          <w:proofErr w:type="spellStart"/>
          <w:r>
            <w:t>Manenti</w:t>
          </w:r>
          <w:proofErr w:type="spellEnd"/>
          <w:r>
            <w:t xml:space="preserve">, T., </w:t>
          </w:r>
          <w:proofErr w:type="spellStart"/>
          <w:r>
            <w:t>Kjærsgaard</w:t>
          </w:r>
          <w:proofErr w:type="spellEnd"/>
          <w:r>
            <w:t xml:space="preserve">, A., </w:t>
          </w:r>
          <w:proofErr w:type="spellStart"/>
          <w:r>
            <w:t>Schou</w:t>
          </w:r>
          <w:proofErr w:type="spellEnd"/>
          <w:r>
            <w:t xml:space="preserve">, T. M., </w:t>
          </w:r>
          <w:proofErr w:type="spellStart"/>
          <w:r>
            <w:t>Pertoldi</w:t>
          </w:r>
          <w:proofErr w:type="spellEnd"/>
          <w:r>
            <w:t xml:space="preserve">, C., </w:t>
          </w:r>
          <w:proofErr w:type="spellStart"/>
          <w:r>
            <w:t>Loeschcke</w:t>
          </w:r>
          <w:proofErr w:type="spellEnd"/>
          <w:r>
            <w:t xml:space="preserve">, V., &amp; Moghadam, N. N. (2021). Responses to developmental temperature fluctuation in life history traits of five drosophila species (Diptera: </w:t>
          </w:r>
          <w:proofErr w:type="spellStart"/>
          <w:r>
            <w:t>Drosophilidae</w:t>
          </w:r>
          <w:proofErr w:type="spellEnd"/>
          <w:r>
            <w:t xml:space="preserve">) from different thermal niches. </w:t>
          </w:r>
          <w:r>
            <w:rPr>
              <w:i/>
              <w:iCs/>
            </w:rPr>
            <w:t>Insects</w:t>
          </w:r>
          <w:r>
            <w:t xml:space="preserve">, </w:t>
          </w:r>
          <w:r>
            <w:rPr>
              <w:i/>
              <w:iCs/>
            </w:rPr>
            <w:t>12</w:t>
          </w:r>
          <w:r>
            <w:t>(10), 1–16. https://doi.org/10.3390/insects12100925</w:t>
          </w:r>
        </w:p>
        <w:p w14:paraId="4596BB69" w14:textId="77777777" w:rsidR="00AB10EF" w:rsidRDefault="00AB10EF">
          <w:pPr>
            <w:autoSpaceDE w:val="0"/>
            <w:autoSpaceDN w:val="0"/>
            <w:ind w:hanging="480"/>
            <w:divId w:val="569271428"/>
          </w:pPr>
          <w:r>
            <w:t xml:space="preserve">Martin, J., &amp; López, P. (1999). When to come out from a refuge: </w:t>
          </w:r>
          <w:proofErr w:type="spellStart"/>
          <w:r>
            <w:t>Risksensitive</w:t>
          </w:r>
          <w:proofErr w:type="spellEnd"/>
          <w:r>
            <w:t xml:space="preserve"> and state-dependent decisions in an alpine lizard. </w:t>
          </w:r>
          <w:proofErr w:type="spellStart"/>
          <w:r>
            <w:rPr>
              <w:i/>
              <w:iCs/>
            </w:rPr>
            <w:t>Behavioral</w:t>
          </w:r>
          <w:proofErr w:type="spellEnd"/>
          <w:r>
            <w:rPr>
              <w:i/>
              <w:iCs/>
            </w:rPr>
            <w:t xml:space="preserve"> Ecology</w:t>
          </w:r>
          <w:r>
            <w:t xml:space="preserve">, </w:t>
          </w:r>
          <w:r>
            <w:rPr>
              <w:i/>
              <w:iCs/>
            </w:rPr>
            <w:t>10</w:t>
          </w:r>
          <w:r>
            <w:t>(5), 487–492. https://doi.org/10.1093/beheco/10.5.487</w:t>
          </w:r>
        </w:p>
        <w:p w14:paraId="42A07E17" w14:textId="77777777" w:rsidR="00AB10EF" w:rsidRDefault="00AB10EF">
          <w:pPr>
            <w:autoSpaceDE w:val="0"/>
            <w:autoSpaceDN w:val="0"/>
            <w:ind w:hanging="480"/>
            <w:divId w:val="1252354414"/>
          </w:pPr>
          <w:r>
            <w:t xml:space="preserve">McDonald, S., &amp; </w:t>
          </w:r>
          <w:proofErr w:type="spellStart"/>
          <w:r>
            <w:t>Schwanz</w:t>
          </w:r>
          <w:proofErr w:type="spellEnd"/>
          <w:r>
            <w:t xml:space="preserve">, L. E. (2018). Thermal parental effects on offspring behaviour and their fitness consequences. </w:t>
          </w:r>
          <w:r>
            <w:rPr>
              <w:i/>
              <w:iCs/>
            </w:rPr>
            <w:t>Animal Behaviour</w:t>
          </w:r>
          <w:r>
            <w:t xml:space="preserve">, </w:t>
          </w:r>
          <w:r>
            <w:rPr>
              <w:i/>
              <w:iCs/>
            </w:rPr>
            <w:t>135</w:t>
          </w:r>
          <w:r>
            <w:t>, 45–55. https://doi.org/10.1016/j.anbehav.2017.11.007</w:t>
          </w:r>
        </w:p>
        <w:p w14:paraId="2212151E" w14:textId="77777777" w:rsidR="00AB10EF" w:rsidRDefault="00AB10EF">
          <w:pPr>
            <w:autoSpaceDE w:val="0"/>
            <w:autoSpaceDN w:val="0"/>
            <w:ind w:hanging="480"/>
            <w:divId w:val="1353797209"/>
          </w:pPr>
          <w:proofErr w:type="spellStart"/>
          <w:r>
            <w:t>Mcghee</w:t>
          </w:r>
          <w:proofErr w:type="spellEnd"/>
          <w:r>
            <w:t xml:space="preserve">, K. E., </w:t>
          </w:r>
          <w:proofErr w:type="spellStart"/>
          <w:r>
            <w:t>Pintor</w:t>
          </w:r>
          <w:proofErr w:type="spellEnd"/>
          <w:r>
            <w:t xml:space="preserve">, L. M., Suhr, E. L., &amp; Bell, A. M. (2012). Maternal exposure to predation risk decreases offspring antipredator behaviour and survival in </w:t>
          </w:r>
          <w:proofErr w:type="spellStart"/>
          <w:r>
            <w:t>threespined</w:t>
          </w:r>
          <w:proofErr w:type="spellEnd"/>
          <w:r>
            <w:t xml:space="preserve"> stickleback. </w:t>
          </w:r>
          <w:r>
            <w:rPr>
              <w:i/>
              <w:iCs/>
            </w:rPr>
            <w:t>Functional Ecology</w:t>
          </w:r>
          <w:r>
            <w:t xml:space="preserve">, </w:t>
          </w:r>
          <w:r>
            <w:rPr>
              <w:i/>
              <w:iCs/>
            </w:rPr>
            <w:t>26</w:t>
          </w:r>
          <w:r>
            <w:t>(4), 932–940. https://doi.org/10.1111/j.1365-2435.2012.02008.x</w:t>
          </w:r>
        </w:p>
        <w:p w14:paraId="2AC0F4CB" w14:textId="77777777" w:rsidR="00AB10EF" w:rsidRDefault="00AB10EF">
          <w:pPr>
            <w:autoSpaceDE w:val="0"/>
            <w:autoSpaceDN w:val="0"/>
            <w:ind w:hanging="480"/>
            <w:divId w:val="1287082233"/>
          </w:pPr>
          <w:r>
            <w:t xml:space="preserve">Noble, D. W. A., </w:t>
          </w:r>
          <w:proofErr w:type="spellStart"/>
          <w:r>
            <w:t>Mcfarlane</w:t>
          </w:r>
          <w:proofErr w:type="spellEnd"/>
          <w:r>
            <w:t xml:space="preserve">, S. E., Keogh, J. S., &amp; Whiting, M. J. (2014). Maternal and additive genetic effects contribute to variation in offspring traits in a lizard. </w:t>
          </w:r>
          <w:proofErr w:type="spellStart"/>
          <w:r>
            <w:rPr>
              <w:i/>
              <w:iCs/>
            </w:rPr>
            <w:t>Behavioral</w:t>
          </w:r>
          <w:proofErr w:type="spellEnd"/>
          <w:r>
            <w:rPr>
              <w:i/>
              <w:iCs/>
            </w:rPr>
            <w:t xml:space="preserve"> Ecology</w:t>
          </w:r>
          <w:r>
            <w:t xml:space="preserve">, </w:t>
          </w:r>
          <w:r>
            <w:rPr>
              <w:i/>
              <w:iCs/>
            </w:rPr>
            <w:t>25</w:t>
          </w:r>
          <w:r>
            <w:t>(3), 633–640. https://doi.org/10.1093/beheco/aru032</w:t>
          </w:r>
        </w:p>
        <w:p w14:paraId="477BE1DE" w14:textId="77777777" w:rsidR="00AB10EF" w:rsidRDefault="00AB10EF">
          <w:pPr>
            <w:autoSpaceDE w:val="0"/>
            <w:autoSpaceDN w:val="0"/>
            <w:ind w:hanging="480"/>
            <w:divId w:val="300964622"/>
          </w:pPr>
          <w:r>
            <w:t xml:space="preserve">Noble, D. W. A., Stenhouse, V., &amp; </w:t>
          </w:r>
          <w:proofErr w:type="spellStart"/>
          <w:r>
            <w:t>Schwanz</w:t>
          </w:r>
          <w:proofErr w:type="spellEnd"/>
          <w:r>
            <w:t xml:space="preserve">,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7694DE7B" w14:textId="77777777" w:rsidR="00AB10EF" w:rsidRDefault="00AB10EF">
          <w:pPr>
            <w:autoSpaceDE w:val="0"/>
            <w:autoSpaceDN w:val="0"/>
            <w:ind w:hanging="480"/>
            <w:divId w:val="1413508148"/>
          </w:pPr>
          <w:proofErr w:type="spellStart"/>
          <w:r>
            <w:t>Oostra</w:t>
          </w:r>
          <w:proofErr w:type="spellEnd"/>
          <w:r>
            <w:t xml:space="preserve">, V., </w:t>
          </w:r>
          <w:proofErr w:type="spellStart"/>
          <w:r>
            <w:t>Saastamoinen</w:t>
          </w:r>
          <w:proofErr w:type="spellEnd"/>
          <w:r>
            <w:t xml:space="preserve">,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482816E9" w14:textId="77777777" w:rsidR="00AB10EF" w:rsidRDefault="00AB10EF">
          <w:pPr>
            <w:autoSpaceDE w:val="0"/>
            <w:autoSpaceDN w:val="0"/>
            <w:ind w:hanging="480"/>
            <w:divId w:val="635256707"/>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4503B6CB" w14:textId="77777777" w:rsidR="00AB10EF" w:rsidRDefault="00AB10EF">
          <w:pPr>
            <w:autoSpaceDE w:val="0"/>
            <w:autoSpaceDN w:val="0"/>
            <w:ind w:hanging="480"/>
            <w:divId w:val="538010358"/>
          </w:pPr>
          <w:r>
            <w:lastRenderedPageBreak/>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3A8874E5" w14:textId="77777777" w:rsidR="00AB10EF" w:rsidRDefault="00AB10EF">
          <w:pPr>
            <w:autoSpaceDE w:val="0"/>
            <w:autoSpaceDN w:val="0"/>
            <w:ind w:hanging="480"/>
            <w:divId w:val="699354312"/>
          </w:pPr>
          <w:proofErr w:type="spellStart"/>
          <w:r w:rsidRPr="00AB10EF">
            <w:rPr>
              <w:lang w:val="es-ES"/>
            </w:rPr>
            <w:t>Räsänen</w:t>
          </w:r>
          <w:proofErr w:type="spellEnd"/>
          <w:r w:rsidRPr="00AB10EF">
            <w:rPr>
              <w:lang w:val="es-ES"/>
            </w:rPr>
            <w:t xml:space="preserve">, K., </w:t>
          </w:r>
          <w:proofErr w:type="spellStart"/>
          <w:r w:rsidRPr="00AB10EF">
            <w:rPr>
              <w:lang w:val="es-ES"/>
            </w:rPr>
            <w:t>Laurila</w:t>
          </w:r>
          <w:proofErr w:type="spellEnd"/>
          <w:r w:rsidRPr="00AB10EF">
            <w:rPr>
              <w:lang w:val="es-ES"/>
            </w:rPr>
            <w:t xml:space="preserve">, A., &amp; </w:t>
          </w:r>
          <w:proofErr w:type="spellStart"/>
          <w:r w:rsidRPr="00AB10EF">
            <w:rPr>
              <w:lang w:val="es-ES"/>
            </w:rPr>
            <w:t>Merilä</w:t>
          </w:r>
          <w:proofErr w:type="spellEnd"/>
          <w:r w:rsidRPr="00AB10EF">
            <w:rPr>
              <w:lang w:val="es-ES"/>
            </w:rPr>
            <w:t xml:space="preserve">, J. (2005). </w:t>
          </w:r>
          <w:r>
            <w:t xml:space="preserve">Maternal investment in egg size: Environment- and population-specific effects on offspring performance. </w:t>
          </w:r>
          <w:proofErr w:type="spellStart"/>
          <w:r>
            <w:rPr>
              <w:i/>
              <w:iCs/>
            </w:rPr>
            <w:t>Oecologia</w:t>
          </w:r>
          <w:proofErr w:type="spellEnd"/>
          <w:r>
            <w:t xml:space="preserve">, </w:t>
          </w:r>
          <w:r>
            <w:rPr>
              <w:i/>
              <w:iCs/>
            </w:rPr>
            <w:t>142</w:t>
          </w:r>
          <w:r>
            <w:t>(4), 546–553. https://doi.org/10.1007/s00442-004-1762-5</w:t>
          </w:r>
        </w:p>
        <w:p w14:paraId="1FF9454B" w14:textId="77777777" w:rsidR="00AB10EF" w:rsidRDefault="00AB10EF">
          <w:pPr>
            <w:autoSpaceDE w:val="0"/>
            <w:autoSpaceDN w:val="0"/>
            <w:ind w:hanging="480"/>
            <w:divId w:val="702483316"/>
          </w:pPr>
          <w:proofErr w:type="spellStart"/>
          <w:r>
            <w:t>Raynal</w:t>
          </w:r>
          <w:proofErr w:type="spellEnd"/>
          <w:r>
            <w:t xml:space="preserve">, R. S., Noble, D. W. A., Riley, J. L., Senior, A. M., Warner, D. A., While, G. M., &amp; </w:t>
          </w:r>
          <w:proofErr w:type="spellStart"/>
          <w:r>
            <w:t>Schwanz</w:t>
          </w:r>
          <w:proofErr w:type="spellEnd"/>
          <w:r>
            <w:t xml:space="preserve">,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38E40864" w14:textId="77777777" w:rsidR="00AB10EF" w:rsidRDefault="00AB10EF">
          <w:pPr>
            <w:autoSpaceDE w:val="0"/>
            <w:autoSpaceDN w:val="0"/>
            <w:ind w:hanging="480"/>
            <w:divId w:val="1869637133"/>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1F22BC5F" w14:textId="77777777" w:rsidR="00AB10EF" w:rsidRDefault="00AB10EF">
          <w:pPr>
            <w:autoSpaceDE w:val="0"/>
            <w:autoSpaceDN w:val="0"/>
            <w:ind w:hanging="480"/>
            <w:divId w:val="777338561"/>
          </w:pPr>
          <w:proofErr w:type="spellStart"/>
          <w:r>
            <w:t>Rutstein</w:t>
          </w:r>
          <w:proofErr w:type="spellEnd"/>
          <w:r>
            <w:t xml:space="preserve">, A. N., Gilbert, L., Slater, P. J. B., &amp; Graves, J. A. (2005). Sex-specific patterns of yolk androgen allocation depend on maternal diet in the zebra finch. </w:t>
          </w:r>
          <w:proofErr w:type="spellStart"/>
          <w:r>
            <w:rPr>
              <w:i/>
              <w:iCs/>
            </w:rPr>
            <w:t>Behavioral</w:t>
          </w:r>
          <w:proofErr w:type="spellEnd"/>
          <w:r>
            <w:rPr>
              <w:i/>
              <w:iCs/>
            </w:rPr>
            <w:t xml:space="preserve"> Ecology</w:t>
          </w:r>
          <w:r>
            <w:t xml:space="preserve">, </w:t>
          </w:r>
          <w:r>
            <w:rPr>
              <w:i/>
              <w:iCs/>
            </w:rPr>
            <w:t>16</w:t>
          </w:r>
          <w:r>
            <w:t>(1), 62–69. https://doi.org/10.1093/beheco/arh123</w:t>
          </w:r>
        </w:p>
        <w:p w14:paraId="12A14C66" w14:textId="77777777" w:rsidR="00AB10EF" w:rsidRDefault="00AB10EF">
          <w:pPr>
            <w:autoSpaceDE w:val="0"/>
            <w:autoSpaceDN w:val="0"/>
            <w:ind w:hanging="480"/>
            <w:divId w:val="518467882"/>
          </w:pPr>
          <w:r>
            <w:t xml:space="preserve">Sanger, T. J., </w:t>
          </w:r>
          <w:proofErr w:type="spellStart"/>
          <w:r>
            <w:t>Kyrkos</w:t>
          </w:r>
          <w:proofErr w:type="spellEnd"/>
          <w:r>
            <w:t xml:space="preserve">, J., Lachance, D. J., </w:t>
          </w:r>
          <w:proofErr w:type="spellStart"/>
          <w:r>
            <w:t>Czesny</w:t>
          </w:r>
          <w:proofErr w:type="spellEnd"/>
          <w:r>
            <w:t xml:space="preserve">, B., &amp; Stroud, J. T. (2018). The effects of thermal stress on the early development of the lizard Anolis </w:t>
          </w:r>
          <w:proofErr w:type="spellStart"/>
          <w:r>
            <w:t>sagrei</w:t>
          </w:r>
          <w:proofErr w:type="spellEnd"/>
          <w:r>
            <w:t xml:space="preserve">. </w:t>
          </w:r>
          <w:r>
            <w:rPr>
              <w:i/>
              <w:iCs/>
            </w:rPr>
            <w:t>Journal of Experimental Zoology Part A: Ecological and Integrative Physiology</w:t>
          </w:r>
          <w:r>
            <w:t xml:space="preserve">, </w:t>
          </w:r>
          <w:r>
            <w:rPr>
              <w:i/>
              <w:iCs/>
            </w:rPr>
            <w:t>329</w:t>
          </w:r>
          <w:r>
            <w:t>(4–5), 244–251. https://doi.org/10.1002/jez.2185</w:t>
          </w:r>
        </w:p>
        <w:p w14:paraId="50FCAE42" w14:textId="77777777" w:rsidR="00AB10EF" w:rsidRDefault="00AB10EF">
          <w:pPr>
            <w:autoSpaceDE w:val="0"/>
            <w:autoSpaceDN w:val="0"/>
            <w:ind w:hanging="480"/>
            <w:divId w:val="892690224"/>
          </w:pPr>
          <w:r>
            <w:t xml:space="preserve">Sharda, S., </w:t>
          </w:r>
          <w:proofErr w:type="spellStart"/>
          <w:r>
            <w:t>Zuest</w:t>
          </w:r>
          <w:proofErr w:type="spellEnd"/>
          <w:r>
            <w:t xml:space="preserve">, T., </w:t>
          </w:r>
          <w:proofErr w:type="spellStart"/>
          <w:r>
            <w:t>Erb</w:t>
          </w:r>
          <w:proofErr w:type="spellEnd"/>
          <w:r>
            <w:t xml:space="preserve">, M., &amp; </w:t>
          </w:r>
          <w:proofErr w:type="spellStart"/>
          <w:r>
            <w:t>Taborsky</w:t>
          </w:r>
          <w:proofErr w:type="spellEnd"/>
          <w:r>
            <w:t xml:space="preserve">, B. (2021). Predator-induced maternal effects determine adaptive antipredator </w:t>
          </w:r>
          <w:proofErr w:type="spellStart"/>
          <w:r>
            <w:t>behaviors</w:t>
          </w:r>
          <w:proofErr w:type="spellEnd"/>
          <w:r>
            <w:t xml:space="preserve"> via egg composition. </w:t>
          </w:r>
          <w:r>
            <w:rPr>
              <w:i/>
              <w:iCs/>
            </w:rPr>
            <w:t>Proceedings of the National Academy of Sciences of the United States of America</w:t>
          </w:r>
          <w:r>
            <w:t xml:space="preserve">, </w:t>
          </w:r>
          <w:r>
            <w:rPr>
              <w:i/>
              <w:iCs/>
            </w:rPr>
            <w:t>118</w:t>
          </w:r>
          <w:r>
            <w:t>(37). https://doi.org/10.1073/pnas.2017063118</w:t>
          </w:r>
        </w:p>
        <w:p w14:paraId="08B60594" w14:textId="77777777" w:rsidR="00AB10EF" w:rsidRDefault="00AB10EF">
          <w:pPr>
            <w:autoSpaceDE w:val="0"/>
            <w:autoSpaceDN w:val="0"/>
            <w:ind w:hanging="480"/>
            <w:divId w:val="1799833914"/>
          </w:pPr>
          <w:proofErr w:type="spellStart"/>
          <w:r>
            <w:t>Sih</w:t>
          </w:r>
          <w:proofErr w:type="spellEnd"/>
          <w:r>
            <w:t xml:space="preserve">, A. (1992). Prey uncertainty and the balancing of antipredator and feeding needs. </w:t>
          </w:r>
          <w:r>
            <w:rPr>
              <w:i/>
              <w:iCs/>
            </w:rPr>
            <w:t>The American Naturalist</w:t>
          </w:r>
          <w:r>
            <w:t xml:space="preserve">, </w:t>
          </w:r>
          <w:r>
            <w:rPr>
              <w:i/>
              <w:iCs/>
            </w:rPr>
            <w:t>139</w:t>
          </w:r>
          <w:r>
            <w:t>(5), 1052–1069.</w:t>
          </w:r>
        </w:p>
        <w:p w14:paraId="4A00ABF2" w14:textId="77777777" w:rsidR="00AB10EF" w:rsidRDefault="00AB10EF">
          <w:pPr>
            <w:autoSpaceDE w:val="0"/>
            <w:autoSpaceDN w:val="0"/>
            <w:ind w:hanging="480"/>
            <w:divId w:val="1637907471"/>
          </w:pPr>
          <w:proofErr w:type="spellStart"/>
          <w:r>
            <w:t>Sinervo</w:t>
          </w:r>
          <w:proofErr w:type="spellEnd"/>
          <w:r>
            <w:t xml:space="preserve">,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16D15110" w14:textId="77777777" w:rsidR="00AB10EF" w:rsidRDefault="00AB10EF">
          <w:pPr>
            <w:autoSpaceDE w:val="0"/>
            <w:autoSpaceDN w:val="0"/>
            <w:ind w:hanging="480"/>
            <w:divId w:val="1975942858"/>
          </w:pPr>
          <w:proofErr w:type="spellStart"/>
          <w:r>
            <w:t>Sinervo</w:t>
          </w:r>
          <w:proofErr w:type="spellEnd"/>
          <w:r>
            <w:t xml:space="preserve">, B., Doughty, P., Huey, R. B., &amp; Zamudio, K. (1992). Allometric engineering: a causal analysis of natural selection on offspring size. </w:t>
          </w:r>
          <w:r>
            <w:rPr>
              <w:i/>
              <w:iCs/>
            </w:rPr>
            <w:t>Science</w:t>
          </w:r>
          <w:r>
            <w:t xml:space="preserve">, </w:t>
          </w:r>
          <w:r>
            <w:rPr>
              <w:i/>
              <w:iCs/>
            </w:rPr>
            <w:t>258</w:t>
          </w:r>
          <w:r>
            <w:t>, 1927–1930.</w:t>
          </w:r>
        </w:p>
        <w:p w14:paraId="771F86BC" w14:textId="77777777" w:rsidR="00AB10EF" w:rsidRDefault="00AB10EF">
          <w:pPr>
            <w:autoSpaceDE w:val="0"/>
            <w:autoSpaceDN w:val="0"/>
            <w:ind w:hanging="480"/>
            <w:divId w:val="809250435"/>
          </w:pPr>
          <w:r>
            <w:t xml:space="preserve">Singh, S. K., Das, D., &amp; </w:t>
          </w:r>
          <w:proofErr w:type="spellStart"/>
          <w:r>
            <w:t>Rhen</w:t>
          </w:r>
          <w:proofErr w:type="spellEnd"/>
          <w:r>
            <w:t xml:space="preserve">, T. (2020). Embryonic temperature programs phenotype in reptiles. </w:t>
          </w:r>
          <w:r>
            <w:rPr>
              <w:i/>
              <w:iCs/>
            </w:rPr>
            <w:t>Frontiers in Physiology</w:t>
          </w:r>
          <w:r>
            <w:t xml:space="preserve">, </w:t>
          </w:r>
          <w:r>
            <w:rPr>
              <w:i/>
              <w:iCs/>
            </w:rPr>
            <w:t>11</w:t>
          </w:r>
          <w:r>
            <w:t>, doi.org/10.3389/fphys.2020.00035. https://doi.org/10.3389/fphys.2020.00035</w:t>
          </w:r>
        </w:p>
        <w:p w14:paraId="0F80D5C8" w14:textId="77777777" w:rsidR="00AB10EF" w:rsidRDefault="00AB10EF">
          <w:pPr>
            <w:autoSpaceDE w:val="0"/>
            <w:autoSpaceDN w:val="0"/>
            <w:ind w:hanging="480"/>
            <w:divId w:val="2017461832"/>
          </w:pPr>
          <w:proofErr w:type="spellStart"/>
          <w:r>
            <w:t>Ślipiński</w:t>
          </w:r>
          <w:proofErr w:type="spellEnd"/>
          <w:r>
            <w:t xml:space="preserve">, P., Trigos-Peral, G., </w:t>
          </w:r>
          <w:proofErr w:type="spellStart"/>
          <w:r>
            <w:t>Maák</w:t>
          </w:r>
          <w:proofErr w:type="spellEnd"/>
          <w:r>
            <w:t xml:space="preserve">, I., </w:t>
          </w:r>
          <w:proofErr w:type="spellStart"/>
          <w:r>
            <w:t>Wojciechowska</w:t>
          </w:r>
          <w:proofErr w:type="spellEnd"/>
          <w:r>
            <w:t xml:space="preserve">, I., &amp; </w:t>
          </w:r>
          <w:proofErr w:type="spellStart"/>
          <w:r>
            <w:t>Witek</w:t>
          </w:r>
          <w:proofErr w:type="spellEnd"/>
          <w:r>
            <w:t xml:space="preserve">, M. (2021). The influence of age and development temperature on the temperature-related foraging risk of Formica cinerea ants.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75</w:t>
          </w:r>
          <w:r>
            <w:t>(7). https://doi.org/10.1007/s00265-021-03029-w</w:t>
          </w:r>
        </w:p>
        <w:p w14:paraId="5C961A51" w14:textId="77777777" w:rsidR="00AB10EF" w:rsidRDefault="00AB10EF">
          <w:pPr>
            <w:autoSpaceDE w:val="0"/>
            <w:autoSpaceDN w:val="0"/>
            <w:ind w:hanging="480"/>
            <w:divId w:val="1993482395"/>
          </w:pPr>
          <w:proofErr w:type="spellStart"/>
          <w:r>
            <w:t>Tiatragul</w:t>
          </w:r>
          <w:proofErr w:type="spellEnd"/>
          <w:r>
            <w:t xml:space="preserve">,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057C8C44" w14:textId="77777777" w:rsidR="00AB10EF" w:rsidRDefault="00AB10EF">
          <w:pPr>
            <w:autoSpaceDE w:val="0"/>
            <w:autoSpaceDN w:val="0"/>
            <w:ind w:hanging="480"/>
            <w:divId w:val="1836532927"/>
          </w:pPr>
          <w:r w:rsidRPr="00AB10EF">
            <w:rPr>
              <w:lang w:val="es-ES"/>
            </w:rPr>
            <w:t xml:space="preserve">Valenzuela, N., &amp; Lance, V. A. (2004). </w:t>
          </w:r>
          <w:r>
            <w:rPr>
              <w:i/>
              <w:iCs/>
            </w:rPr>
            <w:t>Temperature-Dependent Sex Determination in Vertebrates</w:t>
          </w:r>
          <w:r>
            <w:t>. Smithsonian Books.</w:t>
          </w:r>
        </w:p>
        <w:p w14:paraId="161DC354" w14:textId="77777777" w:rsidR="00AB10EF" w:rsidRDefault="00AB10EF">
          <w:pPr>
            <w:autoSpaceDE w:val="0"/>
            <w:autoSpaceDN w:val="0"/>
            <w:ind w:hanging="480"/>
            <w:divId w:val="1964800220"/>
          </w:pPr>
          <w:r>
            <w:t xml:space="preserve">Van Damme, R., Bauwens, D., </w:t>
          </w:r>
          <w:proofErr w:type="spellStart"/>
          <w:r>
            <w:t>Braña</w:t>
          </w:r>
          <w:proofErr w:type="spellEnd"/>
          <w:r>
            <w:t xml:space="preserve">, F., &amp; </w:t>
          </w:r>
          <w:proofErr w:type="spellStart"/>
          <w:r>
            <w:t>Verheyen</w:t>
          </w:r>
          <w:proofErr w:type="spellEnd"/>
          <w:r>
            <w:t xml:space="preserve">, R. (1992). Incubation temperature differentially affects hatching time, egg survival, and hatchling performance in the lizard </w:t>
          </w:r>
          <w:proofErr w:type="spellStart"/>
          <w:r>
            <w:t>Podarcis</w:t>
          </w:r>
          <w:proofErr w:type="spellEnd"/>
          <w:r>
            <w:t xml:space="preserve"> </w:t>
          </w:r>
          <w:proofErr w:type="spellStart"/>
          <w:r>
            <w:t>muralis</w:t>
          </w:r>
          <w:proofErr w:type="spellEnd"/>
          <w:r>
            <w:t xml:space="preserve">. </w:t>
          </w:r>
          <w:proofErr w:type="spellStart"/>
          <w:r>
            <w:rPr>
              <w:i/>
              <w:iCs/>
            </w:rPr>
            <w:t>Herpetologica</w:t>
          </w:r>
          <w:proofErr w:type="spellEnd"/>
          <w:r>
            <w:t xml:space="preserve">, </w:t>
          </w:r>
          <w:r>
            <w:rPr>
              <w:i/>
              <w:iCs/>
            </w:rPr>
            <w:t>48</w:t>
          </w:r>
          <w:r>
            <w:t>, 220–228.</w:t>
          </w:r>
        </w:p>
        <w:p w14:paraId="0EDB30F4" w14:textId="77777777" w:rsidR="00AB10EF" w:rsidRDefault="00AB10EF">
          <w:pPr>
            <w:autoSpaceDE w:val="0"/>
            <w:autoSpaceDN w:val="0"/>
            <w:ind w:hanging="480"/>
            <w:divId w:val="846140421"/>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09F1C667" w14:textId="77777777" w:rsidR="00AB10EF" w:rsidRDefault="00AB10EF">
          <w:pPr>
            <w:autoSpaceDE w:val="0"/>
            <w:autoSpaceDN w:val="0"/>
            <w:ind w:hanging="480"/>
            <w:divId w:val="487942166"/>
          </w:pPr>
          <w:r>
            <w:lastRenderedPageBreak/>
            <w:t xml:space="preserve">Warner, D. A., &amp; </w:t>
          </w:r>
          <w:proofErr w:type="spellStart"/>
          <w:r>
            <w:t>Lovern</w:t>
          </w:r>
          <w:proofErr w:type="spellEnd"/>
          <w:r>
            <w:t xml:space="preserve">,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B551504" w14:textId="77777777" w:rsidR="00AB10EF" w:rsidRDefault="00AB10EF">
          <w:pPr>
            <w:autoSpaceDE w:val="0"/>
            <w:autoSpaceDN w:val="0"/>
            <w:ind w:hanging="480"/>
            <w:divId w:val="885600154"/>
          </w:pPr>
          <w:r>
            <w:t xml:space="preserve">Warner, D. A., </w:t>
          </w:r>
          <w:proofErr w:type="spellStart"/>
          <w:r>
            <w:t>Lovern</w:t>
          </w:r>
          <w:proofErr w:type="spellEnd"/>
          <w:r>
            <w:t xml:space="preserve">,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2A140BC1" w14:textId="77777777" w:rsidR="00AB10EF" w:rsidRDefault="00AB10EF">
          <w:pPr>
            <w:autoSpaceDE w:val="0"/>
            <w:autoSpaceDN w:val="0"/>
            <w:ind w:hanging="480"/>
            <w:divId w:val="776414244"/>
          </w:pPr>
          <w:r>
            <w:t>Webb, J. K., Brown, G. P., &amp; Shine, R. (2001). Body size, locomotor speed and antipredator behaviour in a tropical snake (</w:t>
          </w:r>
          <w:proofErr w:type="spellStart"/>
          <w:r>
            <w:t>Tropidonophis</w:t>
          </w:r>
          <w:proofErr w:type="spellEnd"/>
          <w:r>
            <w:t xml:space="preserve"> </w:t>
          </w:r>
          <w:proofErr w:type="spellStart"/>
          <w:r>
            <w:t>mairii</w:t>
          </w:r>
          <w:proofErr w:type="spellEnd"/>
          <w:r>
            <w:t xml:space="preserve">, </w:t>
          </w:r>
          <w:proofErr w:type="spellStart"/>
          <w:r>
            <w:t>colubridae</w:t>
          </w:r>
          <w:proofErr w:type="spellEnd"/>
          <w:r>
            <w:t xml:space="preserve">): The influence of incubation environments and genetic factors. </w:t>
          </w:r>
          <w:r>
            <w:rPr>
              <w:i/>
              <w:iCs/>
            </w:rPr>
            <w:t>Functional Ecology</w:t>
          </w:r>
          <w:r>
            <w:t xml:space="preserve">, </w:t>
          </w:r>
          <w:r>
            <w:rPr>
              <w:i/>
              <w:iCs/>
            </w:rPr>
            <w:t>15</w:t>
          </w:r>
          <w:r>
            <w:t>(5), 561–568. https://doi.org/10.1046/j.0269-8463.2001.00570.x</w:t>
          </w:r>
        </w:p>
        <w:p w14:paraId="5E13A1A9" w14:textId="77777777" w:rsidR="00AB10EF" w:rsidRDefault="00AB10EF">
          <w:pPr>
            <w:autoSpaceDE w:val="0"/>
            <w:autoSpaceDN w:val="0"/>
            <w:ind w:hanging="480"/>
            <w:divId w:val="29538240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322DB33A" w14:textId="77777777" w:rsidR="00AB10EF" w:rsidRDefault="00AB10EF">
          <w:pPr>
            <w:autoSpaceDE w:val="0"/>
            <w:autoSpaceDN w:val="0"/>
            <w:ind w:hanging="480"/>
            <w:divId w:val="1031882964"/>
          </w:pPr>
          <w:r>
            <w:t xml:space="preserve">Wilson, S., &amp; Swan, G. (2010). </w:t>
          </w:r>
          <w:r>
            <w:rPr>
              <w:i/>
              <w:iCs/>
            </w:rPr>
            <w:t>A complete guide to reptiles of Australia</w:t>
          </w:r>
          <w:r>
            <w:t xml:space="preserve"> (3rd ed.). Reed New Holland, Sydney.</w:t>
          </w:r>
        </w:p>
        <w:p w14:paraId="1E4181F4" w14:textId="77777777" w:rsidR="00AB10EF" w:rsidRDefault="00AB10EF">
          <w:pPr>
            <w:autoSpaceDE w:val="0"/>
            <w:autoSpaceDN w:val="0"/>
            <w:ind w:hanging="480"/>
            <w:divId w:val="6636410"/>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22324DD" w14:textId="77777777" w:rsidR="00AB10EF" w:rsidRDefault="00AB10EF">
          <w:pPr>
            <w:autoSpaceDE w:val="0"/>
            <w:autoSpaceDN w:val="0"/>
            <w:ind w:hanging="480"/>
            <w:divId w:val="1033768069"/>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294A071B" w:rsidR="00E7515C" w:rsidRPr="004041B3" w:rsidRDefault="00AB10EF"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4C3A79B5" w:rsidR="00E7515C" w:rsidRPr="004041B3" w:rsidRDefault="00E7515C" w:rsidP="00E7515C"/>
    <w:p w14:paraId="0652D342" w14:textId="60C862A4"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w:t>
      </w:r>
      <w:commentRangeStart w:id="1363"/>
      <w:r w:rsidRPr="004041B3">
        <w:t xml:space="preserve">resource investment </w:t>
      </w:r>
      <w:commentRangeEnd w:id="1363"/>
      <w:r w:rsidR="003167C0">
        <w:rPr>
          <w:rStyle w:val="CommentReference"/>
          <w:rFonts w:asciiTheme="minorHAnsi" w:eastAsiaTheme="minorHAnsi" w:hAnsiTheme="minorHAnsi" w:cstheme="minorBidi"/>
          <w:lang w:val="en-NZ" w:eastAsia="en-US"/>
        </w:rPr>
        <w:commentReference w:id="1363"/>
      </w:r>
      <w:r w:rsidRPr="004041B3">
        <w:t xml:space="preserve">(yolk </w:t>
      </w:r>
      <w:r>
        <w:t xml:space="preserve">reduced vs </w:t>
      </w:r>
      <w:r w:rsidRPr="004041B3">
        <w:t xml:space="preserve">control) in morphological traits of </w:t>
      </w:r>
      <w:r w:rsidRPr="004041B3">
        <w:rPr>
          <w:i/>
          <w:iCs/>
        </w:rPr>
        <w:t xml:space="preserve">L. </w:t>
      </w:r>
      <w:proofErr w:type="spellStart"/>
      <w:r w:rsidRPr="004041B3">
        <w:rPr>
          <w:i/>
          <w:iCs/>
        </w:rPr>
        <w:t>delicata</w:t>
      </w:r>
      <w:proofErr w:type="spellEnd"/>
      <w:r w:rsidRPr="004041B3">
        <w:t xml:space="preserve"> (a, </w:t>
      </w:r>
      <w:proofErr w:type="gramStart"/>
      <w:r w:rsidRPr="004041B3">
        <w:t>b</w:t>
      </w:r>
      <w:proofErr w:type="gramEnd"/>
      <w:r w:rsidRPr="004041B3">
        <w:t xml:space="preserve"> and c) and </w:t>
      </w:r>
      <w:r w:rsidRPr="004041B3">
        <w:rPr>
          <w:i/>
          <w:iCs/>
        </w:rPr>
        <w:t xml:space="preserve">L. </w:t>
      </w:r>
      <w:proofErr w:type="spellStart"/>
      <w:r w:rsidRPr="004041B3">
        <w:rPr>
          <w:i/>
          <w:iCs/>
        </w:rPr>
        <w:t>guichenoti</w:t>
      </w:r>
      <w:proofErr w:type="spellEnd"/>
      <w:r w:rsidRPr="004041B3">
        <w:t xml:space="preserve"> (d, e and f). </w:t>
      </w:r>
      <w:proofErr w:type="spellStart"/>
      <w:r w:rsidR="000F24C7">
        <w:t>n.s</w:t>
      </w:r>
      <w:proofErr w:type="spellEnd"/>
      <w:r w:rsidR="000F24C7">
        <w:t>. = non-significant. The horizontal line represents the interactions o</w:t>
      </w:r>
      <w:commentRangeStart w:id="1364"/>
      <w:commentRangeStart w:id="1365"/>
      <w:commentRangeStart w:id="1366"/>
      <w:r w:rsidR="000F24C7">
        <w:t xml:space="preserve">r main effects that had a statistically significant effect. </w:t>
      </w:r>
      <w:commentRangeEnd w:id="1364"/>
      <w:r w:rsidR="00FA111B">
        <w:rPr>
          <w:rStyle w:val="CommentReference"/>
          <w:rFonts w:asciiTheme="minorHAnsi" w:eastAsiaTheme="minorHAnsi" w:hAnsiTheme="minorHAnsi" w:cstheme="minorBidi"/>
          <w:lang w:val="en-NZ" w:eastAsia="en-US"/>
        </w:rPr>
        <w:commentReference w:id="1364"/>
      </w:r>
      <w:commentRangeEnd w:id="1365"/>
      <w:r w:rsidR="00503A3B">
        <w:rPr>
          <w:rStyle w:val="CommentReference"/>
          <w:rFonts w:asciiTheme="minorHAnsi" w:eastAsiaTheme="minorHAnsi" w:hAnsiTheme="minorHAnsi" w:cstheme="minorBidi"/>
          <w:lang w:val="en-NZ" w:eastAsia="en-US"/>
        </w:rPr>
        <w:commentReference w:id="1365"/>
      </w:r>
      <w:commentRangeEnd w:id="1366"/>
      <w:r w:rsidR="0087034E">
        <w:rPr>
          <w:rStyle w:val="CommentReference"/>
          <w:rFonts w:asciiTheme="minorHAnsi" w:eastAsiaTheme="minorHAnsi" w:hAnsiTheme="minorHAnsi" w:cstheme="minorBidi"/>
          <w:lang w:val="en-NZ" w:eastAsia="en-US"/>
        </w:rPr>
        <w:commentReference w:id="1366"/>
      </w:r>
    </w:p>
    <w:p w14:paraId="327F3BAE" w14:textId="66AE158F" w:rsidR="00E7515C" w:rsidRPr="004041B3" w:rsidRDefault="00FC4469" w:rsidP="00E7515C">
      <w:r>
        <w:rPr>
          <w:noProof/>
        </w:rPr>
        <w:drawing>
          <wp:inline distT="0" distB="0" distL="0" distR="0" wp14:anchorId="3F7E0DA7" wp14:editId="4B53753D">
            <wp:extent cx="4039963" cy="5270763"/>
            <wp:effectExtent l="0" t="0" r="0" b="0"/>
            <wp:docPr id="3" name="Picture 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shap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258" cy="5292022"/>
                    </a:xfrm>
                    <a:prstGeom prst="rect">
                      <a:avLst/>
                    </a:prstGeom>
                  </pic:spPr>
                </pic:pic>
              </a:graphicData>
            </a:graphic>
          </wp:inline>
        </w:drawing>
      </w:r>
    </w:p>
    <w:p w14:paraId="56215E99" w14:textId="77777777" w:rsidR="00E7515C" w:rsidRPr="004041B3" w:rsidRDefault="00E7515C" w:rsidP="00E7515C"/>
    <w:p w14:paraId="5936EBFF" w14:textId="77777777" w:rsidR="00E7515C" w:rsidRDefault="00E7515C" w:rsidP="00E7515C"/>
    <w:p w14:paraId="2B087C5D" w14:textId="7A5BFD20" w:rsidR="00E7515C" w:rsidRDefault="00E7515C" w:rsidP="00E7515C"/>
    <w:p w14:paraId="7F97D6BF" w14:textId="7F0AAEE3"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t>velocity</w:t>
      </w:r>
      <w:r w:rsidRPr="004041B3">
        <w:t xml:space="preserve"> (25 cm</w:t>
      </w:r>
      <w:r>
        <w:t xml:space="preserve"> </w:t>
      </w:r>
      <w:proofErr w:type="spellStart"/>
      <w:r>
        <w:t>burnst</w:t>
      </w:r>
      <w:proofErr w:type="spellEnd"/>
      <w:r w:rsidRPr="004041B3">
        <w:t xml:space="preserve"> and 1 m). </w:t>
      </w:r>
      <w:r w:rsidRPr="004041B3">
        <w:rPr>
          <w:i/>
          <w:iCs/>
        </w:rPr>
        <w:t xml:space="preserve">L. </w:t>
      </w:r>
      <w:proofErr w:type="spellStart"/>
      <w:r w:rsidRPr="004041B3">
        <w:rPr>
          <w:i/>
          <w:iCs/>
        </w:rPr>
        <w:t>delicata</w:t>
      </w:r>
      <w:proofErr w:type="spellEnd"/>
      <w:r w:rsidRPr="004041B3">
        <w:t xml:space="preserve"> panels a, b and c, and </w:t>
      </w:r>
      <w:r w:rsidRPr="004041B3">
        <w:rPr>
          <w:i/>
          <w:iCs/>
        </w:rPr>
        <w:t xml:space="preserve">L. </w:t>
      </w:r>
      <w:proofErr w:type="spellStart"/>
      <w:r w:rsidRPr="004041B3">
        <w:rPr>
          <w:i/>
          <w:iCs/>
        </w:rPr>
        <w:t>guichenoti</w:t>
      </w:r>
      <w:proofErr w:type="spellEnd"/>
      <w:r w:rsidRPr="004041B3">
        <w:t xml:space="preserve"> panels d, e and f. </w:t>
      </w:r>
      <w:r>
        <w:t xml:space="preserve">Note: 3 datapoints (raw data &gt; 10s and &lt; 0.01s) in the 25 burst of </w:t>
      </w:r>
      <w:r w:rsidRPr="00395CA1">
        <w:rPr>
          <w:i/>
          <w:iCs/>
        </w:rPr>
        <w:t xml:space="preserve">L. </w:t>
      </w:r>
      <w:proofErr w:type="spellStart"/>
      <w:r w:rsidRPr="00395CA1">
        <w:rPr>
          <w:i/>
          <w:iCs/>
        </w:rPr>
        <w:t>delicata</w:t>
      </w:r>
      <w:proofErr w:type="spellEnd"/>
      <w:r>
        <w:t xml:space="preserve"> were removed for visualization reasons. </w:t>
      </w:r>
      <w:proofErr w:type="spellStart"/>
      <w:r w:rsidR="000F24C7">
        <w:t>n.s</w:t>
      </w:r>
      <w:proofErr w:type="spellEnd"/>
      <w:r w:rsidR="000F24C7">
        <w:t xml:space="preserve">. = non-significant. The horizontal line represents the interactions </w:t>
      </w:r>
      <w:r w:rsidR="00DA698F">
        <w:t>and/</w:t>
      </w:r>
      <w:r w:rsidR="000F24C7">
        <w:t>or main effects that had a statistically significant effect.</w:t>
      </w:r>
    </w:p>
    <w:p w14:paraId="7F164ADA" w14:textId="7A835D75" w:rsidR="00E7515C" w:rsidRPr="004041B3" w:rsidRDefault="00FC4469" w:rsidP="00E7515C">
      <w:r>
        <w:rPr>
          <w:noProof/>
        </w:rPr>
        <w:lastRenderedPageBreak/>
        <w:drawing>
          <wp:inline distT="0" distB="0" distL="0" distR="0" wp14:anchorId="1CA53B4E" wp14:editId="63E785F3">
            <wp:extent cx="4706916" cy="6106467"/>
            <wp:effectExtent l="0" t="0" r="5080" b="2540"/>
            <wp:docPr id="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486" cy="6118882"/>
                    </a:xfrm>
                    <a:prstGeom prst="rect">
                      <a:avLst/>
                    </a:prstGeom>
                  </pic:spPr>
                </pic:pic>
              </a:graphicData>
            </a:graphic>
          </wp:inline>
        </w:drawing>
      </w:r>
    </w:p>
    <w:p w14:paraId="15429BF0" w14:textId="77777777" w:rsidR="00E7515C" w:rsidRPr="004041B3" w:rsidRDefault="00E7515C" w:rsidP="00E7515C"/>
    <w:p w14:paraId="3764FAB7" w14:textId="77777777" w:rsidR="00E7515C" w:rsidRPr="004041B3" w:rsidRDefault="00E7515C" w:rsidP="00E7515C"/>
    <w:p w14:paraId="37F2FE9F" w14:textId="39C50920"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 xml:space="preserve">L. </w:t>
      </w:r>
      <w:proofErr w:type="spellStart"/>
      <w:r w:rsidRPr="004041B3">
        <w:rPr>
          <w:i/>
          <w:iCs/>
        </w:rPr>
        <w:t>delicata</w:t>
      </w:r>
      <w:proofErr w:type="spellEnd"/>
      <w:r w:rsidRPr="004041B3">
        <w:t xml:space="preserve"> panels a and b, and </w:t>
      </w:r>
      <w:r w:rsidRPr="004041B3">
        <w:rPr>
          <w:i/>
          <w:iCs/>
        </w:rPr>
        <w:t xml:space="preserve">L. </w:t>
      </w:r>
      <w:proofErr w:type="spellStart"/>
      <w:r w:rsidRPr="004041B3">
        <w:rPr>
          <w:i/>
          <w:iCs/>
        </w:rPr>
        <w:t>guichenoti</w:t>
      </w:r>
      <w:proofErr w:type="spellEnd"/>
      <w:r w:rsidRPr="004041B3">
        <w:t xml:space="preserve"> panels c and d. </w:t>
      </w:r>
      <w:proofErr w:type="spellStart"/>
      <w:r w:rsidR="000F24C7">
        <w:t>n.s</w:t>
      </w:r>
      <w:proofErr w:type="spellEnd"/>
      <w:r w:rsidR="000F24C7">
        <w:t xml:space="preserve">. = non-significant. The horizontal line represents the interactions or main effects that had a statistically significant effect. </w:t>
      </w:r>
      <w:r w:rsidRPr="004041B3">
        <w:t xml:space="preserve"> </w:t>
      </w:r>
    </w:p>
    <w:p w14:paraId="56FBE25F" w14:textId="6D812F46" w:rsidR="00FC4469" w:rsidRPr="004041B3" w:rsidRDefault="00FC4469" w:rsidP="00E7515C">
      <w:r>
        <w:rPr>
          <w:noProof/>
        </w:rPr>
        <w:lastRenderedPageBreak/>
        <w:drawing>
          <wp:inline distT="0" distB="0" distL="0" distR="0" wp14:anchorId="0FFF8D30" wp14:editId="10274C65">
            <wp:extent cx="2891532" cy="5400828"/>
            <wp:effectExtent l="0" t="0" r="4445" b="0"/>
            <wp:docPr id="1" name="Picture 1" descr="A graph of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time and ti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470" cy="5443672"/>
                    </a:xfrm>
                    <a:prstGeom prst="rect">
                      <a:avLst/>
                    </a:prstGeom>
                  </pic:spPr>
                </pic:pic>
              </a:graphicData>
            </a:graphic>
          </wp:inline>
        </w:drawing>
      </w:r>
    </w:p>
    <w:p w14:paraId="001EDFD3" w14:textId="77777777" w:rsidR="00E7515C" w:rsidRPr="004041B3" w:rsidRDefault="00E7515C" w:rsidP="00E7515C">
      <w:r w:rsidRPr="004041B3">
        <w:br w:type="page"/>
      </w:r>
    </w:p>
    <w:p w14:paraId="3B7D4EC3" w14:textId="77777777" w:rsidR="00E7515C" w:rsidRPr="00AD3AAB" w:rsidRDefault="00E7515C" w:rsidP="00E7515C"/>
    <w:p w14:paraId="51434FA7" w14:textId="77777777" w:rsidR="00E7515C" w:rsidRPr="00505C30" w:rsidRDefault="00E7515C" w:rsidP="00E7515C"/>
    <w:p w14:paraId="1E53A677" w14:textId="77777777" w:rsidR="009C4DAE" w:rsidRPr="00E7515C" w:rsidRDefault="009C4DAE"/>
    <w:sectPr w:rsidR="009C4DAE" w:rsidRPr="00E7515C" w:rsidSect="00AC07A6">
      <w:pgSz w:w="11900" w:h="16840"/>
      <w:pgMar w:top="1440" w:right="1440" w:bottom="1440" w:left="1440" w:header="709" w:footer="709" w:gutter="0"/>
      <w:cols w:space="708"/>
      <w:docGrid w:linePitch="360"/>
      <w:sectPrChange w:id="1367" w:author="Daniel Noble" w:date="2023-09-13T13:25:00Z">
        <w:sectPr w:rsidR="009C4DAE" w:rsidRPr="00E7515C" w:rsidSect="00AC07A6">
          <w:pgMar w:top="1440" w:right="1440" w:bottom="1440" w:left="144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7-18T19:58:00Z" w:initials="MI">
    <w:p w14:paraId="0AF4CA6E" w14:textId="0D4CFA08" w:rsidR="00852E61" w:rsidRDefault="00852E61">
      <w:pPr>
        <w:pStyle w:val="CommentText"/>
      </w:pPr>
      <w:r>
        <w:rPr>
          <w:rStyle w:val="CommentReference"/>
        </w:rPr>
        <w:annotationRef/>
      </w:r>
      <w:r>
        <w:t xml:space="preserve">The title is a bit difficult since one species yes, the other not etc. </w:t>
      </w:r>
    </w:p>
  </w:comment>
  <w:comment w:id="1" w:author="Daniel Noble" w:date="2023-07-28T11:34:00Z" w:initials="DN">
    <w:p w14:paraId="09A18A74" w14:textId="322145D6" w:rsidR="00D96BCE" w:rsidRDefault="00D96BCE">
      <w:pPr>
        <w:pStyle w:val="CommentText"/>
      </w:pPr>
      <w:r>
        <w:rPr>
          <w:rStyle w:val="CommentReference"/>
        </w:rPr>
        <w:annotationRef/>
      </w:r>
      <w:r>
        <w:t xml:space="preserve">I’m not quite clear on what you want to say here? Do we need this sentence or can we just jump </w:t>
      </w:r>
      <w:proofErr w:type="spellStart"/>
      <w:r>
        <w:t>straitht</w:t>
      </w:r>
      <w:proofErr w:type="spellEnd"/>
      <w:r>
        <w:t xml:space="preserve"> to “Here we explored…:?</w:t>
      </w:r>
    </w:p>
  </w:comment>
  <w:comment w:id="2" w:author="Maider Iglesias" w:date="2023-09-12T23:33:00Z" w:initials="MI">
    <w:p w14:paraId="533A5C91" w14:textId="61EE5F42" w:rsidR="00330B59" w:rsidRDefault="00330B59">
      <w:pPr>
        <w:pStyle w:val="CommentText"/>
      </w:pPr>
      <w:r>
        <w:rPr>
          <w:rStyle w:val="CommentReference"/>
        </w:rPr>
        <w:annotationRef/>
      </w:r>
      <w:r>
        <w:t>This was to briefly try to introduce why two species, saying that life-history traits can shape the extent and direction of the responses but I did not want to go too much into detail.</w:t>
      </w:r>
    </w:p>
  </w:comment>
  <w:comment w:id="3" w:author="Maider Iglesias" w:date="2023-06-08T17:58:00Z" w:initials="MI">
    <w:p w14:paraId="627AD381" w14:textId="77777777" w:rsidR="00E7515C" w:rsidRDefault="00E7515C" w:rsidP="00E7515C">
      <w:pPr>
        <w:pStyle w:val="Heading3"/>
        <w:shd w:val="clear" w:color="auto" w:fill="FFFFFF"/>
        <w:spacing w:before="0" w:after="30" w:line="285" w:lineRule="atLeast"/>
        <w:ind w:right="1500"/>
        <w:rPr>
          <w:rFonts w:ascii="Arial" w:hAnsi="Arial" w:cs="Arial"/>
          <w:color w:val="222222"/>
          <w:sz w:val="26"/>
          <w:szCs w:val="26"/>
          <w:lang w:val="en-AU"/>
        </w:rPr>
      </w:pPr>
      <w:r>
        <w:rPr>
          <w:rStyle w:val="CommentReference"/>
        </w:rPr>
        <w:annotationRef/>
      </w:r>
      <w:r>
        <w:t xml:space="preserve">Do you mean </w:t>
      </w:r>
      <w:hyperlink r:id="rId1" w:history="1">
        <w:r>
          <w:rPr>
            <w:rStyle w:val="Hyperlink"/>
            <w:rFonts w:ascii="Arial" w:hAnsi="Arial" w:cs="Arial"/>
            <w:b/>
            <w:bCs/>
            <w:color w:val="1A0DAB"/>
            <w:sz w:val="26"/>
            <w:szCs w:val="26"/>
          </w:rPr>
          <w:t>Testing adaptation using </w:t>
        </w:r>
        <w:r>
          <w:rPr>
            <w:rStyle w:val="Hyperlink"/>
            <w:rFonts w:ascii="Arial" w:hAnsi="Arial" w:cs="Arial"/>
            <w:color w:val="1A0DAB"/>
            <w:sz w:val="26"/>
            <w:szCs w:val="26"/>
          </w:rPr>
          <w:t>phenotypic </w:t>
        </w:r>
        <w:r>
          <w:rPr>
            <w:rStyle w:val="Hyperlink"/>
            <w:rFonts w:ascii="Arial" w:hAnsi="Arial" w:cs="Arial"/>
            <w:b/>
            <w:bCs/>
            <w:color w:val="1A0DAB"/>
            <w:sz w:val="26"/>
            <w:szCs w:val="26"/>
          </w:rPr>
          <w:t>manipulations</w:t>
        </w:r>
      </w:hyperlink>
    </w:p>
    <w:p w14:paraId="1D10DB66" w14:textId="26DBAD9A" w:rsidR="00E7515C" w:rsidRPr="003A112D" w:rsidRDefault="00000000" w:rsidP="00E7515C">
      <w:pPr>
        <w:shd w:val="clear" w:color="auto" w:fill="FFFFFF"/>
        <w:rPr>
          <w:rFonts w:ascii="Arial" w:hAnsi="Arial" w:cs="Arial"/>
          <w:color w:val="006621"/>
          <w:sz w:val="20"/>
          <w:szCs w:val="20"/>
          <w:lang w:val="es-ES"/>
        </w:rPr>
      </w:pPr>
      <w:hyperlink r:id="rId2" w:history="1">
        <w:r w:rsidR="00E7515C" w:rsidRPr="003A112D">
          <w:rPr>
            <w:rStyle w:val="Hyperlink"/>
            <w:rFonts w:ascii="Arial" w:hAnsi="Arial" w:cs="Arial"/>
            <w:color w:val="006621"/>
            <w:lang w:val="es-ES"/>
          </w:rPr>
          <w:t>B </w:t>
        </w:r>
        <w:proofErr w:type="spellStart"/>
        <w:r w:rsidR="00E7515C" w:rsidRPr="003A112D">
          <w:rPr>
            <w:rStyle w:val="Hyperlink"/>
            <w:rFonts w:ascii="Arial" w:hAnsi="Arial" w:cs="Arial"/>
            <w:b/>
            <w:bCs/>
            <w:color w:val="006621"/>
            <w:lang w:val="es-ES"/>
          </w:rPr>
          <w:t>Sinervo</w:t>
        </w:r>
        <w:proofErr w:type="spellEnd"/>
      </w:hyperlink>
      <w:r w:rsidR="00E7515C" w:rsidRPr="003A112D">
        <w:rPr>
          <w:rFonts w:ascii="Arial" w:hAnsi="Arial" w:cs="Arial"/>
          <w:color w:val="006621"/>
          <w:sz w:val="20"/>
          <w:szCs w:val="20"/>
          <w:lang w:val="es-ES"/>
        </w:rPr>
        <w:t>, </w:t>
      </w:r>
      <w:hyperlink r:id="rId3" w:history="1">
        <w:r w:rsidR="00E7515C" w:rsidRPr="003A112D">
          <w:rPr>
            <w:rStyle w:val="Hyperlink"/>
            <w:rFonts w:ascii="Arial" w:hAnsi="Arial" w:cs="Arial"/>
            <w:color w:val="006621"/>
            <w:lang w:val="es-ES"/>
          </w:rPr>
          <w:t xml:space="preserve">AL </w:t>
        </w:r>
        <w:proofErr w:type="spellStart"/>
        <w:r w:rsidR="00E7515C" w:rsidRPr="003A112D">
          <w:rPr>
            <w:rStyle w:val="Hyperlink"/>
            <w:rFonts w:ascii="Arial" w:hAnsi="Arial" w:cs="Arial"/>
            <w:color w:val="006621"/>
            <w:lang w:val="es-ES"/>
          </w:rPr>
          <w:t>Basolo</w:t>
        </w:r>
        <w:proofErr w:type="spellEnd"/>
      </w:hyperlink>
      <w:r w:rsidR="00E7515C" w:rsidRPr="003A112D">
        <w:rPr>
          <w:rFonts w:ascii="Arial" w:hAnsi="Arial" w:cs="Arial"/>
          <w:color w:val="006621"/>
          <w:sz w:val="20"/>
          <w:szCs w:val="20"/>
          <w:lang w:val="es-ES"/>
        </w:rPr>
        <w:t> </w:t>
      </w:r>
      <w:r w:rsidR="00330B59">
        <w:rPr>
          <w:rFonts w:ascii="Arial" w:hAnsi="Arial" w:cs="Arial"/>
          <w:color w:val="006621"/>
          <w:sz w:val="20"/>
          <w:szCs w:val="20"/>
          <w:lang w:val="es-ES"/>
        </w:rPr>
        <w:t>–</w:t>
      </w:r>
      <w:r w:rsidR="00E7515C" w:rsidRPr="003A112D">
        <w:rPr>
          <w:rFonts w:ascii="Arial" w:hAnsi="Arial" w:cs="Arial"/>
          <w:color w:val="006621"/>
          <w:sz w:val="20"/>
          <w:szCs w:val="20"/>
          <w:lang w:val="es-ES"/>
        </w:rPr>
        <w:t xml:space="preserve"> </w:t>
      </w:r>
      <w:proofErr w:type="spellStart"/>
      <w:r w:rsidR="00E7515C" w:rsidRPr="003A112D">
        <w:rPr>
          <w:rFonts w:ascii="Arial" w:hAnsi="Arial" w:cs="Arial"/>
          <w:color w:val="006621"/>
          <w:sz w:val="20"/>
          <w:szCs w:val="20"/>
          <w:lang w:val="es-ES"/>
        </w:rPr>
        <w:t>Adaptation</w:t>
      </w:r>
      <w:proofErr w:type="spellEnd"/>
      <w:r w:rsidR="00E7515C" w:rsidRPr="003A112D">
        <w:rPr>
          <w:rFonts w:ascii="Arial" w:hAnsi="Arial" w:cs="Arial"/>
          <w:color w:val="006621"/>
          <w:sz w:val="20"/>
          <w:szCs w:val="20"/>
          <w:lang w:val="es-ES"/>
        </w:rPr>
        <w:t xml:space="preserve">, 1996 </w:t>
      </w:r>
      <w:r w:rsidR="00330B59">
        <w:rPr>
          <w:rFonts w:ascii="Arial" w:hAnsi="Arial" w:cs="Arial"/>
          <w:color w:val="006621"/>
          <w:sz w:val="20"/>
          <w:szCs w:val="20"/>
          <w:lang w:val="es-ES"/>
        </w:rPr>
        <w:t>–</w:t>
      </w:r>
    </w:p>
    <w:p w14:paraId="2ABDA23C" w14:textId="77777777" w:rsidR="00E7515C" w:rsidRPr="003A112D" w:rsidRDefault="00E7515C" w:rsidP="00E7515C">
      <w:pPr>
        <w:pStyle w:val="CommentText"/>
        <w:rPr>
          <w:lang w:val="es-ES"/>
        </w:rPr>
      </w:pPr>
    </w:p>
  </w:comment>
  <w:comment w:id="4" w:author="Daniel Noble" w:date="2023-07-28T11:35:00Z" w:initials="DN">
    <w:p w14:paraId="201869B4" w14:textId="15A2B6BE" w:rsidR="00D96BCE" w:rsidRDefault="00D96BCE">
      <w:pPr>
        <w:pStyle w:val="CommentText"/>
      </w:pPr>
      <w:r>
        <w:rPr>
          <w:rStyle w:val="CommentReference"/>
        </w:rPr>
        <w:annotationRef/>
      </w:r>
      <w:r>
        <w:t xml:space="preserve">Great work on the intro </w:t>
      </w:r>
      <w:proofErr w:type="spellStart"/>
      <w:r>
        <w:t>Maider</w:t>
      </w:r>
      <w:proofErr w:type="spellEnd"/>
      <w:r>
        <w:t>. This really well compared to the first version! Just some minor suggestions on my end.</w:t>
      </w:r>
    </w:p>
  </w:comment>
  <w:comment w:id="5" w:author="Maider Iglesias" w:date="2023-06-08T17:59:00Z" w:initials="MI">
    <w:p w14:paraId="4805AAE4" w14:textId="77777777" w:rsidR="00E7515C" w:rsidRDefault="00E7515C" w:rsidP="00E7515C">
      <w:pPr>
        <w:pStyle w:val="CommentText"/>
      </w:pPr>
      <w:r>
        <w:rPr>
          <w:rStyle w:val="CommentReference"/>
        </w:rPr>
        <w:annotationRef/>
      </w:r>
      <w:r>
        <w:t>We need refs here, but I can’t find any clear papers to compare the two species. Any clues?</w:t>
      </w:r>
    </w:p>
  </w:comment>
  <w:comment w:id="6" w:author="Daniel Noble" w:date="2023-07-28T11:37:00Z" w:initials="DN">
    <w:p w14:paraId="10C45756" w14:textId="16447C1B" w:rsidR="00D96BCE" w:rsidRDefault="00D96BCE">
      <w:pPr>
        <w:pStyle w:val="CommentText"/>
      </w:pPr>
      <w:r>
        <w:rPr>
          <w:rStyle w:val="CommentReference"/>
        </w:rPr>
        <w:annotationRef/>
      </w:r>
      <w:r>
        <w:t xml:space="preserve">Flagging this here, but there was a recent and relevant paper that we need to cite on </w:t>
      </w:r>
      <w:proofErr w:type="spellStart"/>
      <w:r>
        <w:t>Delicata</w:t>
      </w:r>
      <w:proofErr w:type="spellEnd"/>
      <w:r>
        <w:t xml:space="preserve">: </w:t>
      </w:r>
    </w:p>
    <w:p w14:paraId="4837C4B6" w14:textId="77777777" w:rsidR="00D96BCE" w:rsidRDefault="00D96BCE">
      <w:pPr>
        <w:pStyle w:val="CommentText"/>
      </w:pPr>
    </w:p>
    <w:p w14:paraId="52444D64" w14:textId="756DB525" w:rsidR="00D96BCE" w:rsidRDefault="00000000">
      <w:pPr>
        <w:pStyle w:val="CommentText"/>
      </w:pPr>
      <w:hyperlink r:id="rId4" w:history="1">
        <w:r w:rsidR="00D96BCE" w:rsidRPr="00D40727">
          <w:rPr>
            <w:rStyle w:val="Hyperlink"/>
          </w:rPr>
          <w:t>https://royalsocietypublishing.org/doi/abs/10.1098/rstb.2022.0137</w:t>
        </w:r>
      </w:hyperlink>
    </w:p>
    <w:p w14:paraId="6CD5584B" w14:textId="77777777" w:rsidR="00D96BCE" w:rsidRDefault="00D96BCE">
      <w:pPr>
        <w:pStyle w:val="CommentText"/>
      </w:pPr>
    </w:p>
    <w:p w14:paraId="0F254799" w14:textId="1C9ED1F6" w:rsidR="00D96BCE" w:rsidRDefault="00D96BCE">
      <w:pPr>
        <w:pStyle w:val="CommentText"/>
      </w:pPr>
    </w:p>
  </w:comment>
  <w:comment w:id="7" w:author="Maider Iglesias" w:date="2023-09-12T23:34:00Z" w:initials="MI">
    <w:p w14:paraId="2612CC4A" w14:textId="09AA02C9" w:rsidR="00330B59" w:rsidRDefault="00330B59">
      <w:pPr>
        <w:pStyle w:val="CommentText"/>
      </w:pPr>
      <w:r>
        <w:rPr>
          <w:rStyle w:val="CommentReference"/>
        </w:rPr>
        <w:annotationRef/>
      </w:r>
      <w:r>
        <w:t>Yep, I will add it</w:t>
      </w:r>
    </w:p>
  </w:comment>
  <w:comment w:id="12" w:author="Daniel Noble" w:date="2023-07-28T11:46:00Z" w:initials="DN">
    <w:p w14:paraId="0DCDABFC" w14:textId="4630CB30" w:rsidR="005C1355" w:rsidRDefault="005C1355">
      <w:pPr>
        <w:pStyle w:val="CommentText"/>
      </w:pPr>
      <w:r>
        <w:rPr>
          <w:rStyle w:val="CommentReference"/>
        </w:rPr>
        <w:annotationRef/>
      </w:r>
      <w:r>
        <w:t>Provide citation and version.</w:t>
      </w:r>
    </w:p>
  </w:comment>
  <w:comment w:id="13" w:author="Maider Iglesias" w:date="2023-09-12T23:35:00Z" w:initials="MI">
    <w:p w14:paraId="05247F48" w14:textId="37F27FCD" w:rsidR="00330B59" w:rsidRDefault="00330B59">
      <w:pPr>
        <w:pStyle w:val="CommentText"/>
      </w:pPr>
      <w:r>
        <w:rPr>
          <w:rStyle w:val="CommentReference"/>
        </w:rPr>
        <w:annotationRef/>
      </w:r>
      <w:r>
        <w:t>Yep</w:t>
      </w:r>
    </w:p>
  </w:comment>
  <w:comment w:id="21" w:author="Daniel Noble" w:date="2023-07-28T11:46:00Z" w:initials="DN">
    <w:p w14:paraId="6C0C11BA" w14:textId="4FB95EFC" w:rsidR="005C1355" w:rsidRDefault="005C1355">
      <w:pPr>
        <w:pStyle w:val="CommentText"/>
      </w:pPr>
      <w:r>
        <w:rPr>
          <w:rStyle w:val="CommentReference"/>
        </w:rPr>
        <w:annotationRef/>
      </w:r>
      <w:r>
        <w:t xml:space="preserve">Also provide a </w:t>
      </w:r>
      <w:proofErr w:type="spellStart"/>
      <w:r>
        <w:t>citatation</w:t>
      </w:r>
      <w:proofErr w:type="spellEnd"/>
    </w:p>
  </w:comment>
  <w:comment w:id="34" w:author="Daniel Noble" w:date="2023-07-28T11:56:00Z" w:initials="DN">
    <w:p w14:paraId="2B5E9928" w14:textId="7E1F73FD" w:rsidR="00A97823" w:rsidRDefault="00A97823">
      <w:pPr>
        <w:pStyle w:val="CommentText"/>
      </w:pPr>
      <w:r>
        <w:rPr>
          <w:rStyle w:val="CommentReference"/>
        </w:rPr>
        <w:annotationRef/>
      </w:r>
      <w:r>
        <w:t xml:space="preserve">We may want to provide the priors for parameters…maybe in a table in the supplement? </w:t>
      </w:r>
    </w:p>
  </w:comment>
  <w:comment w:id="99" w:author="Daniel Noble" w:date="2023-09-13T13:21:00Z" w:initials="DN">
    <w:p w14:paraId="586A19E8" w14:textId="721B8023" w:rsidR="00326568" w:rsidRDefault="00326568">
      <w:pPr>
        <w:pStyle w:val="CommentText"/>
      </w:pPr>
      <w:r>
        <w:rPr>
          <w:rStyle w:val="CommentReference"/>
        </w:rPr>
        <w:annotationRef/>
      </w:r>
      <w:r w:rsidR="00000000">
        <w:rPr>
          <w:noProof/>
        </w:rPr>
        <w:t>Check that sub-titles reflect results</w:t>
      </w:r>
    </w:p>
  </w:comment>
  <w:comment w:id="103" w:author="Daniel Noble" w:date="2023-08-11T12:42:00Z" w:initials="DN">
    <w:p w14:paraId="650E8D03" w14:textId="77777777" w:rsidR="00BE2269" w:rsidRDefault="00BE2269" w:rsidP="00BE2269">
      <w:pPr>
        <w:pStyle w:val="CommentText"/>
      </w:pPr>
      <w:r>
        <w:rPr>
          <w:rStyle w:val="CommentReference"/>
        </w:rPr>
        <w:annotationRef/>
      </w:r>
      <w:r>
        <w:t xml:space="preserve">This is all true if you look at the contrast_post_main for each trait. </w:t>
      </w:r>
    </w:p>
  </w:comment>
  <w:comment w:id="124" w:author="Daniel Noble" w:date="2023-08-11T12:54:00Z" w:initials="DN">
    <w:p w14:paraId="1B88BDF5" w14:textId="226E62D0" w:rsidR="00EC2279" w:rsidRDefault="00EC2279">
      <w:pPr>
        <w:pStyle w:val="CommentText"/>
      </w:pPr>
      <w:r>
        <w:rPr>
          <w:rStyle w:val="CommentReference"/>
        </w:rPr>
        <w:annotationRef/>
      </w:r>
      <w:r>
        <w:t xml:space="preserve">I don’t have </w:t>
      </w:r>
      <w:proofErr w:type="spellStart"/>
      <w:r>
        <w:t>th</w:t>
      </w:r>
      <w:proofErr w:type="spellEnd"/>
      <w:r>
        <w:t xml:space="preserve"> supp so I can’t check.</w:t>
      </w:r>
    </w:p>
  </w:comment>
  <w:comment w:id="133" w:author="Daniel Noble" w:date="2023-08-11T12:43:00Z" w:initials="DN">
    <w:p w14:paraId="4284B64F" w14:textId="36C1A71E" w:rsidR="00D2463B" w:rsidRDefault="00D2463B">
      <w:pPr>
        <w:pStyle w:val="CommentText"/>
      </w:pPr>
      <w:r>
        <w:rPr>
          <w:rStyle w:val="CommentReference"/>
        </w:rPr>
        <w:annotationRef/>
      </w:r>
      <w:r>
        <w:t xml:space="preserve">This is true, but I’m not matching this number, but it’s close…I can’t seem to find the code where this comes from either…I think what you MIGHT be doing from what code I’ve seen is just calculating using a single group and not pooling the posterior samples and then calculating the mean. If you pool then then take the mean this is essentially an “averaged” temperature or investment effect. </w:t>
      </w:r>
      <w:r>
        <w:rPr>
          <w:noProof/>
        </w:rPr>
        <w:t xml:space="preserve">This could also be due to the fact that I needed to ditch imputation to deal with missing data for the WAIC stuff...again, if we just ditch model comparison then we can just fit the interaction model as teh default and get everything we need from it anyway. It will also simplify a lot of things. Lets chat. </w:t>
      </w:r>
    </w:p>
    <w:p w14:paraId="1B7139D1" w14:textId="77777777" w:rsidR="00D2463B" w:rsidRDefault="00D2463B">
      <w:pPr>
        <w:pStyle w:val="CommentText"/>
      </w:pPr>
    </w:p>
    <w:p w14:paraId="4B50CEEE" w14:textId="77777777" w:rsidR="00D2463B" w:rsidRDefault="00D2463B">
      <w:pPr>
        <w:pStyle w:val="CommentText"/>
      </w:pPr>
      <w:r>
        <w:t>See code lines 274 results – for SVL</w:t>
      </w:r>
    </w:p>
    <w:p w14:paraId="1D11D244" w14:textId="77777777" w:rsidR="00D2463B" w:rsidRDefault="00D2463B">
      <w:pPr>
        <w:pStyle w:val="CommentText"/>
      </w:pPr>
      <w:r>
        <w:t>See code lines 277 results for Weight</w:t>
      </w:r>
    </w:p>
    <w:p w14:paraId="761A61D9" w14:textId="77777777" w:rsidR="00D2463B" w:rsidRDefault="00D2463B">
      <w:pPr>
        <w:pStyle w:val="CommentText"/>
      </w:pPr>
      <w:r>
        <w:t>See code lines 280 results for Tail</w:t>
      </w:r>
    </w:p>
    <w:p w14:paraId="506EFC04" w14:textId="77777777" w:rsidR="00D2463B" w:rsidRDefault="00D2463B">
      <w:pPr>
        <w:pStyle w:val="CommentText"/>
      </w:pPr>
    </w:p>
    <w:p w14:paraId="0D381027" w14:textId="72DB4EA2" w:rsidR="00D2463B" w:rsidRPr="00D2463B" w:rsidRDefault="00D2463B" w:rsidP="00D2463B">
      <w:pPr>
        <w:shd w:val="clear" w:color="auto" w:fill="1E1E1E"/>
        <w:spacing w:line="270" w:lineRule="atLeast"/>
        <w:ind w:left="180"/>
        <w:rPr>
          <w:rFonts w:ascii="Menlo" w:hAnsi="Menlo" w:cs="Menlo"/>
          <w:color w:val="C5C8C6"/>
          <w:sz w:val="18"/>
          <w:szCs w:val="18"/>
        </w:rPr>
      </w:pPr>
      <w:r>
        <w:t>You’re right temperature impacts all traits and 23 seem to be smaller (hence negative values) and this matches the figures. I’ve written a function called “</w:t>
      </w:r>
      <w:proofErr w:type="spellStart"/>
      <w:r>
        <w:rPr>
          <w:rFonts w:ascii="Menlo" w:hAnsi="Menlo" w:cs="Menlo"/>
          <w:color w:val="CE6700"/>
          <w:sz w:val="18"/>
          <w:szCs w:val="18"/>
        </w:rPr>
        <w:t>contrast_post_mai</w:t>
      </w:r>
      <w:r>
        <w:rPr>
          <w:rFonts w:ascii="Menlo" w:hAnsi="Menlo" w:cs="Menlo"/>
          <w:noProof/>
          <w:color w:val="CE6700"/>
          <w:sz w:val="18"/>
          <w:szCs w:val="18"/>
        </w:rPr>
        <w:t>n</w:t>
      </w:r>
      <w:proofErr w:type="spellEnd"/>
      <w:r>
        <w:rPr>
          <w:rFonts w:ascii="Menlo" w:hAnsi="Menlo" w:cs="Menlo"/>
          <w:noProof/>
          <w:color w:val="CE6700"/>
          <w:sz w:val="18"/>
          <w:szCs w:val="18"/>
        </w:rPr>
        <w:t xml:space="preserve">" which is doing what I describe above. And it simplies a lot of code that you have. </w:t>
      </w:r>
    </w:p>
  </w:comment>
  <w:comment w:id="169" w:author="Daniel Noble" w:date="2023-08-11T12:42:00Z" w:initials="DN">
    <w:p w14:paraId="3D82B8A5" w14:textId="549AFDA2" w:rsidR="00492C18" w:rsidRDefault="00492C18">
      <w:pPr>
        <w:pStyle w:val="CommentText"/>
      </w:pPr>
      <w:r>
        <w:rPr>
          <w:rStyle w:val="CommentReference"/>
        </w:rPr>
        <w:annotationRef/>
      </w:r>
      <w:r>
        <w:t xml:space="preserve">This is all true if you look at the </w:t>
      </w:r>
      <w:proofErr w:type="spellStart"/>
      <w:r>
        <w:t>contrast_post_main</w:t>
      </w:r>
      <w:proofErr w:type="spellEnd"/>
      <w:r>
        <w:t xml:space="preserve"> for each trait. </w:t>
      </w:r>
    </w:p>
  </w:comment>
  <w:comment w:id="499" w:author="Daniel Noble" w:date="2023-07-31T11:01:00Z" w:initials="DN">
    <w:p w14:paraId="3B793E64" w14:textId="00226D03" w:rsidR="000033BB" w:rsidRDefault="000033BB">
      <w:pPr>
        <w:pStyle w:val="CommentText"/>
      </w:pPr>
      <w:r>
        <w:rPr>
          <w:rStyle w:val="CommentReference"/>
        </w:rPr>
        <w:annotationRef/>
      </w:r>
      <w:r>
        <w:t xml:space="preserve">I just updated the code to include a model </w:t>
      </w:r>
      <w:r w:rsidR="00ED039F">
        <w:t>comparisons</w:t>
      </w:r>
      <w:r>
        <w:t>. There’s not really any evidence that an interaction is better supported than a main effects</w:t>
      </w:r>
      <w:r w:rsidR="00664824">
        <w:t xml:space="preserve"> (all </w:t>
      </w:r>
      <w:proofErr w:type="spellStart"/>
      <w:r w:rsidR="00664824">
        <w:t>waic</w:t>
      </w:r>
      <w:proofErr w:type="spellEnd"/>
      <w:r w:rsidR="00664824">
        <w:t xml:space="preserve"> &lt; 2)</w:t>
      </w:r>
      <w:r>
        <w:t>. I would still just go with the full interaction model and then just state what was different and what was not as you expected it could be moderated by both so better to still make inferences on the full model</w:t>
      </w:r>
    </w:p>
  </w:comment>
  <w:comment w:id="498" w:author="Daniel Noble" w:date="2023-07-28T12:45:00Z" w:initials="DN">
    <w:p w14:paraId="36FE773B" w14:textId="4756EB77" w:rsidR="00992EEF" w:rsidRDefault="00992EEF">
      <w:pPr>
        <w:pStyle w:val="CommentText"/>
      </w:pPr>
      <w:r>
        <w:rPr>
          <w:rStyle w:val="CommentReference"/>
        </w:rPr>
        <w:annotationRef/>
      </w:r>
      <w:r>
        <w:t>Looking at the model in R, is this true? CI’s overlap 0. Could explain why when you do contrast there is no difference. Then, these would both jive in my mind.</w:t>
      </w:r>
    </w:p>
  </w:comment>
  <w:comment w:id="500" w:author="Daniel Noble" w:date="2023-07-28T12:47:00Z" w:initials="DN">
    <w:p w14:paraId="238EDDF4" w14:textId="09F087A9" w:rsidR="00992EEF" w:rsidRDefault="00992EEF">
      <w:pPr>
        <w:pStyle w:val="CommentText"/>
      </w:pPr>
      <w:r>
        <w:rPr>
          <w:rStyle w:val="CommentReference"/>
        </w:rPr>
        <w:annotationRef/>
      </w:r>
      <w:r>
        <w:t>I’m looking what I think is the MV model with the interaction and I don’t see this value. The model I see in R does not contain this number and there is no interaction anywhere. You may want to double check these numbers.</w:t>
      </w:r>
      <w:r w:rsidR="009D65BC">
        <w:t xml:space="preserve"> Maybe a mix up with another model, or maybe I have the wrong model, but I’m looking at this one: </w:t>
      </w:r>
      <w:proofErr w:type="spellStart"/>
      <w:r w:rsidR="009D65BC" w:rsidRPr="009D65BC">
        <w:t>guich_behav_int</w:t>
      </w:r>
      <w:proofErr w:type="spellEnd"/>
      <w:r w:rsidR="009D65BC" w:rsidRPr="009D65BC">
        <w:t xml:space="preserve"> &lt;- </w:t>
      </w:r>
      <w:proofErr w:type="spellStart"/>
      <w:r w:rsidR="009D65BC" w:rsidRPr="009D65BC">
        <w:t>readRDS</w:t>
      </w:r>
      <w:proofErr w:type="spellEnd"/>
      <w:r w:rsidR="009D65BC" w:rsidRPr="009D65BC">
        <w:t>("./output/models/</w:t>
      </w:r>
      <w:proofErr w:type="spellStart"/>
      <w:r w:rsidR="009D65BC" w:rsidRPr="009D65BC">
        <w:t>guich_mv_int.rds</w:t>
      </w:r>
      <w:proofErr w:type="spellEnd"/>
      <w:r w:rsidR="009D65BC" w:rsidRPr="009D65BC">
        <w:t>")</w:t>
      </w:r>
    </w:p>
  </w:comment>
  <w:comment w:id="507" w:author="Daniel Noble" w:date="2023-07-28T12:39:00Z" w:initials="DN">
    <w:p w14:paraId="60CE10A4" w14:textId="1C106569" w:rsidR="00577F09" w:rsidRDefault="00577F09">
      <w:pPr>
        <w:pStyle w:val="CommentText"/>
      </w:pPr>
      <w:r>
        <w:rPr>
          <w:rStyle w:val="CommentReference"/>
        </w:rPr>
        <w:annotationRef/>
      </w:r>
      <w:r>
        <w:t>That seems kind of weird…..</w:t>
      </w:r>
      <w:r w:rsidR="00C41228">
        <w:t xml:space="preserve">If there is a significant interaction then there MUST be a difference somewhere….so you need to spell out which differences you compared /created contrasts for and just simply state that these were not statistically different. There’s then no reason to say “so we interpret this with caution” because the interaction from the model is probably giving you a different contrast then what you are interpreting. </w:t>
      </w:r>
    </w:p>
  </w:comment>
  <w:comment w:id="522" w:author="Daniel Noble" w:date="2023-07-28T12:53:00Z" w:initials="DN">
    <w:p w14:paraId="028B3260" w14:textId="398FAC97" w:rsidR="00E66D38" w:rsidRDefault="00E66D38">
      <w:pPr>
        <w:pStyle w:val="CommentText"/>
      </w:pPr>
      <w:r>
        <w:rPr>
          <w:rStyle w:val="CommentReference"/>
        </w:rPr>
        <w:annotationRef/>
      </w:r>
      <w:r>
        <w:t>Is that what this is? Maybe better to indicate what the estimates are rather than just saying “estimate” because some are contrasts and we ned to know what specific comparisons are being made.</w:t>
      </w:r>
    </w:p>
  </w:comment>
  <w:comment w:id="531" w:author="Daniel Noble" w:date="2023-07-28T12:54:00Z" w:initials="DN">
    <w:p w14:paraId="13E6FE91" w14:textId="494A5419" w:rsidR="0090214F" w:rsidRDefault="0090214F">
      <w:pPr>
        <w:pStyle w:val="CommentText"/>
      </w:pPr>
      <w:r>
        <w:rPr>
          <w:rStyle w:val="CommentReference"/>
        </w:rPr>
        <w:annotationRef/>
      </w:r>
      <w:r>
        <w:t>What does this stand for?</w:t>
      </w:r>
    </w:p>
  </w:comment>
  <w:comment w:id="530" w:author="Daniel Noble" w:date="2023-07-28T14:55:00Z" w:initials="DN">
    <w:p w14:paraId="591CFDF6" w14:textId="694663EB" w:rsidR="004F3FED" w:rsidRDefault="004F3FED">
      <w:pPr>
        <w:pStyle w:val="CommentText"/>
      </w:pPr>
      <w:r>
        <w:rPr>
          <w:rStyle w:val="CommentReference"/>
        </w:rPr>
        <w:annotationRef/>
      </w:r>
      <w:r>
        <w:t xml:space="preserve">I don’t really get this….if you have an interaction then something is different so what this tells me is that the specific comparisons </w:t>
      </w:r>
      <w:proofErr w:type="spellStart"/>
      <w:r>
        <w:t>your</w:t>
      </w:r>
      <w:proofErr w:type="spellEnd"/>
      <w:r>
        <w:t xml:space="preserve"> interested in making is not what is different, but something that isn’t interesting. I think it would be best to say (there was a two way interaction) then go on to say what all the differences that are relevant are. There is no caution needed in interpreting an interaction. It’s telling you exactly what is going on, but it’s just not relevant it sounds. Maybe we should chat about this.</w:t>
      </w:r>
    </w:p>
  </w:comment>
  <w:comment w:id="537" w:author="Daniel Noble" w:date="2023-07-28T14:58:00Z" w:initials="DN">
    <w:p w14:paraId="282DDCAD" w14:textId="77777777" w:rsidR="001A22FE" w:rsidRDefault="001A22FE">
      <w:pPr>
        <w:pStyle w:val="CommentText"/>
      </w:pPr>
      <w:r>
        <w:rPr>
          <w:rStyle w:val="CommentReference"/>
        </w:rPr>
        <w:annotationRef/>
      </w:r>
      <w:r>
        <w:t xml:space="preserve">But, again, you should explore it because of the exact reasons indicated above. There could be something different, but looking at the interaction on </w:t>
      </w:r>
      <w:proofErr w:type="spellStart"/>
      <w:r>
        <w:t>it’s</w:t>
      </w:r>
      <w:proofErr w:type="spellEnd"/>
      <w:r>
        <w:t xml:space="preserve"> own is not relevant. </w:t>
      </w:r>
    </w:p>
    <w:p w14:paraId="419C6350" w14:textId="77777777" w:rsidR="001A22FE" w:rsidRDefault="001A22FE">
      <w:pPr>
        <w:pStyle w:val="CommentText"/>
      </w:pPr>
    </w:p>
    <w:p w14:paraId="14EE3472" w14:textId="5195A533" w:rsidR="001A22FE" w:rsidRDefault="001A22FE">
      <w:pPr>
        <w:pStyle w:val="CommentText"/>
      </w:pPr>
      <w:r>
        <w:t xml:space="preserve">My take on this would be to just go with the interaction model, created the pairwise comparisons you want from it and then just assess the relevant comparisons statistically. Otherwise, you could get misled because the interaction coefficient is only really testing one contrast. This isn’t the same approach as if you did a ANOVA or LRT on the model with and without the interaction. Here, you’re not doing that, so some </w:t>
      </w:r>
      <w:proofErr w:type="spellStart"/>
      <w:r>
        <w:t>comparsions</w:t>
      </w:r>
      <w:proofErr w:type="spellEnd"/>
      <w:r>
        <w:t xml:space="preserve"> could be different but others not. If you want to do this, my recommendation is to actually </w:t>
      </w:r>
      <w:proofErr w:type="spellStart"/>
      <w:r>
        <w:t>compar</w:t>
      </w:r>
      <w:proofErr w:type="spellEnd"/>
      <w:r>
        <w:t xml:space="preserve"> WAIC between the interaction model and the main effects model. This will tell you if the interaction is important in the sense of explaining significant variation. You can use this really easy by using the </w:t>
      </w:r>
      <w:proofErr w:type="spellStart"/>
      <w:r>
        <w:t>waic</w:t>
      </w:r>
      <w:proofErr w:type="spellEnd"/>
      <w:r>
        <w:t xml:space="preserve">() and </w:t>
      </w:r>
      <w:proofErr w:type="spellStart"/>
      <w:r>
        <w:t>loo_compare</w:t>
      </w:r>
      <w:proofErr w:type="spellEnd"/>
      <w:r>
        <w:t>(mod1, mod2, “</w:t>
      </w:r>
      <w:proofErr w:type="spellStart"/>
      <w:r>
        <w:t>waic</w:t>
      </w:r>
      <w:proofErr w:type="spellEnd"/>
      <w:r>
        <w:t xml:space="preserve">”) function. I can explain. </w:t>
      </w:r>
    </w:p>
  </w:comment>
  <w:comment w:id="1186" w:author="Daniel Noble" w:date="2023-07-28T15:57:00Z" w:initials="DN">
    <w:p w14:paraId="59255D50" w14:textId="2EB61A41" w:rsidR="00505D74" w:rsidRDefault="00505D74">
      <w:pPr>
        <w:pStyle w:val="CommentText"/>
      </w:pPr>
      <w:r>
        <w:rPr>
          <w:rStyle w:val="CommentReference"/>
        </w:rPr>
        <w:annotationRef/>
      </w:r>
      <w:r>
        <w:t xml:space="preserve">We don’t have any prediction to </w:t>
      </w:r>
      <w:proofErr w:type="spellStart"/>
      <w:r>
        <w:t>biability</w:t>
      </w:r>
      <w:proofErr w:type="spellEnd"/>
      <w:r>
        <w:t xml:space="preserve"> and we don’t know if stress induces changes in investment (</w:t>
      </w:r>
      <w:proofErr w:type="spellStart"/>
      <w:r>
        <w:t>oprobably</w:t>
      </w:r>
      <w:proofErr w:type="spellEnd"/>
      <w:r>
        <w:t xml:space="preserve">) so I would just remove this </w:t>
      </w:r>
    </w:p>
  </w:comment>
  <w:comment w:id="1203" w:author="Daniel Noble" w:date="2023-07-28T16:00:00Z" w:initials="DN">
    <w:p w14:paraId="1EF178C4" w14:textId="513A48DC" w:rsidR="00505D74" w:rsidRDefault="00505D74">
      <w:pPr>
        <w:pStyle w:val="CommentText"/>
      </w:pPr>
      <w:r>
        <w:rPr>
          <w:rStyle w:val="CommentReference"/>
        </w:rPr>
        <w:annotationRef/>
      </w:r>
      <w:proofErr w:type="spellStart"/>
      <w:r>
        <w:t>Biol</w:t>
      </w:r>
      <w:proofErr w:type="spellEnd"/>
      <w:r>
        <w:t xml:space="preserve"> Reviews paper</w:t>
      </w:r>
    </w:p>
  </w:comment>
  <w:comment w:id="1234" w:author="Daniel Noble" w:date="2023-08-11T13:07:00Z" w:initials="DN">
    <w:p w14:paraId="594ABC16" w14:textId="4FD872AC" w:rsidR="00B23111" w:rsidRDefault="00B23111">
      <w:pPr>
        <w:pStyle w:val="CommentText"/>
      </w:pPr>
      <w:r>
        <w:rPr>
          <w:rStyle w:val="CommentReference"/>
        </w:rPr>
        <w:annotationRef/>
      </w:r>
      <w:proofErr w:type="spellStart"/>
      <w:r>
        <w:t>Lets</w:t>
      </w:r>
      <w:proofErr w:type="spellEnd"/>
      <w:r>
        <w:t xml:space="preserve"> use some subtitles to break this discussion up</w:t>
      </w:r>
    </w:p>
  </w:comment>
  <w:comment w:id="1237" w:author="Maider Iglesias" w:date="2023-09-12T23:37:00Z" w:initials="MI">
    <w:p w14:paraId="04B6798B" w14:textId="563511F0" w:rsidR="00330B59" w:rsidRDefault="00330B59">
      <w:pPr>
        <w:pStyle w:val="CommentText"/>
      </w:pPr>
      <w:r>
        <w:rPr>
          <w:rStyle w:val="CommentReference"/>
        </w:rPr>
        <w:annotationRef/>
      </w:r>
      <w:r>
        <w:t xml:space="preserve">My go here was to add the data collected at hatching on the same individuals. In that way we can test whether the effect of incubation temperature was already present already at hatch, or instead whether incubation </w:t>
      </w:r>
      <w:proofErr w:type="spellStart"/>
      <w:r>
        <w:t>temepature</w:t>
      </w:r>
      <w:proofErr w:type="spellEnd"/>
      <w:r>
        <w:t xml:space="preserve"> affected the growth rates. And I added as ad hoc, since it is not in the analyses and instead I thought about it while reading the discussion. If it is too confusing, let’s remove it and that’s it!</w:t>
      </w:r>
    </w:p>
  </w:comment>
  <w:comment w:id="1238" w:author="Daniel Noble" w:date="2023-07-28T16:11:00Z" w:initials="DN">
    <w:p w14:paraId="7D54AF94" w14:textId="7BF61997" w:rsidR="00F50E12" w:rsidRDefault="00F50E12">
      <w:pPr>
        <w:pStyle w:val="CommentText"/>
      </w:pPr>
      <w:r>
        <w:rPr>
          <w:rStyle w:val="CommentReference"/>
        </w:rPr>
        <w:annotationRef/>
      </w:r>
      <w:r>
        <w:t>I don’t follow this. I’d bring in more about how thermal environments typically does impact morphology first, and also, did you measure at hatch AND later before measurements? Is that what you’re trying to get at here? If so, I’m not sure what you’re trying to argue or what the problem is really?</w:t>
      </w:r>
    </w:p>
  </w:comment>
  <w:comment w:id="1244" w:author="Daniel Noble" w:date="2023-08-11T12:59:00Z" w:initials="DN">
    <w:p w14:paraId="35CCC475" w14:textId="67EC8860" w:rsidR="00CA75DA" w:rsidRDefault="00CA75DA">
      <w:pPr>
        <w:pStyle w:val="CommentText"/>
      </w:pPr>
      <w:r>
        <w:rPr>
          <w:rStyle w:val="CommentReference"/>
        </w:rPr>
        <w:annotationRef/>
      </w:r>
      <w:r>
        <w:t>Did you provide this result?</w:t>
      </w:r>
    </w:p>
  </w:comment>
  <w:comment w:id="1245" w:author="Maider Iglesias" w:date="2023-09-12T23:40:00Z" w:initials="MI">
    <w:p w14:paraId="4944AA28" w14:textId="3D2B0CF2" w:rsidR="00330B59" w:rsidRDefault="00330B59">
      <w:pPr>
        <w:pStyle w:val="CommentText"/>
      </w:pPr>
      <w:r>
        <w:rPr>
          <w:rStyle w:val="CommentReference"/>
        </w:rPr>
        <w:annotationRef/>
      </w:r>
      <w:r>
        <w:t>Nope, again, this was an ad hoc results that we can delete.</w:t>
      </w:r>
    </w:p>
  </w:comment>
  <w:comment w:id="1253" w:author="Daniel Noble" w:date="2023-08-11T12:59:00Z" w:initials="DN">
    <w:p w14:paraId="4E0AE270" w14:textId="024FF8C4" w:rsidR="00CA75DA" w:rsidRDefault="00CA75DA">
      <w:pPr>
        <w:pStyle w:val="CommentText"/>
      </w:pPr>
      <w:r>
        <w:rPr>
          <w:rStyle w:val="CommentReference"/>
        </w:rPr>
        <w:annotationRef/>
      </w:r>
      <w:r>
        <w:t>Do you mean maternal investment because that’s what your discussing so I don’t see why focusing on incubation temperature is good support….</w:t>
      </w:r>
    </w:p>
  </w:comment>
  <w:comment w:id="1257" w:author="Daniel Noble" w:date="2023-08-11T13:01:00Z" w:initials="DN">
    <w:p w14:paraId="2D0549FF" w14:textId="282797CE" w:rsidR="00B23111" w:rsidRDefault="00B23111">
      <w:pPr>
        <w:pStyle w:val="CommentText"/>
      </w:pPr>
      <w:r>
        <w:rPr>
          <w:rStyle w:val="CommentReference"/>
        </w:rPr>
        <w:annotationRef/>
      </w:r>
      <w:r>
        <w:t>Seems misplaced here…save for next paragraph?</w:t>
      </w:r>
    </w:p>
  </w:comment>
  <w:comment w:id="1261" w:author="Daniel Noble" w:date="2023-08-11T13:01:00Z" w:initials="DN">
    <w:p w14:paraId="6533B94F" w14:textId="650AFBD1" w:rsidR="00B23111" w:rsidRDefault="00B23111">
      <w:pPr>
        <w:pStyle w:val="CommentText"/>
      </w:pPr>
      <w:r>
        <w:rPr>
          <w:rStyle w:val="CommentReference"/>
        </w:rPr>
        <w:annotationRef/>
      </w:r>
      <w:r>
        <w:t>Again, maybe keep focused on morphology for this section in relation to maternal investment?</w:t>
      </w:r>
    </w:p>
  </w:comment>
  <w:comment w:id="1262" w:author="Daniel Noble" w:date="2023-08-11T13:02:00Z" w:initials="DN">
    <w:p w14:paraId="6842C1B7" w14:textId="20553697" w:rsidR="00B23111" w:rsidRDefault="00B23111">
      <w:pPr>
        <w:pStyle w:val="CommentText"/>
      </w:pPr>
      <w:r>
        <w:rPr>
          <w:rStyle w:val="CommentReference"/>
        </w:rPr>
        <w:annotationRef/>
      </w:r>
      <w:r>
        <w:t xml:space="preserve">Alternatively, maybe this performance stuff needs to come after discussions of morphology given that it’s sort of the topic sentence of the next paragraph, but that paragraph focuses on antipredator behaviour. </w:t>
      </w:r>
    </w:p>
  </w:comment>
  <w:comment w:id="1263" w:author="Maider Iglesias" w:date="2023-09-12T23:41:00Z" w:initials="MI">
    <w:p w14:paraId="754B1188" w14:textId="0FA99604" w:rsidR="0087034E" w:rsidRDefault="0087034E">
      <w:pPr>
        <w:pStyle w:val="CommentText"/>
      </w:pPr>
      <w:r>
        <w:rPr>
          <w:rStyle w:val="CommentReference"/>
        </w:rPr>
        <w:annotationRef/>
      </w:r>
      <w:r>
        <w:t xml:space="preserve">Ok, I was trying to link it with the next section on performance since everything is related, but I see it could be confusing. </w:t>
      </w:r>
    </w:p>
  </w:comment>
  <w:comment w:id="1271" w:author="Daniel Noble" w:date="2023-08-11T13:11:00Z" w:initials="DN">
    <w:p w14:paraId="37DFA5BC" w14:textId="5E3EB8BE" w:rsidR="002E10F8" w:rsidRDefault="002E10F8">
      <w:pPr>
        <w:pStyle w:val="CommentText"/>
      </w:pPr>
      <w:r>
        <w:rPr>
          <w:rStyle w:val="CommentReference"/>
        </w:rPr>
        <w:annotationRef/>
      </w:r>
      <w:r>
        <w:t xml:space="preserve">Why is the important? Maybe you need to explain this some more. </w:t>
      </w:r>
    </w:p>
  </w:comment>
  <w:comment w:id="1277" w:author="Maider Iglesias" w:date="2023-07-18T19:02:00Z" w:initials="MI">
    <w:p w14:paraId="2E407D4C" w14:textId="2424E06F" w:rsidR="00E745AD" w:rsidRDefault="00E745AD">
      <w:pPr>
        <w:pStyle w:val="CommentText"/>
      </w:pPr>
      <w:r>
        <w:rPr>
          <w:rStyle w:val="CommentReference"/>
        </w:rPr>
        <w:annotationRef/>
      </w:r>
      <w:r>
        <w:t>We can use the same refs used for the hypothesis in the discussion</w:t>
      </w:r>
    </w:p>
  </w:comment>
  <w:comment w:id="1363" w:author="Daniel Noble" w:date="2023-09-13T10:33:00Z" w:initials="DN">
    <w:p w14:paraId="65247D93" w14:textId="12DAEF39" w:rsidR="003167C0" w:rsidRDefault="003167C0">
      <w:pPr>
        <w:pStyle w:val="CommentText"/>
      </w:pPr>
      <w:r>
        <w:rPr>
          <w:rStyle w:val="CommentReference"/>
        </w:rPr>
        <w:annotationRef/>
      </w:r>
      <w:r w:rsidR="00000000">
        <w:rPr>
          <w:noProof/>
        </w:rPr>
        <w:t xml:space="preserve">Given that we have </w:t>
      </w:r>
      <w:r w:rsidR="00000000">
        <w:rPr>
          <w:noProof/>
        </w:rPr>
        <w:t>table 1 now we could probably just remove the annotation as Table 1 provides this about effects in relation to overall temp</w:t>
      </w:r>
      <w:r w:rsidR="00000000">
        <w:rPr>
          <w:noProof/>
        </w:rPr>
        <w:t xml:space="preserve"> / i</w:t>
      </w:r>
      <w:r w:rsidR="00000000">
        <w:rPr>
          <w:noProof/>
        </w:rPr>
        <w:t>nvestment and then interactions. Can y</w:t>
      </w:r>
      <w:r w:rsidR="00000000">
        <w:rPr>
          <w:noProof/>
        </w:rPr>
        <w:t>ou update the figures</w:t>
      </w:r>
      <w:r w:rsidR="00000000">
        <w:rPr>
          <w:noProof/>
        </w:rPr>
        <w:t xml:space="preserve"> and streamline the colours? I</w:t>
      </w:r>
      <w:r w:rsidR="00000000">
        <w:rPr>
          <w:noProof/>
        </w:rPr>
        <w:t xml:space="preserve">'m not sure where that code </w:t>
      </w:r>
      <w:r w:rsidR="00000000">
        <w:rPr>
          <w:noProof/>
        </w:rPr>
        <w:t>is and I think you did some editing to them outside.</w:t>
      </w:r>
    </w:p>
  </w:comment>
  <w:comment w:id="1364" w:author="Daniel Noble" w:date="2023-08-11T11:59:00Z" w:initials="DN">
    <w:p w14:paraId="66348040" w14:textId="2B3E91AE" w:rsidR="00FA111B" w:rsidRDefault="00FA111B">
      <w:pPr>
        <w:pStyle w:val="CommentText"/>
      </w:pPr>
      <w:r>
        <w:rPr>
          <w:rStyle w:val="CommentReference"/>
        </w:rPr>
        <w:annotationRef/>
      </w:r>
      <w:r>
        <w:t xml:space="preserve">I find the legend hard with the colour. Why not just keep the colours the same for the maternal investment? Why have two colours for control and 2 for </w:t>
      </w:r>
      <w:proofErr w:type="spellStart"/>
      <w:r>
        <w:t>tolk</w:t>
      </w:r>
      <w:proofErr w:type="spellEnd"/>
      <w:r>
        <w:t xml:space="preserve"> reduced? It makes it slightly confusing. Just unify it across all figures so the colour means the same thing. </w:t>
      </w:r>
      <w:r w:rsidR="00316AC3">
        <w:t>You don’t need colours to coincide with species because you already have species on the y-</w:t>
      </w:r>
      <w:proofErr w:type="spellStart"/>
      <w:r w:rsidR="00316AC3">
        <w:t>acis</w:t>
      </w:r>
      <w:proofErr w:type="spellEnd"/>
      <w:r w:rsidR="00316AC3">
        <w:t xml:space="preserve">. </w:t>
      </w:r>
    </w:p>
  </w:comment>
  <w:comment w:id="1365" w:author="Daniel Noble" w:date="2023-08-11T12:38:00Z" w:initials="DN">
    <w:p w14:paraId="28A27C9D" w14:textId="5597D941" w:rsidR="00503A3B" w:rsidRDefault="00503A3B">
      <w:pPr>
        <w:pStyle w:val="CommentText"/>
      </w:pPr>
      <w:r>
        <w:rPr>
          <w:rStyle w:val="CommentReference"/>
        </w:rPr>
        <w:annotationRef/>
      </w:r>
      <w:r>
        <w:t xml:space="preserve">Also, I’ve written a new function that also pools posteriors to calculate the main effects. My values don’t seem to match yours in the figure….and the ones I have seem to make more sense </w:t>
      </w:r>
      <w:proofErr w:type="spellStart"/>
      <w:r>
        <w:t>base don</w:t>
      </w:r>
      <w:proofErr w:type="spellEnd"/>
      <w:r>
        <w:t xml:space="preserve"> the raw data so I’m not sure what is up….O could be wrong, but maybe these are missed up somewhere. Or, maybe you’re using the age corrected models? I’m not totally sure.</w:t>
      </w:r>
    </w:p>
  </w:comment>
  <w:comment w:id="1366" w:author="Maider Iglesias" w:date="2023-09-12T23:44:00Z" w:initials="MI">
    <w:p w14:paraId="57A55D9F" w14:textId="6C9AE8DF" w:rsidR="0087034E" w:rsidRDefault="0087034E">
      <w:pPr>
        <w:pStyle w:val="CommentText"/>
      </w:pPr>
      <w:r>
        <w:rPr>
          <w:rStyle w:val="CommentReference"/>
        </w:rPr>
        <w:annotationRef/>
      </w:r>
      <w:r>
        <w:t xml:space="preserve">Change colour of species to be the same.  Also, I will check what’s going on with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4CA6E" w15:done="0"/>
  <w15:commentEx w15:paraId="09A18A74" w15:done="0"/>
  <w15:commentEx w15:paraId="533A5C91" w15:paraIdParent="09A18A74" w15:done="0"/>
  <w15:commentEx w15:paraId="2ABDA23C" w15:done="0"/>
  <w15:commentEx w15:paraId="201869B4" w15:done="0"/>
  <w15:commentEx w15:paraId="4805AAE4" w15:done="0"/>
  <w15:commentEx w15:paraId="0F254799" w15:done="0"/>
  <w15:commentEx w15:paraId="2612CC4A" w15:paraIdParent="0F254799" w15:done="0"/>
  <w15:commentEx w15:paraId="0DCDABFC" w15:done="0"/>
  <w15:commentEx w15:paraId="05247F48" w15:paraIdParent="0DCDABFC" w15:done="0"/>
  <w15:commentEx w15:paraId="6C0C11BA" w15:done="0"/>
  <w15:commentEx w15:paraId="2B5E9928" w15:done="0"/>
  <w15:commentEx w15:paraId="586A19E8" w15:done="0"/>
  <w15:commentEx w15:paraId="650E8D03" w15:done="0"/>
  <w15:commentEx w15:paraId="1B88BDF5" w15:done="0"/>
  <w15:commentEx w15:paraId="0D381027" w15:done="0"/>
  <w15:commentEx w15:paraId="3D82B8A5" w15:done="0"/>
  <w15:commentEx w15:paraId="3B793E64" w15:done="0"/>
  <w15:commentEx w15:paraId="36FE773B" w15:done="0"/>
  <w15:commentEx w15:paraId="238EDDF4" w15:done="0"/>
  <w15:commentEx w15:paraId="60CE10A4" w15:done="0"/>
  <w15:commentEx w15:paraId="028B3260" w15:done="0"/>
  <w15:commentEx w15:paraId="13E6FE91" w15:done="0"/>
  <w15:commentEx w15:paraId="591CFDF6" w15:done="0"/>
  <w15:commentEx w15:paraId="14EE3472" w15:done="0"/>
  <w15:commentEx w15:paraId="59255D50" w15:done="0"/>
  <w15:commentEx w15:paraId="1EF178C4" w15:done="0"/>
  <w15:commentEx w15:paraId="594ABC16" w15:done="0"/>
  <w15:commentEx w15:paraId="04B6798B" w15:done="0"/>
  <w15:commentEx w15:paraId="7D54AF94" w15:done="0"/>
  <w15:commentEx w15:paraId="35CCC475" w15:done="0"/>
  <w15:commentEx w15:paraId="4944AA28" w15:paraIdParent="35CCC475" w15:done="0"/>
  <w15:commentEx w15:paraId="4E0AE270" w15:done="0"/>
  <w15:commentEx w15:paraId="2D0549FF" w15:done="0"/>
  <w15:commentEx w15:paraId="6533B94F" w15:done="0"/>
  <w15:commentEx w15:paraId="6842C1B7" w15:paraIdParent="6533B94F" w15:done="0"/>
  <w15:commentEx w15:paraId="754B1188" w15:paraIdParent="6533B94F" w15:done="0"/>
  <w15:commentEx w15:paraId="37DFA5BC" w15:done="0"/>
  <w15:commentEx w15:paraId="2E407D4C" w15:done="0"/>
  <w15:commentEx w15:paraId="65247D93" w15:done="0"/>
  <w15:commentEx w15:paraId="66348040" w15:done="0"/>
  <w15:commentEx w15:paraId="28A27C9D" w15:paraIdParent="66348040" w15:done="0"/>
  <w15:commentEx w15:paraId="57A55D9F" w15:paraIdParent="66348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6D4D" w16cex:dateUtc="2023-07-18T09:58:00Z"/>
  <w16cex:commentExtensible w16cex:durableId="286E265C" w16cex:dateUtc="2023-07-28T01:34:00Z"/>
  <w16cex:commentExtensible w16cex:durableId="28AB73BD" w16cex:dateUtc="2023-09-12T13:33:00Z"/>
  <w16cex:commentExtensible w16cex:durableId="282C9559" w16cex:dateUtc="2023-06-08T07:58:00Z"/>
  <w16cex:commentExtensible w16cex:durableId="286E269F" w16cex:dateUtc="2023-07-28T01:35:00Z"/>
  <w16cex:commentExtensible w16cex:durableId="282C956C" w16cex:dateUtc="2023-06-08T07:59:00Z"/>
  <w16cex:commentExtensible w16cex:durableId="286E26F5" w16cex:dateUtc="2023-07-28T01:37:00Z"/>
  <w16cex:commentExtensible w16cex:durableId="28AB740C" w16cex:dateUtc="2023-09-12T13:34:00Z"/>
  <w16cex:commentExtensible w16cex:durableId="286E2932" w16cex:dateUtc="2023-07-28T01:46:00Z"/>
  <w16cex:commentExtensible w16cex:durableId="28AB7434" w16cex:dateUtc="2023-09-12T13:35:00Z"/>
  <w16cex:commentExtensible w16cex:durableId="286E2914" w16cex:dateUtc="2023-07-28T01:46:00Z"/>
  <w16cex:commentExtensible w16cex:durableId="286E2B80" w16cex:dateUtc="2023-07-28T01:56:00Z"/>
  <w16cex:commentExtensible w16cex:durableId="7A25D405" w16cex:dateUtc="2023-09-13T03:21:00Z"/>
  <w16cex:commentExtensible w16cex:durableId="39740334" w16cex:dateUtc="2023-08-11T02:42:00Z"/>
  <w16cex:commentExtensible w16cex:durableId="2880AE16" w16cex:dateUtc="2023-08-11T02:54:00Z"/>
  <w16cex:commentExtensible w16cex:durableId="2880AB8B" w16cex:dateUtc="2023-08-11T02:43:00Z"/>
  <w16cex:commentExtensible w16cex:durableId="2880AB3C" w16cex:dateUtc="2023-08-11T02:42:00Z"/>
  <w16cex:commentExtensible w16cex:durableId="28721315" w16cex:dateUtc="2023-07-31T01:01:00Z"/>
  <w16cex:commentExtensible w16cex:durableId="286E36E4" w16cex:dateUtc="2023-07-28T02:45:00Z"/>
  <w16cex:commentExtensible w16cex:durableId="286E375E" w16cex:dateUtc="2023-07-28T02:47:00Z"/>
  <w16cex:commentExtensible w16cex:durableId="286E357D" w16cex:dateUtc="2023-07-28T02:39:00Z"/>
  <w16cex:commentExtensible w16cex:durableId="286E38CF" w16cex:dateUtc="2023-07-28T02:53:00Z"/>
  <w16cex:commentExtensible w16cex:durableId="286E3906" w16cex:dateUtc="2023-07-28T02:54:00Z"/>
  <w16cex:commentExtensible w16cex:durableId="286E5555" w16cex:dateUtc="2023-07-28T04:55:00Z"/>
  <w16cex:commentExtensible w16cex:durableId="286E560F" w16cex:dateUtc="2023-07-28T04:58:00Z"/>
  <w16cex:commentExtensible w16cex:durableId="286E63FB" w16cex:dateUtc="2023-07-28T05:57:00Z"/>
  <w16cex:commentExtensible w16cex:durableId="286E6488" w16cex:dateUtc="2023-07-28T06:00:00Z"/>
  <w16cex:commentExtensible w16cex:durableId="2880B11D" w16cex:dateUtc="2023-08-11T03:07:00Z"/>
  <w16cex:commentExtensible w16cex:durableId="28AB74A2" w16cex:dateUtc="2023-09-12T13:37:00Z"/>
  <w16cex:commentExtensible w16cex:durableId="286E6717" w16cex:dateUtc="2023-07-28T06:11:00Z"/>
  <w16cex:commentExtensible w16cex:durableId="2880AF14" w16cex:dateUtc="2023-08-11T02:59:00Z"/>
  <w16cex:commentExtensible w16cex:durableId="28AB7575" w16cex:dateUtc="2023-09-12T13:40:00Z"/>
  <w16cex:commentExtensible w16cex:durableId="2880AF4E" w16cex:dateUtc="2023-08-11T02:59:00Z"/>
  <w16cex:commentExtensible w16cex:durableId="2880AFA6" w16cex:dateUtc="2023-08-11T03:01:00Z"/>
  <w16cex:commentExtensible w16cex:durableId="2880AFC5" w16cex:dateUtc="2023-08-11T03:01:00Z"/>
  <w16cex:commentExtensible w16cex:durableId="2880AFF9" w16cex:dateUtc="2023-08-11T03:02:00Z"/>
  <w16cex:commentExtensible w16cex:durableId="28AB75BD" w16cex:dateUtc="2023-09-12T13:41:00Z"/>
  <w16cex:commentExtensible w16cex:durableId="2880B1F6" w16cex:dateUtc="2023-08-11T03:11:00Z"/>
  <w16cex:commentExtensible w16cex:durableId="28616051" w16cex:dateUtc="2023-07-18T09:02:00Z"/>
  <w16cex:commentExtensible w16cex:durableId="4B46936C" w16cex:dateUtc="2023-09-13T00:33:00Z"/>
  <w16cex:commentExtensible w16cex:durableId="2880A126" w16cex:dateUtc="2023-08-11T01:59:00Z"/>
  <w16cex:commentExtensible w16cex:durableId="2880AA4A" w16cex:dateUtc="2023-08-11T02:38:00Z"/>
  <w16cex:commentExtensible w16cex:durableId="28AB7667" w16cex:dateUtc="2023-09-12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4CA6E" w16cid:durableId="28616D4D"/>
  <w16cid:commentId w16cid:paraId="09A18A74" w16cid:durableId="286E265C"/>
  <w16cid:commentId w16cid:paraId="533A5C91" w16cid:durableId="28AB73BD"/>
  <w16cid:commentId w16cid:paraId="2ABDA23C" w16cid:durableId="282C9559"/>
  <w16cid:commentId w16cid:paraId="201869B4" w16cid:durableId="286E269F"/>
  <w16cid:commentId w16cid:paraId="4805AAE4" w16cid:durableId="282C956C"/>
  <w16cid:commentId w16cid:paraId="0F254799" w16cid:durableId="286E26F5"/>
  <w16cid:commentId w16cid:paraId="2612CC4A" w16cid:durableId="28AB740C"/>
  <w16cid:commentId w16cid:paraId="0DCDABFC" w16cid:durableId="286E2932"/>
  <w16cid:commentId w16cid:paraId="05247F48" w16cid:durableId="28AB7434"/>
  <w16cid:commentId w16cid:paraId="6C0C11BA" w16cid:durableId="286E2914"/>
  <w16cid:commentId w16cid:paraId="2B5E9928" w16cid:durableId="286E2B80"/>
  <w16cid:commentId w16cid:paraId="586A19E8" w16cid:durableId="7A25D405"/>
  <w16cid:commentId w16cid:paraId="650E8D03" w16cid:durableId="39740334"/>
  <w16cid:commentId w16cid:paraId="1B88BDF5" w16cid:durableId="2880AE16"/>
  <w16cid:commentId w16cid:paraId="0D381027" w16cid:durableId="2880AB8B"/>
  <w16cid:commentId w16cid:paraId="3D82B8A5" w16cid:durableId="2880AB3C"/>
  <w16cid:commentId w16cid:paraId="3B793E64" w16cid:durableId="28721315"/>
  <w16cid:commentId w16cid:paraId="36FE773B" w16cid:durableId="286E36E4"/>
  <w16cid:commentId w16cid:paraId="238EDDF4" w16cid:durableId="286E375E"/>
  <w16cid:commentId w16cid:paraId="60CE10A4" w16cid:durableId="286E357D"/>
  <w16cid:commentId w16cid:paraId="028B3260" w16cid:durableId="286E38CF"/>
  <w16cid:commentId w16cid:paraId="13E6FE91" w16cid:durableId="286E3906"/>
  <w16cid:commentId w16cid:paraId="591CFDF6" w16cid:durableId="286E5555"/>
  <w16cid:commentId w16cid:paraId="14EE3472" w16cid:durableId="286E560F"/>
  <w16cid:commentId w16cid:paraId="59255D50" w16cid:durableId="286E63FB"/>
  <w16cid:commentId w16cid:paraId="1EF178C4" w16cid:durableId="286E6488"/>
  <w16cid:commentId w16cid:paraId="594ABC16" w16cid:durableId="2880B11D"/>
  <w16cid:commentId w16cid:paraId="04B6798B" w16cid:durableId="28AB74A2"/>
  <w16cid:commentId w16cid:paraId="7D54AF94" w16cid:durableId="286E6717"/>
  <w16cid:commentId w16cid:paraId="35CCC475" w16cid:durableId="2880AF14"/>
  <w16cid:commentId w16cid:paraId="4944AA28" w16cid:durableId="28AB7575"/>
  <w16cid:commentId w16cid:paraId="4E0AE270" w16cid:durableId="2880AF4E"/>
  <w16cid:commentId w16cid:paraId="2D0549FF" w16cid:durableId="2880AFA6"/>
  <w16cid:commentId w16cid:paraId="6533B94F" w16cid:durableId="2880AFC5"/>
  <w16cid:commentId w16cid:paraId="6842C1B7" w16cid:durableId="2880AFF9"/>
  <w16cid:commentId w16cid:paraId="754B1188" w16cid:durableId="28AB75BD"/>
  <w16cid:commentId w16cid:paraId="37DFA5BC" w16cid:durableId="2880B1F6"/>
  <w16cid:commentId w16cid:paraId="2E407D4C" w16cid:durableId="28616051"/>
  <w16cid:commentId w16cid:paraId="65247D93" w16cid:durableId="4B46936C"/>
  <w16cid:commentId w16cid:paraId="66348040" w16cid:durableId="2880A126"/>
  <w16cid:commentId w16cid:paraId="28A27C9D" w16cid:durableId="2880AA4A"/>
  <w16cid:commentId w16cid:paraId="57A55D9F" w16cid:durableId="28AB76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9043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43C38"/>
    <w:rsid w:val="00052237"/>
    <w:rsid w:val="00057580"/>
    <w:rsid w:val="000773CD"/>
    <w:rsid w:val="000B01BB"/>
    <w:rsid w:val="000D127C"/>
    <w:rsid w:val="000F0790"/>
    <w:rsid w:val="000F24C7"/>
    <w:rsid w:val="00114216"/>
    <w:rsid w:val="00130443"/>
    <w:rsid w:val="00147C00"/>
    <w:rsid w:val="00161819"/>
    <w:rsid w:val="00165953"/>
    <w:rsid w:val="00171C9D"/>
    <w:rsid w:val="00181479"/>
    <w:rsid w:val="00183721"/>
    <w:rsid w:val="00196FB9"/>
    <w:rsid w:val="001A15BA"/>
    <w:rsid w:val="001A22FE"/>
    <w:rsid w:val="001B4F84"/>
    <w:rsid w:val="001C038F"/>
    <w:rsid w:val="001D351C"/>
    <w:rsid w:val="001D4C50"/>
    <w:rsid w:val="001D7556"/>
    <w:rsid w:val="001E3167"/>
    <w:rsid w:val="00235A0B"/>
    <w:rsid w:val="002A0D33"/>
    <w:rsid w:val="002B0F51"/>
    <w:rsid w:val="002B79EC"/>
    <w:rsid w:val="002D3F48"/>
    <w:rsid w:val="002E10F8"/>
    <w:rsid w:val="002F7C30"/>
    <w:rsid w:val="00315215"/>
    <w:rsid w:val="003167C0"/>
    <w:rsid w:val="00316AC3"/>
    <w:rsid w:val="00322794"/>
    <w:rsid w:val="00326568"/>
    <w:rsid w:val="00330B59"/>
    <w:rsid w:val="003466EF"/>
    <w:rsid w:val="00365EC8"/>
    <w:rsid w:val="003835CF"/>
    <w:rsid w:val="00390F7A"/>
    <w:rsid w:val="00391875"/>
    <w:rsid w:val="00394892"/>
    <w:rsid w:val="003C0EE8"/>
    <w:rsid w:val="003C18E8"/>
    <w:rsid w:val="003E3BDE"/>
    <w:rsid w:val="003E63C5"/>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5EA1"/>
    <w:rsid w:val="004D3E6C"/>
    <w:rsid w:val="004F18CF"/>
    <w:rsid w:val="004F3FED"/>
    <w:rsid w:val="00501C20"/>
    <w:rsid w:val="00503A3B"/>
    <w:rsid w:val="00505B1F"/>
    <w:rsid w:val="00505D74"/>
    <w:rsid w:val="00513154"/>
    <w:rsid w:val="005206FB"/>
    <w:rsid w:val="00532345"/>
    <w:rsid w:val="00535061"/>
    <w:rsid w:val="00560544"/>
    <w:rsid w:val="00563E21"/>
    <w:rsid w:val="00564D26"/>
    <w:rsid w:val="00577F09"/>
    <w:rsid w:val="005860B5"/>
    <w:rsid w:val="00594CBE"/>
    <w:rsid w:val="005950F7"/>
    <w:rsid w:val="005A6956"/>
    <w:rsid w:val="005A6ECE"/>
    <w:rsid w:val="005B2B73"/>
    <w:rsid w:val="005B7AF0"/>
    <w:rsid w:val="005C1355"/>
    <w:rsid w:val="005C3684"/>
    <w:rsid w:val="005E1370"/>
    <w:rsid w:val="006579EB"/>
    <w:rsid w:val="006603D1"/>
    <w:rsid w:val="00664824"/>
    <w:rsid w:val="00667CCC"/>
    <w:rsid w:val="00675A37"/>
    <w:rsid w:val="006C2454"/>
    <w:rsid w:val="00714FD6"/>
    <w:rsid w:val="007203F5"/>
    <w:rsid w:val="00720E8E"/>
    <w:rsid w:val="007376DF"/>
    <w:rsid w:val="0074150F"/>
    <w:rsid w:val="00741C30"/>
    <w:rsid w:val="007740EB"/>
    <w:rsid w:val="0079698D"/>
    <w:rsid w:val="007B5CE9"/>
    <w:rsid w:val="007B7544"/>
    <w:rsid w:val="007D1FA6"/>
    <w:rsid w:val="007E71A0"/>
    <w:rsid w:val="007F5FC3"/>
    <w:rsid w:val="00812A40"/>
    <w:rsid w:val="0081543C"/>
    <w:rsid w:val="00825C41"/>
    <w:rsid w:val="00834D60"/>
    <w:rsid w:val="00844D7D"/>
    <w:rsid w:val="008476DB"/>
    <w:rsid w:val="00850BF0"/>
    <w:rsid w:val="00852E61"/>
    <w:rsid w:val="00865521"/>
    <w:rsid w:val="0087034E"/>
    <w:rsid w:val="008705C7"/>
    <w:rsid w:val="00873CDA"/>
    <w:rsid w:val="00886F59"/>
    <w:rsid w:val="00891A79"/>
    <w:rsid w:val="008C23AE"/>
    <w:rsid w:val="008C6925"/>
    <w:rsid w:val="008C728C"/>
    <w:rsid w:val="008D5E8E"/>
    <w:rsid w:val="008D6946"/>
    <w:rsid w:val="008E4FA8"/>
    <w:rsid w:val="00901752"/>
    <w:rsid w:val="0090214F"/>
    <w:rsid w:val="00907ED6"/>
    <w:rsid w:val="009118AD"/>
    <w:rsid w:val="009202CF"/>
    <w:rsid w:val="00920750"/>
    <w:rsid w:val="00926761"/>
    <w:rsid w:val="00960C1D"/>
    <w:rsid w:val="00972836"/>
    <w:rsid w:val="00975014"/>
    <w:rsid w:val="00992EEF"/>
    <w:rsid w:val="009A1AB3"/>
    <w:rsid w:val="009A2F96"/>
    <w:rsid w:val="009A621C"/>
    <w:rsid w:val="009C4DAE"/>
    <w:rsid w:val="009D65BC"/>
    <w:rsid w:val="009E3C31"/>
    <w:rsid w:val="009E5343"/>
    <w:rsid w:val="00A03811"/>
    <w:rsid w:val="00A05AF6"/>
    <w:rsid w:val="00A34DE3"/>
    <w:rsid w:val="00A4371D"/>
    <w:rsid w:val="00A65BF1"/>
    <w:rsid w:val="00A675FD"/>
    <w:rsid w:val="00A72B37"/>
    <w:rsid w:val="00A80B8C"/>
    <w:rsid w:val="00A8227D"/>
    <w:rsid w:val="00A82B05"/>
    <w:rsid w:val="00A97823"/>
    <w:rsid w:val="00AA5BE4"/>
    <w:rsid w:val="00AB04E1"/>
    <w:rsid w:val="00AB10EF"/>
    <w:rsid w:val="00AC07A6"/>
    <w:rsid w:val="00AC437A"/>
    <w:rsid w:val="00AC75F2"/>
    <w:rsid w:val="00AD06F0"/>
    <w:rsid w:val="00AD5274"/>
    <w:rsid w:val="00B16CBA"/>
    <w:rsid w:val="00B20594"/>
    <w:rsid w:val="00B23111"/>
    <w:rsid w:val="00B26F51"/>
    <w:rsid w:val="00B45B4F"/>
    <w:rsid w:val="00B7145A"/>
    <w:rsid w:val="00B94023"/>
    <w:rsid w:val="00BA49DB"/>
    <w:rsid w:val="00BB656C"/>
    <w:rsid w:val="00BB7CF4"/>
    <w:rsid w:val="00BC3265"/>
    <w:rsid w:val="00BC4627"/>
    <w:rsid w:val="00BE18ED"/>
    <w:rsid w:val="00BE2269"/>
    <w:rsid w:val="00BE2B56"/>
    <w:rsid w:val="00BF2CF2"/>
    <w:rsid w:val="00C37AB6"/>
    <w:rsid w:val="00C41228"/>
    <w:rsid w:val="00C817F0"/>
    <w:rsid w:val="00CA75DA"/>
    <w:rsid w:val="00CB58FF"/>
    <w:rsid w:val="00CC3E94"/>
    <w:rsid w:val="00CC6D53"/>
    <w:rsid w:val="00CE7DBE"/>
    <w:rsid w:val="00CF2BAA"/>
    <w:rsid w:val="00D055DE"/>
    <w:rsid w:val="00D10BB7"/>
    <w:rsid w:val="00D2463B"/>
    <w:rsid w:val="00D27CC1"/>
    <w:rsid w:val="00D34BFB"/>
    <w:rsid w:val="00D96BCE"/>
    <w:rsid w:val="00DA476D"/>
    <w:rsid w:val="00DA698F"/>
    <w:rsid w:val="00DB148E"/>
    <w:rsid w:val="00DB22C5"/>
    <w:rsid w:val="00DF0F91"/>
    <w:rsid w:val="00DF0FE8"/>
    <w:rsid w:val="00E40629"/>
    <w:rsid w:val="00E5579D"/>
    <w:rsid w:val="00E6301E"/>
    <w:rsid w:val="00E66D38"/>
    <w:rsid w:val="00E708D1"/>
    <w:rsid w:val="00E7176F"/>
    <w:rsid w:val="00E745AD"/>
    <w:rsid w:val="00E7515C"/>
    <w:rsid w:val="00E76879"/>
    <w:rsid w:val="00E927B1"/>
    <w:rsid w:val="00E965C8"/>
    <w:rsid w:val="00EC2279"/>
    <w:rsid w:val="00ED039F"/>
    <w:rsid w:val="00EE12FF"/>
    <w:rsid w:val="00EF240F"/>
    <w:rsid w:val="00F01951"/>
    <w:rsid w:val="00F275E9"/>
    <w:rsid w:val="00F347CB"/>
    <w:rsid w:val="00F45BF3"/>
    <w:rsid w:val="00F50E12"/>
    <w:rsid w:val="00F52857"/>
    <w:rsid w:val="00F54667"/>
    <w:rsid w:val="00F56BE7"/>
    <w:rsid w:val="00F61533"/>
    <w:rsid w:val="00F63331"/>
    <w:rsid w:val="00F73BD1"/>
    <w:rsid w:val="00FA111B"/>
    <w:rsid w:val="00FC4469"/>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semiHidden/>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 w:type="table" w:styleId="TableGrid">
    <w:name w:val="Table Grid"/>
    <w:basedOn w:val="TableNormal"/>
    <w:uiPriority w:val="39"/>
    <w:rsid w:val="00DB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1852054">
      <w:bodyDiv w:val="1"/>
      <w:marLeft w:val="0"/>
      <w:marRight w:val="0"/>
      <w:marTop w:val="0"/>
      <w:marBottom w:val="0"/>
      <w:divBdr>
        <w:top w:val="none" w:sz="0" w:space="0" w:color="auto"/>
        <w:left w:val="none" w:sz="0" w:space="0" w:color="auto"/>
        <w:bottom w:val="none" w:sz="0" w:space="0" w:color="auto"/>
        <w:right w:val="none" w:sz="0" w:space="0" w:color="auto"/>
      </w:divBdr>
      <w:divsChild>
        <w:div w:id="1852140112">
          <w:marLeft w:val="0"/>
          <w:marRight w:val="0"/>
          <w:marTop w:val="0"/>
          <w:marBottom w:val="0"/>
          <w:divBdr>
            <w:top w:val="none" w:sz="0" w:space="0" w:color="auto"/>
            <w:left w:val="none" w:sz="0" w:space="0" w:color="auto"/>
            <w:bottom w:val="none" w:sz="0" w:space="0" w:color="auto"/>
            <w:right w:val="none" w:sz="0" w:space="0" w:color="auto"/>
          </w:divBdr>
          <w:divsChild>
            <w:div w:id="11506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citations?user=7I4IEhoAAAAJ&amp;hl=en&amp;oi=sra" TargetMode="External"/><Relationship Id="rId2" Type="http://schemas.openxmlformats.org/officeDocument/2006/relationships/hyperlink" Target="https://scholar.google.com/citations?user=okwuU2kAAAAJ&amp;hl=en&amp;oi=sra" TargetMode="External"/><Relationship Id="rId1" Type="http://schemas.openxmlformats.org/officeDocument/2006/relationships/hyperlink" Target="http://www.zoology.ubc.ca/~bio418/sinervo%20&amp;%20basolo%201996%20in%20rose%20&amp;%20lauder%20adaptation.pdf" TargetMode="External"/><Relationship Id="rId4" Type="http://schemas.openxmlformats.org/officeDocument/2006/relationships/hyperlink" Target="https://royalsocietypublishing.org/doi/abs/10.1098/rstb.2022.0137"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9227F0733BB7504192C0565E5360E5CE"/>
        <w:category>
          <w:name w:val="General"/>
          <w:gallery w:val="placeholder"/>
        </w:category>
        <w:types>
          <w:type w:val="bbPlcHdr"/>
        </w:types>
        <w:behaviors>
          <w:behavior w:val="content"/>
        </w:behaviors>
        <w:guid w:val="{959A9607-E3A2-BC49-907C-B5EFE897560D}"/>
      </w:docPartPr>
      <w:docPartBody>
        <w:p w:rsidR="00543A73" w:rsidRDefault="000C7C40" w:rsidP="000C7C40">
          <w:pPr>
            <w:pStyle w:val="9227F0733BB7504192C0565E5360E5CE"/>
          </w:pPr>
          <w:r w:rsidRPr="00D40579">
            <w:rPr>
              <w:rStyle w:val="PlaceholderText"/>
            </w:rPr>
            <w:t>Click or tap here to enter text.</w:t>
          </w:r>
        </w:p>
      </w:docPartBody>
    </w:docPart>
    <w:docPart>
      <w:docPartPr>
        <w:name w:val="CDDAEA379241CF4A84772847FBD89EFA"/>
        <w:category>
          <w:name w:val="General"/>
          <w:gallery w:val="placeholder"/>
        </w:category>
        <w:types>
          <w:type w:val="bbPlcHdr"/>
        </w:types>
        <w:behaviors>
          <w:behavior w:val="content"/>
        </w:behaviors>
        <w:guid w:val="{4777A649-6853-A145-BC87-CE17DCAD2FB2}"/>
      </w:docPartPr>
      <w:docPartBody>
        <w:p w:rsidR="00543A73" w:rsidRDefault="000C7C40" w:rsidP="000C7C40">
          <w:pPr>
            <w:pStyle w:val="CDDAEA379241CF4A84772847FBD89EFA"/>
          </w:pPr>
          <w:r w:rsidRPr="00D40579">
            <w:rPr>
              <w:rStyle w:val="PlaceholderText"/>
            </w:rPr>
            <w:t>Click or tap here to enter text.</w:t>
          </w:r>
        </w:p>
      </w:docPartBody>
    </w:docPart>
    <w:docPart>
      <w:docPartPr>
        <w:name w:val="0ED1D6D047650A4F898055A049B46F8E"/>
        <w:category>
          <w:name w:val="General"/>
          <w:gallery w:val="placeholder"/>
        </w:category>
        <w:types>
          <w:type w:val="bbPlcHdr"/>
        </w:types>
        <w:behaviors>
          <w:behavior w:val="content"/>
        </w:behaviors>
        <w:guid w:val="{273275FA-E6C7-AF4D-A4A6-213ECEAD5A7F}"/>
      </w:docPartPr>
      <w:docPartBody>
        <w:p w:rsidR="00DF2F9A" w:rsidRDefault="00D423C6" w:rsidP="00D423C6">
          <w:pPr>
            <w:pStyle w:val="0ED1D6D047650A4F898055A049B46F8E"/>
          </w:pPr>
          <w:r w:rsidRPr="00D45893">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39739C"/>
    <w:rsid w:val="005367AE"/>
    <w:rsid w:val="00540696"/>
    <w:rsid w:val="00543A73"/>
    <w:rsid w:val="006F3102"/>
    <w:rsid w:val="00872D53"/>
    <w:rsid w:val="00A151DF"/>
    <w:rsid w:val="00A777B4"/>
    <w:rsid w:val="00CB1973"/>
    <w:rsid w:val="00D423C6"/>
    <w:rsid w:val="00DF2F9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3C6"/>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9227F0733BB7504192C0565E5360E5CE">
    <w:name w:val="9227F0733BB7504192C0565E5360E5CE"/>
    <w:rsid w:val="000C7C40"/>
  </w:style>
  <w:style w:type="paragraph" w:customStyle="1" w:styleId="CDDAEA379241CF4A84772847FBD89EFA">
    <w:name w:val="CDDAEA379241CF4A84772847FBD89EFA"/>
    <w:rsid w:val="000C7C40"/>
  </w:style>
  <w:style w:type="paragraph" w:customStyle="1" w:styleId="0ED1D6D047650A4F898055A049B46F8E">
    <w:name w:val="0ED1D6D047650A4F898055A049B46F8E"/>
    <w:rsid w:val="00D423C6"/>
    <w:rPr>
      <w:kern w:val="2"/>
      <w14:ligatures w14:val="standardContextual"/>
    </w:rPr>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fae1711-13a4-40e4-9cbc-ff7c6f8c29e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f8ab7b6e-9209-4845-9029-fca331def232&quot;,&quot;properties&quot;:{&quot;noteIndex&quot;:0},&quot;isEdited&quot;:false,&quot;manualOverride&quot;:{&quot;isManuallyOverridden&quot;:false,&quot;citeprocText&quot;:&quot;(Cooper, 1999; Lima &amp;#38; Dill, 1990; Sih, 1992)&quot;,&quot;manualOverrideText&quot;:&quot;&quot;},&quot;citationTag&quot;:&quot;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quot;,&quot;citationItems&quot;:[{&quot;id&quot;:&quot;f3d572e7-65b2-3281-a36c-29b7abc5446e&quot;,&quot;itemData&quot;:{&quot;type&quot;:&quot;article-journal&quot;,&quot;id&quot;:&quot;f3d572e7-65b2-3281-a36c-29b7abc5446e&quot;,&quot;title&quot;:&quot;Behavioral decisions made under the risk of predation: a review and prospectus&quot;,&quot;author&quot;:[{&quot;family&quot;:&quot;Lima&quot;,&quot;given&quot;:&quot;Steven L.&quot;,&quot;parse-names&quot;:false,&quot;dropping-particle&quot;:&quot;&quot;,&quot;non-dropping-particle&quot;:&quot;&quot;},{&quot;family&quot;:&quot;Dill&quot;,&quot;given&quot;:&quot;Lawrence M.&quot;,&quot;parse-names&quot;:false,&quot;dropping-particle&quot;:&quot;&quot;,&quot;non-dropping-particle&quot;:&quot;&quot;}],&quot;container-title&quot;:&quot;Canadian Journal of Zoology&quot;,&quot;container-title-short&quot;:&quot;Can J Zool&quot;,&quot;DOI&quot;:&quot;10.1139/z90-092&quot;,&quot;ISBN&quot;:&quot;0008-4301&quot;,&quot;ISSN&quot;:&quot;0008-4301&quot;,&quot;issued&quot;:{&quot;date-parts&quot;:[[1990]]},&quot;page&quot;:&quot;619-640&quot;,&quot;abstract&quot;:&quot;Predation has long been implicated as a major selective force in the evolution of several morphological and behavioral characteristics of animals. The importance of predation during evolutionary time is clear, but growing evidence suggests that animals also have the ability to assess and behaviorally influence their risk of being preyed upon in ecological time (i.e., during their lifetime). We develop an abstraction of the predation process in which several components of predation risk are identified. A review of the literature indicates that an animal's ability to assess and behaviorally control one or more of these components strongly influences decision making in feeding animals, as well as in animals deciding when and how to escape predators, when and how to be social, or even, for fishes, when and how to breathe air. This review also reveals that such decision making reflects apparent trade-offs between the risk of predation and the benefits to be gained from engaging in a given activity. Despite thi...&quot;,&quot;issue&quot;:&quot;4&quot;,&quot;volume&quot;:&quot;68&quot;},&quot;isTemporary&quot;:false},{&quot;id&quot;:&quot;6b79eed2-7776-3f86-a986-983056962635&quot;,&quot;itemData&quot;:{&quot;type&quot;:&quot;article-journal&quot;,&quot;id&quot;:&quot;6b79eed2-7776-3f86-a986-983056962635&quot;,&quot;title&quot;:&quot;Prey uncertainty and the balancing of antipredator and feeding needs&quot;,&quot;author&quot;:[{&quot;family&quot;:&quot;Sih&quot;,&quot;given&quot;:&quot;Andrew&quot;,&quot;parse-names&quot;:false,&quot;dropping-particle&quot;:&quot;&quot;,&quot;non-dropping-particle&quot;:&quot;&quot;}],&quot;container-title&quot;:&quot;The American naturalist&quot;,&quot;container-title-short&quot;:&quot;Am Nat&quot;,&quot;issued&quot;:{&quot;date-parts&quot;:[[1992]]},&quot;page&quot;:&quot;1052-1069&quot;,&quot;issue&quot;:&quot;5&quot;,&quot;volume&quot;:&quot;139&quot;},&quot;isTemporary&quot;:false},{&quot;id&quot;:&quot;66441afc-d113-332b-b375-dff9d918c65b&quot;,&quot;itemData&quot;:{&quot;type&quot;:&quot;article-journal&quot;,&quot;id&quot;:&quot;66441afc-d113-332b-b375-dff9d918c65b&quot;,&quot;title&quot;:&quot;Tradeoffs between courtship, fighting, and antipredatory behavior by a lizard, Eumeces laticeps&quot;,&quot;author&quot;:[{&quot;family&quot;:&quot;Cooper&quot;,&quot;given&quot;:&quot;William E.&quot;,&quot;parse-names&quot;:false,&quot;dropping-particle&quot;:&quot;&quot;,&quot;non-dropping-particle&quot;:&quot;&quot;}],&quot;container-title&quot;:&quot;Behavioral Ecology and Sociobiology&quot;,&quot;container-title-short&quot;:&quot;Behav Ecol Sociobiol&quot;,&quot;DOI&quot;:&quot;10.1007/s002650050649&quot;,&quot;ISBN&quot;:&quot;0340-5443&quot;,&quot;ISSN&quot;:&quot;03405443&quot;,&quot;issued&quot;:{&quot;date-parts&quot;:[[1999]]},&quot;page&quot;:&quot;54-59&quot;,&quot;abstract&quot;:&quot;Male fitness in many species depends strongly on social behaviors needed to obtain fertilizations and prevent loss of fertilizations to other males, but court- ship, copulation, and fighting may incur increased risk of predation. When demands for reproductive and antipre- datory behaviors conflict, fitness may be maximized by accepting some degree of risk to enhance reproductive success. To examine such tradeoffs, I introduced tethered conspecific males or females to adult male broad-headed skinks, Eumeces laticeps, in the field and observed how close they allowed a simulated predator (me) to approach before fleeing, or their latency to approach an introduced female located at different distances from the predator. When conspecific males were introduced, isolated and mate-guarding males initiated agonistic behaviors and permitted closer approach than control males, and mate- guarding males permitted closer approach than isolated males. When females were introduced, both isolated and mate-guarding males courted the introduced females and isolated males permitted closer approach than did mate- guarding males. These results for introduced males and females suggest that increasing risk was accepted when reproductive benefits were greater. Latency for isolated males to approach a conspecific female was greater when the predator was closer to the female, further sug- gesting sensitivity to predation risk during a reproductive opportunity. Relationships between reproductive and an- tipredatory behaviors have been studied much less than those between feeding and antipredatory behaviors, but this study indicates that animals balance increased risk of predation with the opportunity to perform several re- productively important behaviors&quot;,&quot;issue&quot;:&quot;1-2&quot;,&quot;volume&quot;:&quot;47&quot;},&quot;isTemporary&quot;:false}]},{&quot;citationID&quot;:&quot;MENDELEY_CITATION_ae39edfd-2e6c-4a28-b9e2-146dff82fa34&quot;,&quot;properties&quot;:{&quot;noteIndex&quot;:0},&quot;isEdited&quot;:false,&quot;manualOverride&quot;:{&quot;isManuallyOverridden&quot;:false,&quot;citeprocText&quot;:&quot;(DeWitt et al., 1998; Fox et al., 2019; Yeh &amp;#38; Price, 2004)&quot;,&quot;manualOverrideText&quot;:&quot;&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isTemporary&quot;:false}],&quot;citationTag&quot;:&quot;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quot;},{&quot;citationID&quot;:&quot;MENDELEY_CITATION_d0f51430-ef91-4cfb-a87d-5068f66f0b6d&quot;,&quot;properties&quot;:{&quot;noteIndex&quot;:0},&quot;isEdited&quot;:false,&quot;manualOverride&quot;:{&quot;isManuallyOverridden&quot;:false,&quot;citeprocText&quot;:&quot;(Oostra et al., 2018)&quot;,&quot;manualOverrideText&quot;:&quot;&quot;},&quot;citationTag&quot;:&quot;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1d43aa7b-6029-4571-a42f-c90767be8843&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2db9d5ec-b0df-4170-90b8-4c90a6d439fa&quot;,&quot;properties&quot;:{&quot;noteIndex&quot;:0},&quot;isEdited&quot;:false,&quot;manualOverride&quot;:{&quot;isManuallyOverridden&quot;:false,&quot;citeprocText&quot;:&quot;(Braña &amp;#38; Ji, 2000; Van Damme et al., 1992)&quot;,&quot;manualOverrideText&quot;:&quot;&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Tag&quot;:&quot;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D&quot;:&quot;MENDELEY_CITATION_1aec2aad-058d-43a7-9d78-f5b2c115bc44&quot;,&quot;properties&quot;:{&quot;noteIndex&quot;:0},&quot;isEdited&quot;:false,&quot;manualOverride&quot;:{&quot;isManuallyOverridden&quot;:false,&quot;citeprocText&quot;:&quot;(Cheetham et al., 2011)&quot;,&quot;manualOverrideText&quot;:&quot;&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Tag&quot;:&quot;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8496</Words>
  <Characters>48431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Daniel Noble</cp:lastModifiedBy>
  <cp:revision>22</cp:revision>
  <dcterms:created xsi:type="dcterms:W3CDTF">2023-09-12T13:46:00Z</dcterms:created>
  <dcterms:modified xsi:type="dcterms:W3CDTF">2023-09-13T03:31:00Z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