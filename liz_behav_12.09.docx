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C631" w14:textId="77777777" w:rsidR="00E7515C" w:rsidRPr="004041B3" w:rsidRDefault="00E7515C" w:rsidP="00E7515C">
      <w:pPr>
        <w:jc w:val="center"/>
        <w:rPr>
          <w:b/>
          <w:bCs/>
          <w:sz w:val="32"/>
          <w:szCs w:val="32"/>
        </w:rPr>
      </w:pPr>
      <w:commentRangeStart w:id="0"/>
      <w:r w:rsidRPr="004041B3">
        <w:rPr>
          <w:b/>
          <w:bCs/>
          <w:sz w:val="32"/>
          <w:szCs w:val="32"/>
        </w:rPr>
        <w:t xml:space="preserve">Maternal investment </w:t>
      </w:r>
      <w:r>
        <w:rPr>
          <w:b/>
          <w:bCs/>
          <w:sz w:val="32"/>
          <w:szCs w:val="32"/>
        </w:rPr>
        <w:t>and early</w:t>
      </w:r>
      <w:r w:rsidRPr="004041B3">
        <w:rPr>
          <w:b/>
          <w:bCs/>
          <w:sz w:val="32"/>
          <w:szCs w:val="32"/>
        </w:rPr>
        <w:t xml:space="preserve"> thermal </w:t>
      </w:r>
      <w:r>
        <w:rPr>
          <w:b/>
          <w:bCs/>
          <w:sz w:val="32"/>
          <w:szCs w:val="32"/>
        </w:rPr>
        <w:t>environment interact to affect antipredator responses in two Australian lizard species</w:t>
      </w:r>
      <w:commentRangeEnd w:id="0"/>
      <w:r w:rsidR="00852E61">
        <w:rPr>
          <w:rStyle w:val="CommentReference"/>
          <w:rFonts w:asciiTheme="minorHAnsi" w:eastAsiaTheme="minorHAnsi" w:hAnsiTheme="minorHAnsi" w:cstheme="minorBidi"/>
          <w:lang w:val="en-NZ" w:eastAsia="en-US"/>
        </w:rPr>
        <w:commentReference w:id="0"/>
      </w:r>
    </w:p>
    <w:p w14:paraId="418B184C" w14:textId="77777777" w:rsidR="00E7515C" w:rsidRDefault="00E7515C" w:rsidP="00E7515C"/>
    <w:p w14:paraId="102FF4ED" w14:textId="77777777" w:rsidR="00E7515C" w:rsidRDefault="00E7515C" w:rsidP="00E7515C">
      <w:pPr>
        <w:jc w:val="center"/>
        <w:rPr>
          <w:vertAlign w:val="superscript"/>
        </w:rPr>
      </w:pPr>
      <w:proofErr w:type="spellStart"/>
      <w:r>
        <w:t>Maider</w:t>
      </w:r>
      <w:proofErr w:type="spellEnd"/>
      <w:r>
        <w:t xml:space="preserve"> I</w:t>
      </w:r>
      <w:r w:rsidRPr="006D3D6F">
        <w:t>glesias Carrasco</w:t>
      </w:r>
      <w:r>
        <w:rPr>
          <w:vertAlign w:val="superscript"/>
        </w:rPr>
        <w:t>1*</w:t>
      </w:r>
      <w:r>
        <w:t xml:space="preserve">, </w:t>
      </w:r>
      <w:proofErr w:type="spellStart"/>
      <w:r w:rsidRPr="006D3D6F">
        <w:t>Jiayu</w:t>
      </w:r>
      <w:proofErr w:type="spellEnd"/>
      <w:r>
        <w:t xml:space="preserve"> </w:t>
      </w:r>
      <w:r w:rsidRPr="006D3D6F">
        <w:t>Zhang</w:t>
      </w:r>
      <w:r>
        <w:rPr>
          <w:vertAlign w:val="superscript"/>
        </w:rPr>
        <w:t>2</w:t>
      </w:r>
      <w:r>
        <w:t>, Daniel W.A. Noble</w:t>
      </w:r>
      <w:r>
        <w:rPr>
          <w:vertAlign w:val="superscript"/>
        </w:rPr>
        <w:t>2</w:t>
      </w:r>
    </w:p>
    <w:p w14:paraId="1AD3EF5B" w14:textId="77777777" w:rsidR="00E7515C" w:rsidRPr="00430F1E" w:rsidRDefault="00E7515C" w:rsidP="00E7515C">
      <w:pPr>
        <w:jc w:val="center"/>
        <w:rPr>
          <w:vertAlign w:val="superscript"/>
        </w:rPr>
      </w:pPr>
    </w:p>
    <w:p w14:paraId="4F9245EE" w14:textId="77777777" w:rsidR="00E7515C" w:rsidRPr="006D3D6F" w:rsidRDefault="00E7515C" w:rsidP="00E7515C">
      <w:r w:rsidRPr="00430F1E">
        <w:rPr>
          <w:vertAlign w:val="superscript"/>
        </w:rPr>
        <w:t>1</w:t>
      </w:r>
      <w:r>
        <w:t xml:space="preserve"> Evolution and Ecology of Sexual Interactions group. Do</w:t>
      </w:r>
      <w:r w:rsidRPr="00430F1E">
        <w:t>ñ</w:t>
      </w:r>
      <w:r>
        <w:t>ana Biological Station-CSIC</w:t>
      </w:r>
    </w:p>
    <w:p w14:paraId="3991AD6D" w14:textId="77777777" w:rsidR="00E7515C" w:rsidRDefault="00E7515C" w:rsidP="00E7515C">
      <w:r w:rsidRPr="00430F1E">
        <w:rPr>
          <w:vertAlign w:val="superscript"/>
        </w:rPr>
        <w:t xml:space="preserve">2 </w:t>
      </w:r>
      <w:r>
        <w:t>Division of Ecology and Evolution, Research School of Biology, The Australian National University, Canberra, Australia</w:t>
      </w:r>
    </w:p>
    <w:p w14:paraId="24B71301" w14:textId="77777777" w:rsidR="00E7515C" w:rsidRDefault="00E7515C" w:rsidP="00E7515C"/>
    <w:p w14:paraId="1E60D020" w14:textId="77777777" w:rsidR="00E7515C" w:rsidRPr="00DE3153" w:rsidRDefault="00E7515C" w:rsidP="00E7515C">
      <w:pPr>
        <w:tabs>
          <w:tab w:val="left" w:pos="5727"/>
        </w:tabs>
      </w:pPr>
      <w:r>
        <w:t>*Corresponding author: miglesias15@gmail.com</w:t>
      </w:r>
      <w:r>
        <w:tab/>
      </w:r>
    </w:p>
    <w:p w14:paraId="031D2F66" w14:textId="77777777" w:rsidR="00E7515C" w:rsidRPr="004041B3" w:rsidRDefault="00E7515C" w:rsidP="00E7515C"/>
    <w:p w14:paraId="11B01261" w14:textId="77777777" w:rsidR="00E7515C" w:rsidRPr="009E5343" w:rsidRDefault="00E7515C" w:rsidP="00E7515C">
      <w:pPr>
        <w:rPr>
          <w:b/>
          <w:bCs/>
        </w:rPr>
      </w:pPr>
      <w:r w:rsidRPr="009E5343">
        <w:rPr>
          <w:b/>
          <w:bCs/>
        </w:rPr>
        <w:t>Abstract:</w:t>
      </w:r>
    </w:p>
    <w:p w14:paraId="2ABDE12B" w14:textId="77777777" w:rsidR="00E7515C" w:rsidRPr="009E5343" w:rsidRDefault="00E7515C" w:rsidP="00E7515C">
      <w:pPr>
        <w:rPr>
          <w:b/>
          <w:bCs/>
        </w:rPr>
      </w:pPr>
      <w:r w:rsidRPr="009E5343">
        <w:rPr>
          <w:b/>
          <w:bCs/>
        </w:rPr>
        <w:t>Keywords:</w:t>
      </w:r>
    </w:p>
    <w:p w14:paraId="5173F581" w14:textId="77777777" w:rsidR="00E7515C" w:rsidRPr="004041B3" w:rsidRDefault="00E7515C" w:rsidP="00E7515C"/>
    <w:p w14:paraId="689E2942" w14:textId="77777777" w:rsidR="00E7515C" w:rsidRPr="004041B3" w:rsidRDefault="00E7515C" w:rsidP="00E7515C">
      <w:pPr>
        <w:rPr>
          <w:b/>
          <w:bCs/>
          <w:sz w:val="32"/>
          <w:szCs w:val="32"/>
        </w:rPr>
      </w:pPr>
      <w:r w:rsidRPr="004041B3">
        <w:rPr>
          <w:b/>
          <w:bCs/>
          <w:sz w:val="32"/>
          <w:szCs w:val="32"/>
        </w:rPr>
        <w:t>Introduction</w:t>
      </w:r>
    </w:p>
    <w:p w14:paraId="16A1A930" w14:textId="77777777" w:rsidR="00E7515C" w:rsidRPr="004041B3" w:rsidRDefault="00E7515C" w:rsidP="00E7515C">
      <w:pPr>
        <w:rPr>
          <w:b/>
          <w:bCs/>
          <w:sz w:val="28"/>
          <w:szCs w:val="28"/>
        </w:rPr>
      </w:pPr>
    </w:p>
    <w:p w14:paraId="52E4529B" w14:textId="7CBF663E" w:rsidR="00E7515C" w:rsidRPr="004041B3" w:rsidRDefault="00E7515C" w:rsidP="00E7515C">
      <w:r w:rsidRPr="004041B3">
        <w:t>Gradual and sudden changes in temperature due to anthropogenic activities pose a challenge to organisms, having important consequences on phenotype and fitness. Ectotherms are especially vulnerable to altered thermal conditions, and exposure to increased temperatures</w:t>
      </w:r>
      <w:r>
        <w:t xml:space="preserve"> during early development </w:t>
      </w:r>
      <w:r w:rsidRPr="004041B3">
        <w:t xml:space="preserve">have been shown to lead to </w:t>
      </w:r>
      <w:r w:rsidR="00D96BCE">
        <w:t>phenotypic plasticity in</w:t>
      </w:r>
      <w:r>
        <w:t xml:space="preserve"> morphology, </w:t>
      </w:r>
      <w:proofErr w:type="gramStart"/>
      <w:r w:rsidRPr="004041B3">
        <w:t>physiology</w:t>
      </w:r>
      <w:proofErr w:type="gramEnd"/>
      <w:r w:rsidRPr="004041B3">
        <w:t xml:space="preserve"> and behaviour</w:t>
      </w:r>
      <w:r>
        <w:t xml:space="preserve">, that can impact fitness in a range of taxonomic groups </w:t>
      </w:r>
      <w:sdt>
        <w:sdtPr>
          <w:rPr>
            <w:color w:val="000000"/>
          </w:rPr>
          <w:tag w:val="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
          <w:id w:val="1418980581"/>
          <w:placeholder>
            <w:docPart w:val="59D9BDEB2E3D6F49BF613A7819524854"/>
          </w:placeholder>
        </w:sdtPr>
        <w:sdtEndPr/>
        <w:sdtContent>
          <w:r w:rsidR="00AB10EF">
            <w:t xml:space="preserve">(Dang et al., 2015; Dayananda &amp; Webb, 2017; </w:t>
          </w:r>
          <w:proofErr w:type="spellStart"/>
          <w:r w:rsidR="00AB10EF">
            <w:t>Raynal</w:t>
          </w:r>
          <w:proofErr w:type="spellEnd"/>
          <w:r w:rsidR="00AB10EF">
            <w:t xml:space="preserve"> et al., 2022; </w:t>
          </w:r>
          <w:proofErr w:type="spellStart"/>
          <w:r w:rsidR="00AB10EF">
            <w:t>Ślipiński</w:t>
          </w:r>
          <w:proofErr w:type="spellEnd"/>
          <w:r w:rsidR="00AB10EF">
            <w:t xml:space="preserve"> et al., 2021; Valenzuela &amp; Lance, 2004)</w:t>
          </w:r>
        </w:sdtContent>
      </w:sdt>
      <w:r w:rsidRPr="004041B3">
        <w:t xml:space="preserve">. </w:t>
      </w:r>
      <w:r>
        <w:t xml:space="preserve">While research has focused mainly on the effects of early life temperature on individual development, little work has addressed the multifaceted role that environments play across generations. Environmental stress (e.g., changes in thermal or resource conditions) experienced by mothers is expected to cascade to affect offspring through maternal effects, and this may interact in complex ways with environments experienced by offspring. </w:t>
      </w:r>
    </w:p>
    <w:p w14:paraId="1C41D8AE" w14:textId="77777777" w:rsidR="00E7515C" w:rsidRPr="004041B3" w:rsidRDefault="00E7515C" w:rsidP="00E7515C"/>
    <w:p w14:paraId="252252EB" w14:textId="2048D1AE" w:rsidR="00E7515C" w:rsidRDefault="00E7515C" w:rsidP="00E7515C">
      <w:pPr>
        <w:rPr>
          <w:color w:val="000000"/>
        </w:rPr>
      </w:pPr>
      <w:r w:rsidRPr="004041B3">
        <w:t xml:space="preserve">Maternal effects are important contributors to offspring phenotypic variation </w:t>
      </w:r>
      <w:sdt>
        <w:sdtPr>
          <w:rPr>
            <w:color w:val="000000"/>
          </w:rPr>
          <w:tag w:val="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
          <w:id w:val="701830041"/>
          <w:placeholder>
            <w:docPart w:val="E37BA658E25043439F89952E3FB8177C"/>
          </w:placeholder>
        </w:sdtPr>
        <w:sdtEndPr/>
        <w:sdtContent>
          <w:r w:rsidR="00AB10EF">
            <w:t>(Bernardo, 1996; Noble et al., 2014; Wolf &amp; Wade, 2009)</w:t>
          </w:r>
        </w:sdtContent>
      </w:sdt>
      <w:r w:rsidRPr="004041B3">
        <w:t xml:space="preserve">, and </w:t>
      </w:r>
      <w:r>
        <w:t xml:space="preserve">may </w:t>
      </w:r>
      <w:r w:rsidRPr="004041B3">
        <w:t xml:space="preserve">moderate the effects of the environment experienced during development. </w:t>
      </w:r>
      <w:r>
        <w:t xml:space="preserve">Mothers can adjust their reproductive behaviour or </w:t>
      </w:r>
      <w:r w:rsidRPr="004041B3">
        <w:t>differential</w:t>
      </w:r>
      <w:r>
        <w:t>ly invest</w:t>
      </w:r>
      <w:r w:rsidRPr="004041B3">
        <w:t xml:space="preserve"> </w:t>
      </w:r>
      <w:r>
        <w:t xml:space="preserve">in </w:t>
      </w:r>
      <w:r w:rsidRPr="004041B3">
        <w:t>energy and resources</w:t>
      </w:r>
      <w:r>
        <w:t xml:space="preserve"> that are deposited in eggs in response to changes in the environmental conditions they experience </w:t>
      </w:r>
      <w:sdt>
        <w:sdtPr>
          <w:rPr>
            <w:color w:val="000000"/>
          </w:rPr>
          <w:tag w:val="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
          <w:id w:val="389927606"/>
          <w:placeholder>
            <w:docPart w:val="59D9BDEB2E3D6F49BF613A7819524854"/>
          </w:placeholder>
        </w:sdtPr>
        <w:sdtEndPr/>
        <w:sdtContent>
          <w:r w:rsidR="00AB10EF" w:rsidRPr="00AB10EF">
            <w:rPr>
              <w:color w:val="000000"/>
            </w:rPr>
            <w:t xml:space="preserve">(Carter et al., 2018; Huang et al., 2013; </w:t>
          </w:r>
          <w:proofErr w:type="spellStart"/>
          <w:r w:rsidR="00AB10EF" w:rsidRPr="00AB10EF">
            <w:rPr>
              <w:color w:val="000000"/>
            </w:rPr>
            <w:t>Rutstein</w:t>
          </w:r>
          <w:proofErr w:type="spellEnd"/>
          <w:r w:rsidR="00AB10EF" w:rsidRPr="00AB10EF">
            <w:rPr>
              <w:color w:val="000000"/>
            </w:rPr>
            <w:t xml:space="preserve"> et al., 2005)</w:t>
          </w:r>
        </w:sdtContent>
      </w:sdt>
      <w:r>
        <w:rPr>
          <w:color w:val="000000"/>
        </w:rPr>
        <w:t>. For example</w:t>
      </w:r>
      <w:r w:rsidRPr="004041B3">
        <w:t xml:space="preserve">, nutrient deprived mothers alter their reproductive allocation compared to mothers fed with normal quality food, leading to changes in offspring phenotype and sex </w:t>
      </w:r>
      <w:sdt>
        <w:sdtPr>
          <w:rPr>
            <w:color w:val="000000"/>
          </w:rPr>
          <w:tag w:val="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
          <w:id w:val="1622030341"/>
          <w:placeholder>
            <w:docPart w:val="87545859DF985E48BE01C48025FDF7FC"/>
          </w:placeholder>
        </w:sdtPr>
        <w:sdtEndPr/>
        <w:sdtContent>
          <w:r w:rsidR="00AB10EF" w:rsidRPr="00AB10EF">
            <w:rPr>
              <w:color w:val="000000"/>
            </w:rPr>
            <w:t>(Warner et al., 2007)</w:t>
          </w:r>
        </w:sdtContent>
      </w:sdt>
      <w:r w:rsidRPr="004041B3">
        <w:t>.</w:t>
      </w:r>
      <w:r w:rsidRPr="001D5BFF">
        <w:t xml:space="preserve"> </w:t>
      </w:r>
      <w:r w:rsidRPr="004041B3">
        <w:t xml:space="preserve">Similarly, </w:t>
      </w:r>
      <w:r>
        <w:t>maternal diet can affect hormone deposition in eggs, which is known to influence</w:t>
      </w:r>
      <w:r w:rsidRPr="004041B3">
        <w:t xml:space="preserve"> </w:t>
      </w:r>
      <w:r>
        <w:t xml:space="preserve">hatching success, and </w:t>
      </w:r>
      <w:r w:rsidRPr="004041B3">
        <w:t>offspring phenotype</w:t>
      </w:r>
      <w:r>
        <w:t xml:space="preserve"> and</w:t>
      </w:r>
      <w:r w:rsidRPr="004041B3">
        <w:t xml:space="preserve"> fitness </w:t>
      </w:r>
      <w:sdt>
        <w:sdtPr>
          <w:rPr>
            <w:color w:val="000000"/>
          </w:rPr>
          <w:tag w:val="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
          <w:id w:val="725422123"/>
          <w:placeholder>
            <w:docPart w:val="CED8DEAA833D9540BCD851259A95680D"/>
          </w:placeholder>
        </w:sdtPr>
        <w:sdtEndPr/>
        <w:sdtContent>
          <w:r w:rsidR="00AB10EF" w:rsidRPr="00AB10EF">
            <w:rPr>
              <w:color w:val="000000"/>
            </w:rPr>
            <w:t xml:space="preserve">(e.g., Rosenfeld and Roberts 2004; Warner and </w:t>
          </w:r>
          <w:proofErr w:type="spellStart"/>
          <w:r w:rsidR="00AB10EF" w:rsidRPr="00AB10EF">
            <w:rPr>
              <w:color w:val="000000"/>
            </w:rPr>
            <w:t>Lovern</w:t>
          </w:r>
          <w:proofErr w:type="spellEnd"/>
          <w:r w:rsidR="00AB10EF" w:rsidRPr="00AB10EF">
            <w:rPr>
              <w:color w:val="000000"/>
            </w:rPr>
            <w:t xml:space="preserve"> 2014; </w:t>
          </w:r>
          <w:proofErr w:type="spellStart"/>
          <w:r w:rsidR="00AB10EF" w:rsidRPr="00AB10EF">
            <w:rPr>
              <w:color w:val="000000"/>
            </w:rPr>
            <w:t>Rutstein</w:t>
          </w:r>
          <w:proofErr w:type="spellEnd"/>
          <w:r w:rsidR="00AB10EF" w:rsidRPr="00AB10EF">
            <w:rPr>
              <w:color w:val="000000"/>
            </w:rPr>
            <w:t xml:space="preserve"> et al. 2005; Huang et al. 2013; Carter et al. 2018).</w:t>
          </w:r>
        </w:sdtContent>
      </w:sdt>
      <w:r>
        <w:rPr>
          <w:color w:val="000000"/>
        </w:rPr>
        <w:t xml:space="preserve"> Therefore, maternal effects can exacerbate, dampen or counteract negative phenotypic or fitness effects of early life environments experienced by offspring, and may play an important role in explaining the diversity of phenotypic responses observed within and across species </w:t>
      </w:r>
      <w:sdt>
        <w:sdtPr>
          <w:rPr>
            <w:color w:val="000000"/>
          </w:rPr>
          <w:tag w:val="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
          <w:id w:val="-1066100582"/>
          <w:placeholder>
            <w:docPart w:val="59D9BDEB2E3D6F49BF613A7819524854"/>
          </w:placeholder>
        </w:sdtPr>
        <w:sdtEndPr/>
        <w:sdtContent>
          <w:r w:rsidR="00AB10EF" w:rsidRPr="00AB10EF">
            <w:rPr>
              <w:color w:val="000000"/>
            </w:rPr>
            <w:t>(e.g., Noble et al. 2018)</w:t>
          </w:r>
        </w:sdtContent>
      </w:sdt>
      <w:r>
        <w:rPr>
          <w:color w:val="000000"/>
        </w:rPr>
        <w:t xml:space="preserve">. </w:t>
      </w:r>
      <w:r w:rsidR="00D96BCE">
        <w:rPr>
          <w:color w:val="000000"/>
        </w:rPr>
        <w:t>Nonetheless, the interaction between maternal and offspring environments on key fitness traits is seldom explored in detail to better understand the multifaceted role environments will have on phenotypic development and fitness.</w:t>
      </w:r>
    </w:p>
    <w:p w14:paraId="30D3D4B1" w14:textId="77777777" w:rsidR="00E7515C" w:rsidRPr="004041B3" w:rsidRDefault="00E7515C" w:rsidP="00E7515C"/>
    <w:p w14:paraId="4993638A" w14:textId="734B6728" w:rsidR="00E7515C" w:rsidRDefault="00E7515C" w:rsidP="00E7515C">
      <w:r>
        <w:t xml:space="preserve">Maternal and offspring environments that impact upon behaviour are likely to have important consequences in shaping how organisms interact with their environment. Such behavioural </w:t>
      </w:r>
      <w:r>
        <w:lastRenderedPageBreak/>
        <w:t xml:space="preserve">changes can have a direct link to fitness. This is the case </w:t>
      </w:r>
      <w:r w:rsidR="00D96BCE">
        <w:t xml:space="preserve">with </w:t>
      </w:r>
      <w:r>
        <w:t>a</w:t>
      </w:r>
      <w:r w:rsidRPr="004041B3">
        <w:t>ntipredator responses</w:t>
      </w:r>
      <w:r>
        <w:t>, including predator escape and refuge seeking, since the</w:t>
      </w:r>
      <w:r w:rsidRPr="004041B3">
        <w:t xml:space="preserve"> </w:t>
      </w:r>
      <w:r>
        <w:t>inability to escape from p</w:t>
      </w:r>
      <w:r w:rsidRPr="004041B3">
        <w:t>redatory attack</w:t>
      </w:r>
      <w:r>
        <w:t>s</w:t>
      </w:r>
      <w:r w:rsidRPr="004041B3">
        <w:t xml:space="preserve"> </w:t>
      </w:r>
      <w:r>
        <w:t>are</w:t>
      </w:r>
      <w:r w:rsidRPr="004041B3">
        <w:t xml:space="preserve"> inevitably associated with </w:t>
      </w:r>
      <w:r>
        <w:t>mortality</w:t>
      </w:r>
      <w:r w:rsidRPr="004041B3">
        <w:t xml:space="preserve">. Thermal developmental </w:t>
      </w:r>
      <w:r>
        <w:t>conditions</w:t>
      </w:r>
      <w:r w:rsidRPr="004041B3">
        <w:t xml:space="preserve"> and maternal </w:t>
      </w:r>
      <w:r>
        <w:t>effects</w:t>
      </w:r>
      <w:r w:rsidRPr="004041B3">
        <w:t xml:space="preserve"> </w:t>
      </w:r>
      <w:r>
        <w:t>are known to affect</w:t>
      </w:r>
      <w:r w:rsidRPr="004041B3">
        <w:t xml:space="preserve"> antipredator strategies. For instance, exposure to high temperatures during early development (e.g., eggs or juveniles) </w:t>
      </w:r>
      <w:r>
        <w:t>has been shown to</w:t>
      </w:r>
      <w:r w:rsidRPr="004041B3">
        <w:t xml:space="preserve"> affect sprint velocity and a range of antipredator behaviours such as predator avoidance and hiding time </w:t>
      </w:r>
      <w:sdt>
        <w:sdtPr>
          <w:rPr>
            <w:color w:val="000000"/>
          </w:rPr>
          <w:tag w:val="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
          <w:id w:val="-40434730"/>
          <w:placeholder>
            <w:docPart w:val="4946A0D77BAAE948B7C828F661C74D71"/>
          </w:placeholder>
        </w:sdtPr>
        <w:sdtEndPr/>
        <w:sdtContent>
          <w:r w:rsidR="00AB10EF">
            <w:t xml:space="preserve">(Brodie &amp; Russell, 1999; </w:t>
          </w:r>
          <w:proofErr w:type="spellStart"/>
          <w:r w:rsidR="00AB10EF">
            <w:t>Dalesman</w:t>
          </w:r>
          <w:proofErr w:type="spellEnd"/>
          <w:r w:rsidR="00AB10EF">
            <w:t xml:space="preserve"> &amp; Rundle, 2010; McDonald &amp; </w:t>
          </w:r>
          <w:proofErr w:type="spellStart"/>
          <w:r w:rsidR="00AB10EF">
            <w:t>Schwanz</w:t>
          </w:r>
          <w:proofErr w:type="spellEnd"/>
          <w:r w:rsidR="00AB10EF">
            <w:t>, 2018; Webb et al., 2001)</w:t>
          </w:r>
        </w:sdtContent>
      </w:sdt>
      <w:r w:rsidRPr="004041B3">
        <w:t xml:space="preserve">. </w:t>
      </w:r>
      <w:r>
        <w:t xml:space="preserve">Similarly, maternal effects can pre-adapt offspring responses to the prevalent predatory conditions by changing egg composition </w:t>
      </w:r>
      <w:sdt>
        <w:sdtPr>
          <w:rPr>
            <w:color w:val="000000"/>
          </w:rPr>
          <w:tag w:val="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
          <w:id w:val="831873982"/>
          <w:placeholder>
            <w:docPart w:val="59D9BDEB2E3D6F49BF613A7819524854"/>
          </w:placeholder>
        </w:sdtPr>
        <w:sdtEndPr/>
        <w:sdtContent>
          <w:r w:rsidR="00AB10EF" w:rsidRPr="00AB10EF">
            <w:rPr>
              <w:color w:val="000000"/>
            </w:rPr>
            <w:t>(Sharda et al., 2021)</w:t>
          </w:r>
        </w:sdtContent>
      </w:sdt>
      <w:r>
        <w:t xml:space="preserve">. Such effects are likely mediated by changes in morphology (e.g., size, body condition etc), which in turn can influence the </w:t>
      </w:r>
      <w:r w:rsidRPr="004041B3">
        <w:t>antipredator strategies</w:t>
      </w:r>
      <w:r>
        <w:t xml:space="preserve"> of individuals</w:t>
      </w:r>
      <w:r w:rsidRPr="004041B3">
        <w:t xml:space="preserve"> </w:t>
      </w:r>
      <w:sdt>
        <w:sdtPr>
          <w:rPr>
            <w:color w:val="000000"/>
          </w:rPr>
          <w:tag w:val="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
          <w:id w:val="1676151166"/>
          <w:placeholder>
            <w:docPart w:val="4946A0D77BAAE948B7C828F661C74D71"/>
          </w:placeholder>
        </w:sdtPr>
        <w:sdtEndPr/>
        <w:sdtContent>
          <w:r w:rsidR="00AB10EF" w:rsidRPr="00AB10EF">
            <w:rPr>
              <w:color w:val="000000"/>
            </w:rPr>
            <w:t xml:space="preserve">(Lancaster et al., 2010; </w:t>
          </w:r>
          <w:proofErr w:type="spellStart"/>
          <w:r w:rsidR="00AB10EF" w:rsidRPr="00AB10EF">
            <w:rPr>
              <w:color w:val="000000"/>
            </w:rPr>
            <w:t>Mcghee</w:t>
          </w:r>
          <w:proofErr w:type="spellEnd"/>
          <w:r w:rsidR="00AB10EF" w:rsidRPr="00AB10EF">
            <w:rPr>
              <w:color w:val="000000"/>
            </w:rPr>
            <w:t xml:space="preserve"> et al., 2012; </w:t>
          </w:r>
          <w:proofErr w:type="spellStart"/>
          <w:r w:rsidR="00AB10EF" w:rsidRPr="00AB10EF">
            <w:rPr>
              <w:color w:val="000000"/>
            </w:rPr>
            <w:t>Räsänen</w:t>
          </w:r>
          <w:proofErr w:type="spellEnd"/>
          <w:r w:rsidR="00AB10EF" w:rsidRPr="00AB10EF">
            <w:rPr>
              <w:color w:val="000000"/>
            </w:rPr>
            <w:t xml:space="preserve"> et al., 2005)</w:t>
          </w:r>
        </w:sdtContent>
      </w:sdt>
      <w:r w:rsidRPr="004041B3">
        <w:t>. Clearly, thermal conditions and maternal effects independently have the potential to influence a range of fitness-related behaviours, however, whether the two interact to shape offspring responses remains unknown.</w:t>
      </w:r>
    </w:p>
    <w:p w14:paraId="365E8BC9" w14:textId="77777777" w:rsidR="00E7515C" w:rsidRDefault="00E7515C" w:rsidP="00E7515C"/>
    <w:p w14:paraId="64257203" w14:textId="3F120AEE" w:rsidR="00E7515C" w:rsidRPr="00D83B48" w:rsidRDefault="00E7515C" w:rsidP="00E7515C">
      <w:commentRangeStart w:id="1"/>
      <w:commentRangeStart w:id="2"/>
      <w:r>
        <w:t xml:space="preserve">Whether and to what extent maternal investment and thermal developmental conditions interact to affect offspring performance and behaviour is expected to be associated with specific evolutionary trajectories and life-history traits </w:t>
      </w:r>
      <w:commentRangeEnd w:id="1"/>
      <w:r w:rsidR="00D96BCE">
        <w:rPr>
          <w:rStyle w:val="CommentReference"/>
          <w:rFonts w:asciiTheme="minorHAnsi" w:eastAsiaTheme="minorHAnsi" w:hAnsiTheme="minorHAnsi" w:cstheme="minorBidi"/>
          <w:lang w:val="en-NZ" w:eastAsia="en-US"/>
        </w:rPr>
        <w:commentReference w:id="1"/>
      </w:r>
      <w:commentRangeEnd w:id="2"/>
      <w:r w:rsidR="00330B59">
        <w:rPr>
          <w:rStyle w:val="CommentReference"/>
          <w:rFonts w:asciiTheme="minorHAnsi" w:eastAsiaTheme="minorHAnsi" w:hAnsiTheme="minorHAnsi" w:cstheme="minorBidi"/>
          <w:lang w:val="en-NZ" w:eastAsia="en-US"/>
        </w:rPr>
        <w:commentReference w:id="2"/>
      </w:r>
      <w:sdt>
        <w:sdtPr>
          <w:rPr>
            <w:color w:val="000000"/>
          </w:rPr>
          <w:tag w:val="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
          <w:id w:val="-517542919"/>
          <w:placeholder>
            <w:docPart w:val="59D9BDEB2E3D6F49BF613A7819524854"/>
          </w:placeholder>
        </w:sdtPr>
        <w:sdtEndPr/>
        <w:sdtContent>
          <w:r w:rsidR="00AB10EF" w:rsidRPr="00AB10EF">
            <w:rPr>
              <w:color w:val="000000"/>
            </w:rPr>
            <w:t xml:space="preserve">(e.g., </w:t>
          </w:r>
          <w:proofErr w:type="spellStart"/>
          <w:r w:rsidR="00AB10EF" w:rsidRPr="00AB10EF">
            <w:rPr>
              <w:color w:val="000000"/>
            </w:rPr>
            <w:t>Manenti</w:t>
          </w:r>
          <w:proofErr w:type="spellEnd"/>
          <w:r w:rsidR="00AB10EF" w:rsidRPr="00AB10EF">
            <w:rPr>
              <w:color w:val="000000"/>
            </w:rPr>
            <w:t xml:space="preserve"> et al. 2021, but see Overgaard et al. 2014)</w:t>
          </w:r>
        </w:sdtContent>
      </w:sdt>
      <w:r>
        <w:t>. To test this,</w:t>
      </w:r>
      <w:r w:rsidRPr="004041B3">
        <w:t xml:space="preserve"> we explore how development temperature</w:t>
      </w:r>
      <w:r>
        <w:t xml:space="preserve">s </w:t>
      </w:r>
      <w:r w:rsidRPr="004041B3">
        <w:t xml:space="preserve">interact with </w:t>
      </w:r>
      <w:r>
        <w:t xml:space="preserve">changes in </w:t>
      </w:r>
      <w:r w:rsidRPr="004041B3">
        <w:t xml:space="preserve">maternal resource investment to shape </w:t>
      </w:r>
      <w:r>
        <w:t>integrated sets of morphological and behavioural traits related to antipredator responses in two closely related lizard species with different life-histories</w:t>
      </w:r>
      <w:r w:rsidRPr="004041B3">
        <w:t xml:space="preserve">,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t>. We apply ‘phenotypic engineering’ methods (</w:t>
      </w:r>
      <w:commentRangeStart w:id="3"/>
      <w:proofErr w:type="spellStart"/>
      <w:r>
        <w:t>Sinervo</w:t>
      </w:r>
      <w:proofErr w:type="spellEnd"/>
      <w:r>
        <w:t xml:space="preserve"> XX</w:t>
      </w:r>
      <w:commentRangeEnd w:id="3"/>
      <w:r>
        <w:rPr>
          <w:rStyle w:val="CommentReference"/>
        </w:rPr>
        <w:commentReference w:id="3"/>
      </w:r>
      <w:r>
        <w:t xml:space="preserve">) to manipulate both maternal investment in eggs and offspring temperature in a fully factorial design. We predicted that: 1) embryos experiencing high temperatures early in development would be smaller in size with longer tails and have reduced performance (e.g., </w:t>
      </w:r>
      <w:sdt>
        <w:sdtPr>
          <w:rPr>
            <w:color w:val="000000"/>
          </w:rPr>
          <w:tag w:val="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
          <w:id w:val="-212350854"/>
          <w:placeholder>
            <w:docPart w:val="59D9BDEB2E3D6F49BF613A7819524854"/>
          </w:placeholder>
        </w:sdtPr>
        <w:sdtEndPr/>
        <w:sdtContent>
          <w:r w:rsidR="00AB10EF" w:rsidRPr="00AB10EF">
            <w:rPr>
              <w:color w:val="000000"/>
            </w:rPr>
            <w:t xml:space="preserve">(Sanger et al., 2018; </w:t>
          </w:r>
          <w:proofErr w:type="spellStart"/>
          <w:r w:rsidR="00AB10EF" w:rsidRPr="00AB10EF">
            <w:rPr>
              <w:color w:val="000000"/>
            </w:rPr>
            <w:t>Tiatragul</w:t>
          </w:r>
          <w:proofErr w:type="spellEnd"/>
          <w:r w:rsidR="00AB10EF" w:rsidRPr="00AB10EF">
            <w:rPr>
              <w:color w:val="000000"/>
            </w:rPr>
            <w:t xml:space="preserve"> et al., 2017)</w:t>
          </w:r>
        </w:sdtContent>
      </w:sdt>
      <w:r>
        <w:t xml:space="preserve">. As a result, we expect them to be risk adverse relative to embryos experiencing cold temperatures; 2) lower maternal investment in eggs should exacerbate the effects of </w:t>
      </w:r>
      <w:commentRangeStart w:id="4"/>
      <w:r>
        <w:t xml:space="preserve">temperature; 3) </w:t>
      </w:r>
      <w:proofErr w:type="spellStart"/>
      <w:r w:rsidRPr="00B15DA9">
        <w:rPr>
          <w:i/>
          <w:iCs/>
        </w:rPr>
        <w:t>Lampropholis</w:t>
      </w:r>
      <w:proofErr w:type="spellEnd"/>
      <w:r w:rsidRPr="00B15DA9">
        <w:rPr>
          <w:i/>
          <w:iCs/>
        </w:rPr>
        <w:t xml:space="preserve"> </w:t>
      </w:r>
      <w:proofErr w:type="spellStart"/>
      <w:r w:rsidRPr="00B15DA9">
        <w:rPr>
          <w:i/>
          <w:iCs/>
        </w:rPr>
        <w:t>delicata</w:t>
      </w:r>
      <w:proofErr w:type="spellEnd"/>
      <w:r>
        <w:t xml:space="preserve"> will be more strongly impacted by temperature and reduced maternal investment </w:t>
      </w:r>
      <w:commentRangeEnd w:id="4"/>
      <w:r w:rsidR="00D96BCE">
        <w:rPr>
          <w:rStyle w:val="CommentReference"/>
          <w:rFonts w:asciiTheme="minorHAnsi" w:eastAsiaTheme="minorHAnsi" w:hAnsiTheme="minorHAnsi" w:cstheme="minorBidi"/>
          <w:lang w:val="en-NZ" w:eastAsia="en-US"/>
        </w:rPr>
        <w:commentReference w:id="4"/>
      </w:r>
      <w:r>
        <w:t xml:space="preserve">because of the smaller egg size and larger clutches compared to </w:t>
      </w:r>
      <w:r w:rsidRPr="00B15DA9">
        <w:rPr>
          <w:i/>
          <w:iCs/>
        </w:rPr>
        <w:t xml:space="preserve">L. </w:t>
      </w:r>
      <w:proofErr w:type="spellStart"/>
      <w:r w:rsidRPr="00B15DA9">
        <w:rPr>
          <w:i/>
          <w:iCs/>
        </w:rPr>
        <w:t>guichenoti</w:t>
      </w:r>
      <w:proofErr w:type="spellEnd"/>
      <w:r>
        <w:rPr>
          <w:i/>
          <w:iCs/>
        </w:rPr>
        <w:t xml:space="preserve"> </w:t>
      </w:r>
      <w:commentRangeStart w:id="5"/>
      <w:r>
        <w:rPr>
          <w:i/>
          <w:iCs/>
        </w:rPr>
        <w:t>(REFS)</w:t>
      </w:r>
      <w:r>
        <w:t xml:space="preserve">. </w:t>
      </w:r>
      <w:commentRangeEnd w:id="5"/>
      <w:r>
        <w:rPr>
          <w:rStyle w:val="CommentReference"/>
        </w:rPr>
        <w:commentReference w:id="5"/>
      </w:r>
    </w:p>
    <w:p w14:paraId="0B93CEAF" w14:textId="77777777" w:rsidR="00E7515C" w:rsidRPr="004041B3" w:rsidRDefault="00E7515C" w:rsidP="00E7515C"/>
    <w:p w14:paraId="406CD123" w14:textId="77777777" w:rsidR="00E7515C" w:rsidRPr="004041B3" w:rsidRDefault="00E7515C" w:rsidP="00E7515C">
      <w:pPr>
        <w:rPr>
          <w:b/>
          <w:bCs/>
          <w:sz w:val="32"/>
          <w:szCs w:val="32"/>
        </w:rPr>
      </w:pPr>
      <w:r w:rsidRPr="004041B3">
        <w:rPr>
          <w:b/>
          <w:bCs/>
          <w:sz w:val="32"/>
          <w:szCs w:val="32"/>
        </w:rPr>
        <w:t>Methods</w:t>
      </w:r>
    </w:p>
    <w:p w14:paraId="29A00315" w14:textId="77777777" w:rsidR="00E7515C" w:rsidRPr="004041B3" w:rsidRDefault="00E7515C" w:rsidP="00E7515C"/>
    <w:p w14:paraId="7AA30E86" w14:textId="77777777" w:rsidR="00E7515C" w:rsidRPr="004041B3" w:rsidRDefault="00E7515C" w:rsidP="00E7515C">
      <w:pPr>
        <w:rPr>
          <w:i/>
          <w:iCs/>
        </w:rPr>
      </w:pPr>
      <w:r w:rsidRPr="004041B3">
        <w:rPr>
          <w:i/>
          <w:iCs/>
        </w:rPr>
        <w:t>Study species and housing</w:t>
      </w:r>
    </w:p>
    <w:p w14:paraId="5C7118F9" w14:textId="77777777" w:rsidR="00E7515C" w:rsidRPr="004041B3" w:rsidRDefault="00E7515C" w:rsidP="00E7515C"/>
    <w:p w14:paraId="79D7F0AE" w14:textId="5D639681" w:rsidR="00E7515C" w:rsidRPr="004041B3" w:rsidRDefault="00E7515C" w:rsidP="00E7515C">
      <w:r w:rsidRPr="004041B3">
        <w:t>We used two sympatric skink species. The delicate skink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is a small lizard (max. SVL 51 mm) native to south-eastern Australia </w:t>
      </w:r>
      <w:sdt>
        <w:sdtPr>
          <w:rPr>
            <w:color w:val="000000"/>
          </w:rPr>
          <w:tag w:val="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270618971"/>
          <w:placeholder>
            <w:docPart w:val="E37BA658E25043439F89952E3FB8177C"/>
          </w:placeholder>
        </w:sdtPr>
        <w:sdtEndPr/>
        <w:sdtContent>
          <w:r w:rsidR="00AB10EF">
            <w:t>(Wilson &amp; Swan, 2010)</w:t>
          </w:r>
        </w:sdtContent>
      </w:sdt>
      <w:r w:rsidRPr="004041B3">
        <w:t xml:space="preserve">. </w:t>
      </w:r>
      <w:commentRangeStart w:id="6"/>
      <w:commentRangeStart w:id="7"/>
      <w:r w:rsidRPr="004041B3">
        <w:t xml:space="preserve">Females </w:t>
      </w:r>
      <w:commentRangeEnd w:id="6"/>
      <w:r w:rsidR="00D96BCE">
        <w:rPr>
          <w:rStyle w:val="CommentReference"/>
          <w:rFonts w:asciiTheme="minorHAnsi" w:eastAsiaTheme="minorHAnsi" w:hAnsiTheme="minorHAnsi" w:cstheme="minorBidi"/>
          <w:lang w:val="en-NZ" w:eastAsia="en-US"/>
        </w:rPr>
        <w:commentReference w:id="6"/>
      </w:r>
      <w:commentRangeEnd w:id="7"/>
      <w:r w:rsidR="00330B59">
        <w:rPr>
          <w:rStyle w:val="CommentReference"/>
          <w:rFonts w:asciiTheme="minorHAnsi" w:eastAsiaTheme="minorHAnsi" w:hAnsiTheme="minorHAnsi" w:cstheme="minorBidi"/>
          <w:lang w:val="en-NZ" w:eastAsia="en-US"/>
        </w:rPr>
        <w:commentReference w:id="7"/>
      </w:r>
      <w:r w:rsidRPr="004041B3">
        <w:t xml:space="preserve">lay a single clutch of </w:t>
      </w:r>
      <w:r>
        <w:t>3</w:t>
      </w:r>
      <w:r w:rsidRPr="004041B3">
        <w:t>-</w:t>
      </w:r>
      <w:r>
        <w:t>6</w:t>
      </w:r>
      <w:r w:rsidRPr="004041B3">
        <w:t xml:space="preserve"> </w:t>
      </w:r>
      <w:r>
        <w:t xml:space="preserve">small </w:t>
      </w:r>
      <w:r w:rsidRPr="004041B3">
        <w:t xml:space="preserve">eggs each year. It has been widely used in experiments to explore how different environments affect the morphology and performance of individuals </w:t>
      </w:r>
      <w:sdt>
        <w:sdtPr>
          <w:rPr>
            <w:color w:val="000000"/>
          </w:rPr>
          <w:tag w:val="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
          <w:id w:val="932787536"/>
          <w:placeholder>
            <w:docPart w:val="E37BA658E25043439F89952E3FB8177C"/>
          </w:placeholder>
        </w:sdtPr>
        <w:sdtEndPr/>
        <w:sdtContent>
          <w:r w:rsidR="00AB10EF">
            <w:t>(</w:t>
          </w:r>
          <w:proofErr w:type="spellStart"/>
          <w:r w:rsidR="00AB10EF">
            <w:t>Bilcke</w:t>
          </w:r>
          <w:proofErr w:type="spellEnd"/>
          <w:r w:rsidR="00AB10EF">
            <w:t xml:space="preserve"> et al., 2006; Downes &amp; Hoefer, 2007)</w:t>
          </w:r>
        </w:sdtContent>
      </w:sdt>
      <w:r w:rsidRPr="004041B3">
        <w:t xml:space="preserve">. In addition, it is an important invasive species in some islands </w:t>
      </w:r>
      <w:sdt>
        <w:sdtPr>
          <w:rPr>
            <w:color w:val="000000"/>
          </w:rPr>
          <w:tag w:val="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
          <w:id w:val="198820509"/>
          <w:placeholder>
            <w:docPart w:val="E37BA658E25043439F89952E3FB8177C"/>
          </w:placeholder>
        </w:sdtPr>
        <w:sdtEndPr/>
        <w:sdtContent>
          <w:r w:rsidR="00AB10EF" w:rsidRPr="00AB10EF">
            <w:rPr>
              <w:color w:val="000000"/>
            </w:rPr>
            <w:t>(Chapple, 2016; Chapple et al., 2014)</w:t>
          </w:r>
        </w:sdtContent>
      </w:sdt>
      <w:r w:rsidRPr="004041B3">
        <w:t>, which suggests that the species has the potential to respond and become used to novel environmental conditions. The garden skink (</w:t>
      </w:r>
      <w:proofErr w:type="spellStart"/>
      <w:r w:rsidRPr="004041B3">
        <w:rPr>
          <w:i/>
          <w:iCs/>
        </w:rPr>
        <w:t>L</w:t>
      </w:r>
      <w:r>
        <w:rPr>
          <w:i/>
          <w:iCs/>
        </w:rPr>
        <w:t>ampropholis</w:t>
      </w:r>
      <w:proofErr w:type="spellEnd"/>
      <w:r w:rsidRPr="004041B3">
        <w:rPr>
          <w:i/>
          <w:iCs/>
        </w:rPr>
        <w:t xml:space="preserve"> </w:t>
      </w:r>
      <w:proofErr w:type="spellStart"/>
      <w:r w:rsidRPr="004041B3">
        <w:rPr>
          <w:i/>
          <w:iCs/>
        </w:rPr>
        <w:t>guichenoti</w:t>
      </w:r>
      <w:proofErr w:type="spellEnd"/>
      <w:r w:rsidRPr="004041B3">
        <w:t xml:space="preserve">) is a small lizard (max. SVL 48 mm) and widespread across south-eastern Australia </w:t>
      </w:r>
      <w:sdt>
        <w:sdtPr>
          <w:rPr>
            <w:color w:val="000000"/>
          </w:rPr>
          <w:tag w:val="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319104588"/>
          <w:placeholder>
            <w:docPart w:val="15EE015D4EF044488D6DBDEC82C3B625"/>
          </w:placeholder>
        </w:sdtPr>
        <w:sdtEndPr/>
        <w:sdtContent>
          <w:r w:rsidR="00AB10EF">
            <w:t>(Wilson &amp; Swan, 2010)</w:t>
          </w:r>
        </w:sdtContent>
      </w:sdt>
      <w:r w:rsidRPr="004041B3">
        <w:t xml:space="preserve">. Females lay one or two clutches of 2-4 </w:t>
      </w:r>
      <w:r>
        <w:t xml:space="preserve">large </w:t>
      </w:r>
      <w:r w:rsidRPr="004041B3">
        <w:t xml:space="preserve">eggs a year. The garden skink has been used in previous studies exploring the effect of rearing temperatures and humidity conditions on offspring phenotypic plasticity </w:t>
      </w:r>
      <w:sdt>
        <w:sdtPr>
          <w:rPr>
            <w:color w:val="000000"/>
          </w:rPr>
          <w:tag w:val="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
          <w:id w:val="271142222"/>
          <w:placeholder>
            <w:docPart w:val="E37BA658E25043439F89952E3FB8177C"/>
          </w:placeholder>
        </w:sdtPr>
        <w:sdtEndPr/>
        <w:sdtContent>
          <w:r w:rsidR="00AB10EF">
            <w:t>(Booth et al., 2000; Qualls &amp; Shine, 1998)</w:t>
          </w:r>
        </w:sdtContent>
      </w:sdt>
      <w:r w:rsidRPr="004041B3">
        <w:t xml:space="preserve">. </w:t>
      </w:r>
    </w:p>
    <w:p w14:paraId="6C393673" w14:textId="77777777" w:rsidR="00E7515C" w:rsidRPr="004041B3" w:rsidRDefault="00E7515C" w:rsidP="00E7515C"/>
    <w:p w14:paraId="69EAC1B3" w14:textId="1E6F959A" w:rsidR="00E7515C" w:rsidRPr="004041B3" w:rsidRDefault="00E7515C" w:rsidP="00E7515C">
      <w:r w:rsidRPr="004041B3">
        <w:t xml:space="preserve">We captured gravid females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in semiurban parks in Sydney (Australia). Animals were brought to the laboratory at The Australian National University </w:t>
      </w:r>
      <w:r w:rsidRPr="004041B3">
        <w:lastRenderedPageBreak/>
        <w:t xml:space="preserve">(ANU, Canberra) where they were housed in single-species groups of five in indoor terraria </w:t>
      </w:r>
      <w:r>
        <w:t>(3-4 females –</w:t>
      </w:r>
      <w:r w:rsidR="00181479">
        <w:t xml:space="preserve"> </w:t>
      </w:r>
      <w:r>
        <w:t xml:space="preserve">width x length: </w:t>
      </w:r>
      <w:r w:rsidRPr="004041B3">
        <w:t>40x55 cm</w:t>
      </w:r>
      <w:r>
        <w:t xml:space="preserve">) </w:t>
      </w:r>
      <w:r w:rsidRPr="004041B3">
        <w:t xml:space="preserve">to allow them to lay eggs. Terraria were filled with approximately 8 cm deep of soil, refuge, a water container, and a container full of vermiculite for egg laying. Terraria were heated by a lamp </w:t>
      </w:r>
      <w:r w:rsidR="004A4D0D">
        <w:t>and had a</w:t>
      </w:r>
      <w:r w:rsidRPr="004041B3">
        <w:t xml:space="preserve"> UV lamp </w:t>
      </w:r>
      <w:r>
        <w:t xml:space="preserve">for UVA/UVB exposure. The heat lamp was </w:t>
      </w:r>
      <w:r w:rsidRPr="004041B3">
        <w:t>situated at one end to ensure a temperature gradient</w:t>
      </w:r>
      <w:r>
        <w:t xml:space="preserve">. Lights were set to a </w:t>
      </w:r>
      <w:r w:rsidRPr="004041B3">
        <w:t xml:space="preserve">photoperiod of 12:12 h </w:t>
      </w:r>
      <w:r>
        <w:t>(</w:t>
      </w:r>
      <w:r w:rsidRPr="004041B3">
        <w:t xml:space="preserve">light/dark). Animals were provided with water every day (both spraying the soil and filling the water container) and with crickets </w:t>
      </w:r>
      <w:r>
        <w:t xml:space="preserve">dusted in calcium and multivitamin </w:t>
      </w:r>
      <w:r w:rsidRPr="004041B3">
        <w:t xml:space="preserve">every second day. Females were kept in the laboratory for around two weeks </w:t>
      </w:r>
      <w:r>
        <w:t xml:space="preserve">for egg-laying and were then released at their capture locations. </w:t>
      </w:r>
    </w:p>
    <w:p w14:paraId="6E15EDD4" w14:textId="77777777" w:rsidR="00E7515C" w:rsidRPr="004041B3" w:rsidRDefault="00E7515C" w:rsidP="00E7515C"/>
    <w:p w14:paraId="5A51DD3E" w14:textId="77777777" w:rsidR="00E7515C" w:rsidRPr="004041B3" w:rsidRDefault="00E7515C" w:rsidP="00E7515C">
      <w:pPr>
        <w:rPr>
          <w:i/>
          <w:iCs/>
        </w:rPr>
      </w:pPr>
      <w:r w:rsidRPr="004041B3">
        <w:rPr>
          <w:i/>
          <w:iCs/>
        </w:rPr>
        <w:t>Experimental design</w:t>
      </w:r>
    </w:p>
    <w:p w14:paraId="11A17DDA" w14:textId="77777777" w:rsidR="00E7515C" w:rsidRPr="004041B3" w:rsidRDefault="00E7515C" w:rsidP="00E7515C">
      <w:pPr>
        <w:rPr>
          <w:i/>
          <w:iCs/>
        </w:rPr>
      </w:pPr>
    </w:p>
    <w:p w14:paraId="7B65BE01" w14:textId="1062481B" w:rsidR="00E7515C" w:rsidRDefault="00E7515C" w:rsidP="00E7515C">
      <w:r w:rsidRPr="004041B3">
        <w:t xml:space="preserve">To explore how incubation temperature and maternal investment interact to affect performance and antipredator behaviour of juveniles, we designed a </w:t>
      </w:r>
      <w:proofErr w:type="gramStart"/>
      <w:r>
        <w:t>fully-factorial</w:t>
      </w:r>
      <w:proofErr w:type="gramEnd"/>
      <w:r>
        <w:t xml:space="preserve"> </w:t>
      </w:r>
      <w:r w:rsidRPr="004041B3">
        <w:t xml:space="preserve">experiment where eggs of the two skink species were exposed to </w:t>
      </w:r>
      <w:r>
        <w:t>two levels of temperature [</w:t>
      </w:r>
      <w:r w:rsidRPr="004041B3">
        <w:t xml:space="preserve">cold (23 </w:t>
      </w:r>
      <w:r w:rsidRPr="004041B3">
        <w:rPr>
          <w:u w:val="single"/>
        </w:rPr>
        <w:t>+</w:t>
      </w:r>
      <w:r w:rsidRPr="004041B3">
        <w:t xml:space="preserve"> 3</w:t>
      </w:r>
      <w:r w:rsidRPr="004041B3">
        <w:sym w:font="Symbol" w:char="F0B0"/>
      </w:r>
      <w:r w:rsidRPr="004041B3">
        <w:t xml:space="preserve"> C) or hot (28 </w:t>
      </w:r>
      <w:r w:rsidRPr="004041B3">
        <w:rPr>
          <w:u w:val="single"/>
        </w:rPr>
        <w:t>+</w:t>
      </w:r>
      <w:r w:rsidRPr="004041B3">
        <w:t xml:space="preserve"> 3</w:t>
      </w:r>
      <w:r w:rsidRPr="004041B3">
        <w:sym w:font="Symbol" w:char="F0B0"/>
      </w:r>
      <w:r w:rsidRPr="004041B3">
        <w:t xml:space="preserve"> C)</w:t>
      </w:r>
      <w:r>
        <w:t>] and yolk removal (yolk content reduced or a</w:t>
      </w:r>
      <w:r w:rsidRPr="004041B3">
        <w:t xml:space="preserve"> </w:t>
      </w:r>
      <w:r>
        <w:t>sham-</w:t>
      </w:r>
      <w:r w:rsidRPr="004041B3">
        <w:t>control</w:t>
      </w:r>
      <w:r>
        <w:t>)</w:t>
      </w:r>
      <w:r w:rsidR="00972836">
        <w:t xml:space="preserve"> to simulate changes in maternal investment in eggs</w:t>
      </w:r>
      <w:r w:rsidRPr="004041B3">
        <w:t xml:space="preserve">. Incubation temperatures were selected to mimic extreme temperatures measured in natural nests of </w:t>
      </w:r>
      <w:r w:rsidRPr="004041B3">
        <w:rPr>
          <w:i/>
          <w:iCs/>
        </w:rPr>
        <w:t xml:space="preserve">L. </w:t>
      </w:r>
      <w:proofErr w:type="spellStart"/>
      <w:r w:rsidRPr="004041B3">
        <w:rPr>
          <w:i/>
          <w:iCs/>
        </w:rPr>
        <w:t>delicata</w:t>
      </w:r>
      <w:proofErr w:type="spellEnd"/>
      <w:r w:rsidRPr="004041B3">
        <w:rPr>
          <w:i/>
          <w:iCs/>
        </w:rPr>
        <w:t xml:space="preserve"> </w:t>
      </w:r>
      <w:sdt>
        <w:sdtPr>
          <w:rPr>
            <w:iCs/>
            <w:color w:val="000000"/>
          </w:rPr>
          <w:tag w:val="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320936672"/>
          <w:placeholder>
            <w:docPart w:val="4ED85729D309A2459929E1978ABBEAB8"/>
          </w:placeholder>
        </w:sdtPr>
        <w:sdtEndPr/>
        <w:sdtContent>
          <w:r w:rsidR="00AB10EF" w:rsidRPr="00AB10EF">
            <w:rPr>
              <w:iCs/>
              <w:color w:val="000000"/>
            </w:rPr>
            <w:t>(Cheetham et al., 2011)</w:t>
          </w:r>
        </w:sdtContent>
      </w:sdt>
      <w:r w:rsidRPr="004041B3">
        <w:t>.</w:t>
      </w:r>
      <w:r>
        <w:t xml:space="preserve"> </w:t>
      </w:r>
    </w:p>
    <w:p w14:paraId="093713D8" w14:textId="77777777" w:rsidR="00E7515C" w:rsidRDefault="00E7515C" w:rsidP="00E7515C"/>
    <w:p w14:paraId="2100F31A" w14:textId="01BAA1D7" w:rsidR="00E7515C" w:rsidRPr="004041B3" w:rsidRDefault="00E7515C" w:rsidP="00E7515C">
      <w:r>
        <w:t>Enclosures were checked daily for eggs</w:t>
      </w:r>
      <w:r w:rsidRPr="004041B3">
        <w:t>.</w:t>
      </w:r>
      <w:r w:rsidRPr="005C0ACA">
        <w:t xml:space="preserve"> </w:t>
      </w:r>
      <w:r w:rsidRPr="004041B3">
        <w:t xml:space="preserve">We randomly allocated </w:t>
      </w:r>
      <w:r>
        <w:t xml:space="preserve">one egg from a clutch to </w:t>
      </w:r>
      <w:r w:rsidRPr="004041B3">
        <w:t xml:space="preserve">each of </w:t>
      </w:r>
      <w:r>
        <w:t>our four treatments: 23</w:t>
      </w:r>
      <w:r w:rsidRPr="004041B3">
        <w:sym w:font="Symbol" w:char="F0B0"/>
      </w:r>
      <w:r w:rsidRPr="004041B3">
        <w:t>C</w:t>
      </w:r>
      <w:r>
        <w:t xml:space="preserve"> sham-control eggs; 23</w:t>
      </w:r>
      <w:r w:rsidRPr="004041B3">
        <w:sym w:font="Symbol" w:char="F0B0"/>
      </w:r>
      <w:r w:rsidRPr="004041B3">
        <w:t>C</w:t>
      </w:r>
      <w:r>
        <w:t xml:space="preserve"> yolk reduced eggs; 28</w:t>
      </w:r>
      <w:r w:rsidRPr="004041B3">
        <w:sym w:font="Symbol" w:char="F0B0"/>
      </w:r>
      <w:r w:rsidRPr="004041B3">
        <w:t>C</w:t>
      </w:r>
      <w:r>
        <w:t xml:space="preserve"> sham-control eggs; and 28</w:t>
      </w:r>
      <w:r w:rsidRPr="004041B3">
        <w:sym w:font="Symbol" w:char="F0B0"/>
      </w:r>
      <w:r w:rsidRPr="004041B3">
        <w:t>C</w:t>
      </w:r>
      <w:r>
        <w:t xml:space="preserve"> yolk reduced eggs. Our design was a partial split-clutch design as it was not possible to allocate eggs from a given clutch to each of the four treatments (i.e., a split-clutch design) given the small clutch sizes of some individuals. </w:t>
      </w:r>
      <w:r w:rsidRPr="004041B3">
        <w:t xml:space="preserve">Eggs allocated to the </w:t>
      </w:r>
      <w:r>
        <w:t>yolk reduced</w:t>
      </w:r>
      <w:r w:rsidRPr="004041B3">
        <w:t xml:space="preserve"> treatment were weighed (to the nearest mg), and then pierced with a sterilised needle to extract part of the</w:t>
      </w:r>
      <w:r>
        <w:t xml:space="preserve"> yolk</w:t>
      </w:r>
      <w:r w:rsidRPr="004041B3">
        <w:t xml:space="preserve">. Eggs were weighted again, and the difference in weight pre- and post-extraction was used as an approximation of the percentage of yolk extracted. Following methods in </w:t>
      </w:r>
      <w:proofErr w:type="spellStart"/>
      <w:r w:rsidRPr="004041B3">
        <w:t>Sinervo</w:t>
      </w:r>
      <w:proofErr w:type="spellEnd"/>
      <w:r w:rsidRPr="004041B3">
        <w:t xml:space="preserve">, 1990 </w:t>
      </w:r>
      <w:sdt>
        <w:sdtPr>
          <w:rPr>
            <w:color w:val="000000"/>
          </w:rPr>
          <w:tag w:val="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
          <w:id w:val="685792953"/>
          <w:placeholder>
            <w:docPart w:val="BF8A63C99123174CAFEAA8771360CF9D"/>
          </w:placeholder>
        </w:sdtPr>
        <w:sdtEndPr/>
        <w:sdtContent>
          <w:r w:rsidR="00AB10EF" w:rsidRPr="00AB10EF">
            <w:rPr>
              <w:color w:val="000000"/>
            </w:rPr>
            <w:t>(</w:t>
          </w:r>
          <w:proofErr w:type="spellStart"/>
          <w:r w:rsidR="00AB10EF" w:rsidRPr="00AB10EF">
            <w:rPr>
              <w:color w:val="000000"/>
            </w:rPr>
            <w:t>Sinervo</w:t>
          </w:r>
          <w:proofErr w:type="spellEnd"/>
          <w:r w:rsidR="00AB10EF" w:rsidRPr="00AB10EF">
            <w:rPr>
              <w:color w:val="000000"/>
            </w:rPr>
            <w:t>, 1990)</w:t>
          </w:r>
        </w:sdtContent>
      </w:sdt>
      <w:r w:rsidRPr="004041B3">
        <w:t xml:space="preserve"> we aimed for around 15% yolk removal (mean =- SD = 12.49% </w:t>
      </w:r>
      <w:r w:rsidRPr="004041B3">
        <w:rPr>
          <w:u w:val="single"/>
        </w:rPr>
        <w:t>+</w:t>
      </w:r>
      <w:r w:rsidRPr="004041B3">
        <w:t xml:space="preserve"> 2.64). Control eggs were weighted and pierced with a needle, but </w:t>
      </w:r>
      <w:r>
        <w:t>we did not remove</w:t>
      </w:r>
      <w:r w:rsidRPr="004041B3">
        <w:t xml:space="preserve"> any yolk. Eggs were then placed in a container filled with four grams of vermiculite dampened with 12</w:t>
      </w:r>
      <w:r>
        <w:t xml:space="preserve"> g</w:t>
      </w:r>
      <w:r w:rsidRPr="004041B3">
        <w:t xml:space="preserve"> of water </w:t>
      </w:r>
      <w:r>
        <w:t xml:space="preserve">and covered with </w:t>
      </w:r>
      <w:r w:rsidR="004C5EA1">
        <w:t xml:space="preserve">Glad </w:t>
      </w:r>
      <w:r>
        <w:t xml:space="preserve">Wrap cling-wrap </w:t>
      </w:r>
      <w:r w:rsidRPr="004041B3">
        <w:t xml:space="preserve">to avoid dehydration. Each </w:t>
      </w:r>
      <w:r>
        <w:t xml:space="preserve">egg was then </w:t>
      </w:r>
      <w:r w:rsidRPr="004041B3">
        <w:t xml:space="preserve">placed in an incubator at the corresponding temperature. </w:t>
      </w:r>
    </w:p>
    <w:p w14:paraId="3C7AF7AD" w14:textId="77777777" w:rsidR="00E7515C" w:rsidRDefault="00E7515C" w:rsidP="00E7515C">
      <w:pPr>
        <w:rPr>
          <w:rStyle w:val="PlaceholderText"/>
          <w:color w:val="000000"/>
          <w:lang w:eastAsia="zh-CN"/>
        </w:rPr>
      </w:pPr>
    </w:p>
    <w:p w14:paraId="547C6969" w14:textId="77777777" w:rsidR="00E7515C" w:rsidRPr="00BA27A7" w:rsidRDefault="00E7515C" w:rsidP="00E7515C">
      <w:pPr>
        <w:rPr>
          <w:i/>
          <w:iCs/>
        </w:rPr>
      </w:pPr>
      <w:r w:rsidRPr="00BA27A7">
        <w:rPr>
          <w:i/>
          <w:iCs/>
        </w:rPr>
        <w:t xml:space="preserve">Measures of morphological traits, </w:t>
      </w:r>
      <w:r w:rsidRPr="00F83E4F">
        <w:rPr>
          <w:i/>
          <w:iCs/>
        </w:rPr>
        <w:t>performance,</w:t>
      </w:r>
      <w:r w:rsidRPr="00BA27A7">
        <w:rPr>
          <w:i/>
          <w:iCs/>
        </w:rPr>
        <w:t xml:space="preserve"> and a</w:t>
      </w:r>
      <w:r>
        <w:rPr>
          <w:i/>
          <w:iCs/>
        </w:rPr>
        <w:t>nti</w:t>
      </w:r>
      <w:r w:rsidRPr="00BA27A7">
        <w:rPr>
          <w:i/>
          <w:iCs/>
        </w:rPr>
        <w:t>predator behaviour</w:t>
      </w:r>
    </w:p>
    <w:p w14:paraId="43E4B883" w14:textId="77777777" w:rsidR="00E7515C" w:rsidRPr="004041B3" w:rsidRDefault="00E7515C" w:rsidP="00E7515C"/>
    <w:p w14:paraId="38874B7D" w14:textId="7E5E1664" w:rsidR="00E7515C" w:rsidRPr="004041B3" w:rsidRDefault="00E7515C" w:rsidP="00E7515C">
      <w:r w:rsidRPr="004041B3">
        <w:t>We checked the eggs every day for hatchlings and each hatched lizard was individually housed in terraria (20 x 35 cm) heated by a heat cord</w:t>
      </w:r>
      <w:r w:rsidR="005C1355">
        <w:t>.</w:t>
      </w:r>
      <w:r w:rsidRPr="004041B3">
        <w:t xml:space="preserve"> </w:t>
      </w:r>
      <w:r w:rsidR="005C1355">
        <w:t xml:space="preserve">All animals also had </w:t>
      </w:r>
      <w:r w:rsidRPr="004041B3">
        <w:t>UV</w:t>
      </w:r>
      <w:r w:rsidR="005C1355">
        <w:t xml:space="preserve"> lighting</w:t>
      </w:r>
      <w:r>
        <w:t>.</w:t>
      </w:r>
      <w:r w:rsidRPr="004041B3">
        <w:t xml:space="preserve"> </w:t>
      </w:r>
      <w:r>
        <w:t xml:space="preserve">Enclosures contained </w:t>
      </w:r>
      <w:r w:rsidRPr="004041B3">
        <w:t xml:space="preserve">paper as substrate, a water container, and a refuge. All the animals were housed in the same laboratory conditions. Juveniles were feed every second day with crickets. </w:t>
      </w:r>
    </w:p>
    <w:p w14:paraId="3967C258" w14:textId="77777777" w:rsidR="00E7515C" w:rsidRPr="004041B3" w:rsidRDefault="00E7515C" w:rsidP="00E7515C"/>
    <w:p w14:paraId="5C976BD4" w14:textId="672C2569" w:rsidR="00E7515C" w:rsidRPr="004041B3" w:rsidRDefault="00E7515C" w:rsidP="00E7515C">
      <w:r w:rsidRPr="004041B3">
        <w:t xml:space="preserve">Juveniles were measured and their behaviour tested when they were 3-5 weeks old. We </w:t>
      </w:r>
      <w:r>
        <w:t>ensured that there was equal representation from each of the four</w:t>
      </w:r>
      <w:r w:rsidRPr="004041B3">
        <w:t xml:space="preserve"> treatment combinations and species (e.g., eggs in cold treatment had longer incubation times)</w:t>
      </w:r>
      <w:r>
        <w:t xml:space="preserve"> during each measurement session </w:t>
      </w:r>
      <w:r w:rsidRPr="004041B3">
        <w:t xml:space="preserve">(groups of 48 per day, see below). </w:t>
      </w:r>
      <w:r>
        <w:t>B</w:t>
      </w:r>
      <w:r w:rsidRPr="004041B3">
        <w:t>ody size and mass can influence performance and behaviour</w:t>
      </w:r>
      <w:r>
        <w:t xml:space="preserve"> </w:t>
      </w:r>
      <w:sdt>
        <w:sdtPr>
          <w:rPr>
            <w:color w:val="000000"/>
          </w:rPr>
          <w:tag w:val="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
          <w:id w:val="1771438188"/>
          <w:placeholder>
            <w:docPart w:val="59D9BDEB2E3D6F49BF613A7819524854"/>
          </w:placeholder>
        </w:sdtPr>
        <w:sdtEndPr/>
        <w:sdtContent>
          <w:r w:rsidR="00AB10EF">
            <w:t>(Baxter-Gilbert et al., 2018; Huey &amp; Hertz, 1984)</w:t>
          </w:r>
        </w:sdtContent>
      </w:sdt>
      <w:r>
        <w:t>. As such</w:t>
      </w:r>
      <w:r w:rsidRPr="004041B3">
        <w:t xml:space="preserve">, we measured weight, snout-vent length, tail length and total length </w:t>
      </w:r>
      <w:r>
        <w:t xml:space="preserve">at each measurement </w:t>
      </w:r>
      <w:r w:rsidRPr="004041B3">
        <w:t xml:space="preserve">to control for these during the analysis. </w:t>
      </w:r>
      <w:r>
        <w:t xml:space="preserve">Given the small size of hatchlings, we weighed lizards </w:t>
      </w:r>
      <w:r w:rsidRPr="004041B3">
        <w:t xml:space="preserve">(to the nearest mg) </w:t>
      </w:r>
      <w:r>
        <w:t xml:space="preserve">using an Ohaus scale and took a </w:t>
      </w:r>
      <w:r w:rsidR="00CF2BAA">
        <w:t xml:space="preserve">ventral </w:t>
      </w:r>
      <w:r>
        <w:t>photo of each lizard</w:t>
      </w:r>
      <w:r w:rsidRPr="004041B3">
        <w:t xml:space="preserve">. From this photo we later measured the </w:t>
      </w:r>
      <w:r w:rsidRPr="004041B3">
        <w:lastRenderedPageBreak/>
        <w:t xml:space="preserve">snout-vent length (SVL) as the distance (in mm) from the snout to the cloaca, and the tail length as the distance from the cloaca to the tip of the tail using </w:t>
      </w:r>
      <w:proofErr w:type="spellStart"/>
      <w:r w:rsidRPr="004041B3">
        <w:t>imageJ</w:t>
      </w:r>
      <w:proofErr w:type="spellEnd"/>
      <w:r w:rsidRPr="004041B3">
        <w:t xml:space="preserve"> </w:t>
      </w:r>
      <w:sdt>
        <w:sdtPr>
          <w:rPr>
            <w:color w:val="000000"/>
          </w:rPr>
          <w:tag w:val="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
          <w:id w:val="-709333780"/>
          <w:placeholder>
            <w:docPart w:val="E37BA658E25043439F89952E3FB8177C"/>
          </w:placeholder>
        </w:sdtPr>
        <w:sdtEndPr/>
        <w:sdtContent>
          <w:r w:rsidR="00AB10EF" w:rsidRPr="00AB10EF">
            <w:rPr>
              <w:color w:val="000000"/>
            </w:rPr>
            <w:t>(</w:t>
          </w:r>
          <w:proofErr w:type="spellStart"/>
          <w:r w:rsidR="00AB10EF" w:rsidRPr="00AB10EF">
            <w:rPr>
              <w:color w:val="000000"/>
            </w:rPr>
            <w:t>Abràmoff</w:t>
          </w:r>
          <w:proofErr w:type="spellEnd"/>
          <w:r w:rsidR="00AB10EF" w:rsidRPr="00AB10EF">
            <w:rPr>
              <w:color w:val="000000"/>
            </w:rPr>
            <w:t xml:space="preserve"> et al., 2004)</w:t>
          </w:r>
        </w:sdtContent>
      </w:sdt>
      <w:r w:rsidRPr="004041B3">
        <w:t xml:space="preserve">. </w:t>
      </w:r>
    </w:p>
    <w:p w14:paraId="38109742" w14:textId="77777777" w:rsidR="00E7515C" w:rsidRPr="004041B3" w:rsidRDefault="00E7515C" w:rsidP="00E7515C"/>
    <w:p w14:paraId="6F878063" w14:textId="1C8F0C69" w:rsidR="00E7515C" w:rsidRPr="004041B3" w:rsidRDefault="00E7515C" w:rsidP="00E7515C">
      <w:r w:rsidRPr="004041B3">
        <w:t xml:space="preserve">We set up 12 CCTV </w:t>
      </w:r>
      <w:r>
        <w:t>cameras</w:t>
      </w:r>
      <w:r w:rsidRPr="004041B3">
        <w:t xml:space="preserve"> with each recording</w:t>
      </w:r>
      <w:r>
        <w:t xml:space="preserve"> four individual</w:t>
      </w:r>
      <w:r w:rsidRPr="004041B3">
        <w:t xml:space="preserve"> terraria simultaneously. Each week we selected 48 juveniles from the correct age window</w:t>
      </w:r>
      <w:r>
        <w:t xml:space="preserve"> – a</w:t>
      </w:r>
      <w:r w:rsidRPr="004041B3">
        <w:t xml:space="preserve"> mix of the two species and four </w:t>
      </w:r>
      <w:r>
        <w:t xml:space="preserve">treatment </w:t>
      </w:r>
      <w:r w:rsidRPr="004041B3">
        <w:t xml:space="preserve">combinations. We weighted and photographed the animals, and then placed them randomly </w:t>
      </w:r>
      <w:r>
        <w:t>across the shelves</w:t>
      </w:r>
      <w:r w:rsidRPr="004041B3">
        <w:t xml:space="preserve"> to avoid any biases associated with the location in the laboratory. The terraria for the assays were opaque to avoid </w:t>
      </w:r>
      <w:r>
        <w:t>lizards viewing each other which could</w:t>
      </w:r>
      <w:r w:rsidRPr="004041B3">
        <w:t xml:space="preserve"> influence </w:t>
      </w:r>
      <w:r>
        <w:t xml:space="preserve">their </w:t>
      </w:r>
      <w:r w:rsidRPr="004041B3">
        <w:t>behaviour</w:t>
      </w:r>
      <w:r>
        <w:t>.</w:t>
      </w:r>
      <w:r w:rsidRPr="004041B3">
        <w:t xml:space="preserve"> </w:t>
      </w:r>
      <w:r w:rsidR="00181479">
        <w:t xml:space="preserve">In addition, the terraria were separated from the walking corridors by thick-opaque curtains to avoid the presence of the researchers to influence lizard behaviour. </w:t>
      </w:r>
      <w:r>
        <w:t>All enclosures</w:t>
      </w:r>
      <w:r w:rsidRPr="004041B3">
        <w:t xml:space="preserve"> had a refuge and a water container. The heat lamp was placed </w:t>
      </w:r>
      <w:r>
        <w:t xml:space="preserve">on one </w:t>
      </w:r>
      <w:r w:rsidRPr="004041B3">
        <w:t xml:space="preserve">side of the </w:t>
      </w:r>
      <w:r>
        <w:t>enclosure</w:t>
      </w:r>
      <w:r w:rsidRPr="004041B3">
        <w:t xml:space="preserve"> to ensure a thermal gradient of at least 6 degrees between the lamp and the refuge. The same group of animals were housed in these terraria during the 6 days of the trials.</w:t>
      </w:r>
    </w:p>
    <w:p w14:paraId="3C5545C2" w14:textId="77777777" w:rsidR="00E7515C" w:rsidRPr="004041B3" w:rsidRDefault="00E7515C" w:rsidP="00E7515C"/>
    <w:p w14:paraId="2E61FD9E" w14:textId="77777777" w:rsidR="00E7515C" w:rsidRPr="004041B3" w:rsidRDefault="00E7515C" w:rsidP="00E7515C">
      <w:r>
        <w:t xml:space="preserve">Over the six days animals were under cameras we took three measurements of </w:t>
      </w:r>
      <w:r w:rsidRPr="004041B3">
        <w:t xml:space="preserve">performance and antipredator behaviour </w:t>
      </w:r>
      <w:r>
        <w:t>for each animal with one day between subsequent measurements. More specifically, we collected the following behavioural variables</w:t>
      </w:r>
      <w:r w:rsidRPr="004041B3">
        <w:t>:</w:t>
      </w:r>
    </w:p>
    <w:p w14:paraId="004B5D96"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Running velocity (in seconds)</w:t>
      </w:r>
      <w:r w:rsidRPr="004041B3">
        <w:rPr>
          <w:rFonts w:ascii="Times New Roman" w:hAnsi="Times New Roman" w:cs="Times New Roman"/>
          <w:lang w:val="en-AU"/>
        </w:rPr>
        <w:t>: We measured running performance as the total time needed to run the one-metre-long straight racetrack</w:t>
      </w:r>
      <w:r>
        <w:rPr>
          <w:rFonts w:ascii="Times New Roman" w:hAnsi="Times New Roman" w:cs="Times New Roman"/>
          <w:lang w:val="en-AU"/>
        </w:rPr>
        <w:t>. We also recorded burst speed</w:t>
      </w:r>
      <w:r w:rsidRPr="004041B3">
        <w:rPr>
          <w:rFonts w:ascii="Times New Roman" w:hAnsi="Times New Roman" w:cs="Times New Roman"/>
          <w:lang w:val="en-AU"/>
        </w:rPr>
        <w:t xml:space="preserve"> as the </w:t>
      </w:r>
      <w:r>
        <w:rPr>
          <w:rFonts w:ascii="Times New Roman" w:hAnsi="Times New Roman" w:cs="Times New Roman"/>
          <w:lang w:val="en-AU"/>
        </w:rPr>
        <w:t xml:space="preserve">fast </w:t>
      </w:r>
      <w:r w:rsidRPr="004041B3">
        <w:rPr>
          <w:rFonts w:ascii="Times New Roman" w:hAnsi="Times New Roman" w:cs="Times New Roman"/>
          <w:lang w:val="en-AU"/>
        </w:rPr>
        <w:t xml:space="preserve">25 cm </w:t>
      </w:r>
      <w:r>
        <w:rPr>
          <w:rFonts w:ascii="Times New Roman" w:hAnsi="Times New Roman" w:cs="Times New Roman"/>
          <w:lang w:val="en-AU"/>
        </w:rPr>
        <w:t xml:space="preserve">section </w:t>
      </w:r>
      <w:r w:rsidRPr="004041B3">
        <w:rPr>
          <w:rFonts w:ascii="Times New Roman" w:hAnsi="Times New Roman" w:cs="Times New Roman"/>
          <w:lang w:val="en-AU"/>
        </w:rPr>
        <w:t xml:space="preserve">(the racetrack had a detector and time tracker every 25cm). For analysis, we used the total time used to cover the full one meter and the </w:t>
      </w:r>
      <w:r>
        <w:rPr>
          <w:rFonts w:ascii="Times New Roman" w:hAnsi="Times New Roman" w:cs="Times New Roman"/>
          <w:lang w:val="en-AU"/>
        </w:rPr>
        <w:t>fastest</w:t>
      </w:r>
      <w:r w:rsidRPr="004041B3">
        <w:rPr>
          <w:rFonts w:ascii="Times New Roman" w:hAnsi="Times New Roman" w:cs="Times New Roman"/>
          <w:lang w:val="en-AU"/>
        </w:rPr>
        <w:t xml:space="preserve"> time taken to run a 25 cm interval. Fifteen minutes before </w:t>
      </w:r>
      <w:r>
        <w:rPr>
          <w:rFonts w:ascii="Times New Roman" w:hAnsi="Times New Roman" w:cs="Times New Roman"/>
          <w:lang w:val="en-AU"/>
        </w:rPr>
        <w:t>each performance measure</w:t>
      </w:r>
      <w:r w:rsidRPr="004041B3">
        <w:rPr>
          <w:rFonts w:ascii="Times New Roman" w:hAnsi="Times New Roman" w:cs="Times New Roman"/>
          <w:lang w:val="en-AU"/>
        </w:rPr>
        <w:t>, lizards were placed in an incubator at 28</w:t>
      </w:r>
      <w:r w:rsidRPr="004041B3">
        <w:rPr>
          <w:rFonts w:ascii="Times New Roman" w:hAnsi="Times New Roman" w:cs="Times New Roman"/>
          <w:lang w:val="en-AU"/>
        </w:rPr>
        <w:sym w:font="Symbol" w:char="F0B0"/>
      </w:r>
      <w:r w:rsidRPr="004041B3">
        <w:rPr>
          <w:rFonts w:ascii="Times New Roman" w:hAnsi="Times New Roman" w:cs="Times New Roman"/>
          <w:lang w:val="en-AU"/>
        </w:rPr>
        <w:t xml:space="preserve">C to ensure </w:t>
      </w:r>
      <w:r>
        <w:rPr>
          <w:rFonts w:ascii="Times New Roman" w:hAnsi="Times New Roman" w:cs="Times New Roman"/>
          <w:lang w:val="en-AU"/>
        </w:rPr>
        <w:t xml:space="preserve">constant </w:t>
      </w:r>
      <w:r w:rsidRPr="004041B3">
        <w:rPr>
          <w:rFonts w:ascii="Times New Roman" w:hAnsi="Times New Roman" w:cs="Times New Roman"/>
          <w:lang w:val="en-AU"/>
        </w:rPr>
        <w:t xml:space="preserve">body temperature </w:t>
      </w:r>
      <w:r>
        <w:rPr>
          <w:rFonts w:ascii="Times New Roman" w:hAnsi="Times New Roman" w:cs="Times New Roman"/>
          <w:lang w:val="en-AU"/>
        </w:rPr>
        <w:t>across lizards</w:t>
      </w:r>
      <w:r w:rsidRPr="004041B3">
        <w:rPr>
          <w:rFonts w:ascii="Times New Roman" w:hAnsi="Times New Roman" w:cs="Times New Roman"/>
          <w:lang w:val="en-AU"/>
        </w:rPr>
        <w:t>. After the trial, each animal was placed back in their corresponding terraria. We repeated the running trial 3 times for each individual, on alternate days.</w:t>
      </w:r>
    </w:p>
    <w:p w14:paraId="6651E608"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Activity</w:t>
      </w:r>
      <w:r w:rsidRPr="004041B3">
        <w:rPr>
          <w:rFonts w:ascii="Times New Roman" w:hAnsi="Times New Roman" w:cs="Times New Roman"/>
          <w:lang w:val="en-AU"/>
        </w:rPr>
        <w:t xml:space="preserve">: We measured the distance travelled (in cm) as a proxy for the activity level of individuals. To record activity, we removed the refuge and the water container from the terraria to avoid animals </w:t>
      </w:r>
      <w:r>
        <w:rPr>
          <w:rFonts w:ascii="Times New Roman" w:hAnsi="Times New Roman" w:cs="Times New Roman"/>
          <w:lang w:val="en-AU"/>
        </w:rPr>
        <w:t xml:space="preserve">hiding. We then </w:t>
      </w:r>
      <w:r w:rsidRPr="004041B3">
        <w:rPr>
          <w:rFonts w:ascii="Times New Roman" w:hAnsi="Times New Roman" w:cs="Times New Roman"/>
          <w:lang w:val="en-AU"/>
        </w:rPr>
        <w:t xml:space="preserve">switched on the camera and left the animals to behave and move freely in their terrariums for 20 minutes. The distance covered was later calculated using the software </w:t>
      </w:r>
      <w:proofErr w:type="spellStart"/>
      <w:r w:rsidRPr="004041B3">
        <w:rPr>
          <w:rFonts w:ascii="Times New Roman" w:hAnsi="Times New Roman" w:cs="Times New Roman"/>
          <w:lang w:val="en-AU"/>
        </w:rPr>
        <w:t>EthoVision</w:t>
      </w:r>
      <w:proofErr w:type="spellEnd"/>
      <w:r>
        <w:rPr>
          <w:rFonts w:ascii="Times New Roman" w:hAnsi="Times New Roman" w:cs="Times New Roman"/>
          <w:lang w:val="en-AU"/>
        </w:rPr>
        <w:t xml:space="preserve"> XT (</w:t>
      </w:r>
      <w:proofErr w:type="spellStart"/>
      <w:r>
        <w:rPr>
          <w:rFonts w:ascii="Times New Roman" w:hAnsi="Times New Roman" w:cs="Times New Roman"/>
          <w:lang w:val="en-AU"/>
        </w:rPr>
        <w:t>vers</w:t>
      </w:r>
      <w:proofErr w:type="spellEnd"/>
      <w:r>
        <w:rPr>
          <w:rFonts w:ascii="Times New Roman" w:hAnsi="Times New Roman" w:cs="Times New Roman"/>
          <w:lang w:val="en-AU"/>
        </w:rPr>
        <w:t>. 12.0)</w:t>
      </w:r>
      <w:r w:rsidRPr="004041B3">
        <w:rPr>
          <w:rFonts w:ascii="Times New Roman" w:hAnsi="Times New Roman" w:cs="Times New Roman"/>
          <w:lang w:val="en-AU"/>
        </w:rPr>
        <w:t xml:space="preserve">. </w:t>
      </w:r>
    </w:p>
    <w:p w14:paraId="6EF2B6FE"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Antipredator behaviour</w:t>
      </w:r>
      <w:r w:rsidRPr="004041B3">
        <w:rPr>
          <w:rFonts w:ascii="Times New Roman" w:hAnsi="Times New Roman" w:cs="Times New Roman"/>
          <w:lang w:val="en-AU"/>
        </w:rPr>
        <w:t xml:space="preserve">. </w:t>
      </w:r>
      <w:r>
        <w:rPr>
          <w:rFonts w:ascii="Times New Roman" w:hAnsi="Times New Roman" w:cs="Times New Roman"/>
          <w:lang w:val="en-AU"/>
        </w:rPr>
        <w:t xml:space="preserve">Immediately </w:t>
      </w:r>
      <w:r w:rsidRPr="004041B3">
        <w:rPr>
          <w:rFonts w:ascii="Times New Roman" w:hAnsi="Times New Roman" w:cs="Times New Roman"/>
          <w:lang w:val="en-AU"/>
        </w:rPr>
        <w:t xml:space="preserve">after the activity trial, we </w:t>
      </w:r>
      <w:r>
        <w:rPr>
          <w:rFonts w:ascii="Times New Roman" w:hAnsi="Times New Roman" w:cs="Times New Roman"/>
          <w:lang w:val="en-AU"/>
        </w:rPr>
        <w:t>replaced</w:t>
      </w:r>
      <w:r w:rsidRPr="004041B3">
        <w:rPr>
          <w:rFonts w:ascii="Times New Roman" w:hAnsi="Times New Roman" w:cs="Times New Roman"/>
          <w:lang w:val="en-AU"/>
        </w:rPr>
        <w:t xml:space="preserve"> the refuge</w:t>
      </w:r>
      <w:r>
        <w:rPr>
          <w:rFonts w:ascii="Times New Roman" w:hAnsi="Times New Roman" w:cs="Times New Roman"/>
          <w:lang w:val="en-AU"/>
        </w:rPr>
        <w:t xml:space="preserve">. After 30 minutes, we </w:t>
      </w:r>
      <w:r w:rsidRPr="004041B3">
        <w:rPr>
          <w:rFonts w:ascii="Times New Roman" w:hAnsi="Times New Roman" w:cs="Times New Roman"/>
          <w:lang w:val="en-AU"/>
        </w:rPr>
        <w:t xml:space="preserve">simulated a predatory attack. To do this, we approached the terraria and tapped the animals with a painting brush near the tail until they </w:t>
      </w:r>
      <w:r>
        <w:rPr>
          <w:rFonts w:ascii="Times New Roman" w:hAnsi="Times New Roman" w:cs="Times New Roman"/>
          <w:lang w:val="en-AU"/>
        </w:rPr>
        <w:t>took</w:t>
      </w:r>
      <w:r w:rsidRPr="004041B3">
        <w:rPr>
          <w:rFonts w:ascii="Times New Roman" w:hAnsi="Times New Roman" w:cs="Times New Roman"/>
          <w:lang w:val="en-AU"/>
        </w:rPr>
        <w:t xml:space="preserve"> refuge. The same person (</w:t>
      </w:r>
      <w:r>
        <w:rPr>
          <w:rFonts w:ascii="Times New Roman" w:hAnsi="Times New Roman" w:cs="Times New Roman"/>
          <w:lang w:val="en-AU"/>
        </w:rPr>
        <w:t>J</w:t>
      </w:r>
      <w:r w:rsidRPr="004041B3">
        <w:rPr>
          <w:rFonts w:ascii="Times New Roman" w:hAnsi="Times New Roman" w:cs="Times New Roman"/>
          <w:lang w:val="en-AU"/>
        </w:rPr>
        <w:t>Z) performed all the predatory attacks. The only identification in the terraria was the randomly allocated ID number provided to the eggs at the beginning of the experiment</w:t>
      </w:r>
      <w:r>
        <w:rPr>
          <w:rFonts w:ascii="Times New Roman" w:hAnsi="Times New Roman" w:cs="Times New Roman"/>
          <w:lang w:val="en-AU"/>
        </w:rPr>
        <w:t xml:space="preserve"> such that JZ was blind to the treatment</w:t>
      </w:r>
      <w:r w:rsidRPr="004041B3">
        <w:rPr>
          <w:rFonts w:ascii="Times New Roman" w:hAnsi="Times New Roman" w:cs="Times New Roman"/>
          <w:lang w:val="en-AU"/>
        </w:rPr>
        <w:t xml:space="preserve">. </w:t>
      </w:r>
      <w:r>
        <w:rPr>
          <w:rFonts w:ascii="Times New Roman" w:hAnsi="Times New Roman" w:cs="Times New Roman"/>
          <w:lang w:val="en-AU"/>
        </w:rPr>
        <w:t>After the simulated attack, w</w:t>
      </w:r>
      <w:r w:rsidRPr="004041B3">
        <w:rPr>
          <w:rFonts w:ascii="Times New Roman" w:hAnsi="Times New Roman" w:cs="Times New Roman"/>
          <w:lang w:val="en-AU"/>
        </w:rPr>
        <w:t xml:space="preserve">e recorded </w:t>
      </w:r>
      <w:r>
        <w:rPr>
          <w:rFonts w:ascii="Times New Roman" w:hAnsi="Times New Roman" w:cs="Times New Roman"/>
          <w:lang w:val="en-AU"/>
        </w:rPr>
        <w:t xml:space="preserve">each lizard’s response </w:t>
      </w:r>
      <w:r w:rsidRPr="004041B3">
        <w:rPr>
          <w:rFonts w:ascii="Times New Roman" w:hAnsi="Times New Roman" w:cs="Times New Roman"/>
          <w:lang w:val="en-AU"/>
        </w:rPr>
        <w:t xml:space="preserve">for 90 minutes. From the videos we calculated (1) the time (in seconds) </w:t>
      </w:r>
      <w:r>
        <w:rPr>
          <w:rFonts w:ascii="Times New Roman" w:hAnsi="Times New Roman" w:cs="Times New Roman"/>
          <w:lang w:val="en-AU"/>
        </w:rPr>
        <w:t xml:space="preserve">each lizard </w:t>
      </w:r>
      <w:r w:rsidRPr="004041B3">
        <w:rPr>
          <w:rFonts w:ascii="Times New Roman" w:hAnsi="Times New Roman" w:cs="Times New Roman"/>
          <w:lang w:val="en-AU"/>
        </w:rPr>
        <w:t xml:space="preserve">took to seek refuge since the first tape in the tail (hereafter “time to hide”) (2) the time between the moment the animal </w:t>
      </w:r>
      <w:r>
        <w:rPr>
          <w:rFonts w:ascii="Times New Roman" w:hAnsi="Times New Roman" w:cs="Times New Roman"/>
          <w:lang w:val="en-AU"/>
        </w:rPr>
        <w:t>took</w:t>
      </w:r>
      <w:r w:rsidRPr="004041B3">
        <w:rPr>
          <w:rFonts w:ascii="Times New Roman" w:hAnsi="Times New Roman" w:cs="Times New Roman"/>
          <w:lang w:val="en-AU"/>
        </w:rPr>
        <w:t xml:space="preserve"> refuge (time to hide) until the animal’s head appeared at the entrance and was clearly visible in the videos (hereafter “hiding time”, in sec</w:t>
      </w:r>
      <w:r>
        <w:rPr>
          <w:rFonts w:ascii="Times New Roman" w:hAnsi="Times New Roman" w:cs="Times New Roman"/>
          <w:lang w:val="en-AU"/>
        </w:rPr>
        <w:t>onds</w:t>
      </w:r>
      <w:r w:rsidRPr="004041B3">
        <w:rPr>
          <w:rFonts w:ascii="Times New Roman" w:hAnsi="Times New Roman" w:cs="Times New Roman"/>
          <w:lang w:val="en-AU"/>
        </w:rPr>
        <w:t xml:space="preserve">) </w:t>
      </w:r>
      <w:r>
        <w:rPr>
          <w:rFonts w:ascii="Times New Roman" w:hAnsi="Times New Roman" w:cs="Times New Roman"/>
          <w:lang w:val="en-AU"/>
        </w:rPr>
        <w:t xml:space="preserve">and </w:t>
      </w:r>
      <w:r w:rsidRPr="004041B3">
        <w:rPr>
          <w:rFonts w:ascii="Times New Roman" w:hAnsi="Times New Roman" w:cs="Times New Roman"/>
          <w:lang w:val="en-AU"/>
        </w:rPr>
        <w:t xml:space="preserve">(3) the time elapsed since the animal </w:t>
      </w:r>
      <w:r>
        <w:rPr>
          <w:rFonts w:ascii="Times New Roman" w:hAnsi="Times New Roman" w:cs="Times New Roman"/>
          <w:lang w:val="en-AU"/>
        </w:rPr>
        <w:t xml:space="preserve">took </w:t>
      </w:r>
      <w:r w:rsidRPr="004041B3">
        <w:rPr>
          <w:rFonts w:ascii="Times New Roman" w:hAnsi="Times New Roman" w:cs="Times New Roman"/>
          <w:lang w:val="en-AU"/>
        </w:rPr>
        <w:t>refuge (time to hide) to the moment the animal left the refuge to start their normal activity after the predatory attack (hereafter “time to activity”). We consider this to be the moment when the back forelimbs left the refuge. We repeated the activity and antipredator assays three times in alternate days</w:t>
      </w:r>
      <w:r>
        <w:rPr>
          <w:rFonts w:ascii="Times New Roman" w:hAnsi="Times New Roman" w:cs="Times New Roman"/>
          <w:lang w:val="en-AU"/>
        </w:rPr>
        <w:t xml:space="preserve"> from performance trails</w:t>
      </w:r>
      <w:r w:rsidRPr="004041B3">
        <w:rPr>
          <w:rFonts w:ascii="Times New Roman" w:hAnsi="Times New Roman" w:cs="Times New Roman"/>
          <w:lang w:val="en-AU"/>
        </w:rPr>
        <w:t>.</w:t>
      </w:r>
    </w:p>
    <w:p w14:paraId="706320B0" w14:textId="77777777" w:rsidR="00E7515C" w:rsidRPr="004041B3" w:rsidRDefault="00E7515C" w:rsidP="00E7515C"/>
    <w:p w14:paraId="25E9E7DD" w14:textId="77777777" w:rsidR="00E7515C" w:rsidRPr="004041B3" w:rsidRDefault="00E7515C" w:rsidP="00E7515C">
      <w:r w:rsidRPr="004041B3">
        <w:lastRenderedPageBreak/>
        <w:t xml:space="preserve">All trials </w:t>
      </w:r>
      <w:r>
        <w:t>took place</w:t>
      </w:r>
      <w:r w:rsidRPr="004041B3">
        <w:t xml:space="preserve"> between 9 and 12 am, during the </w:t>
      </w:r>
      <w:r>
        <w:t>period when activity was the</w:t>
      </w:r>
      <w:r w:rsidRPr="004041B3">
        <w:t xml:space="preserve"> highest. We recorded 22 individuals per species and treatment. We discarded from the analysis any individual that lost their tail during the experiment (n = 5 out of 176) to avoid any bias associated with impaired running ability. The final sample sizes were 22 for hot-control </w:t>
      </w:r>
      <w:r w:rsidRPr="004041B3">
        <w:rPr>
          <w:i/>
          <w:iCs/>
        </w:rPr>
        <w:t xml:space="preserve">L. </w:t>
      </w:r>
      <w:proofErr w:type="spellStart"/>
      <w:r w:rsidRPr="004041B3">
        <w:rPr>
          <w:i/>
          <w:iCs/>
        </w:rPr>
        <w:t>delicata</w:t>
      </w:r>
      <w:proofErr w:type="spellEnd"/>
      <w:r w:rsidRPr="004041B3">
        <w:t xml:space="preserve">, and </w:t>
      </w:r>
      <w:r>
        <w:t>23:C</w:t>
      </w:r>
      <w:r w:rsidRPr="004041B3">
        <w:t xml:space="preserve"> and </w:t>
      </w:r>
      <w:proofErr w:type="gramStart"/>
      <w:r>
        <w:t>28:R</w:t>
      </w:r>
      <w:proofErr w:type="gramEnd"/>
      <w:r w:rsidRPr="004041B3">
        <w:t xml:space="preserve"> </w:t>
      </w:r>
      <w:r w:rsidRPr="004041B3">
        <w:rPr>
          <w:i/>
          <w:iCs/>
        </w:rPr>
        <w:t xml:space="preserve">L. </w:t>
      </w:r>
      <w:proofErr w:type="spellStart"/>
      <w:r w:rsidRPr="004041B3">
        <w:rPr>
          <w:i/>
          <w:iCs/>
        </w:rPr>
        <w:t>guichenoti</w:t>
      </w:r>
      <w:proofErr w:type="spellEnd"/>
      <w:r w:rsidRPr="004041B3">
        <w:t xml:space="preserve">, and 21 for the rest of the combinations.  </w:t>
      </w:r>
    </w:p>
    <w:p w14:paraId="1970E0BB" w14:textId="77777777" w:rsidR="00E7515C" w:rsidRPr="004041B3" w:rsidRDefault="00E7515C" w:rsidP="00E7515C"/>
    <w:p w14:paraId="1A6A1870" w14:textId="77777777" w:rsidR="00E7515C" w:rsidRPr="004041B3" w:rsidRDefault="00E7515C" w:rsidP="00E7515C">
      <w:pPr>
        <w:rPr>
          <w:i/>
          <w:iCs/>
        </w:rPr>
      </w:pPr>
      <w:r w:rsidRPr="004041B3">
        <w:rPr>
          <w:i/>
          <w:iCs/>
        </w:rPr>
        <w:t>Statistical analysis</w:t>
      </w:r>
    </w:p>
    <w:p w14:paraId="7338447F" w14:textId="77777777" w:rsidR="00E7515C" w:rsidRPr="004041B3" w:rsidRDefault="00E7515C" w:rsidP="00E7515C"/>
    <w:p w14:paraId="314C7AE8" w14:textId="77777777" w:rsidR="008D5E8E" w:rsidDel="008D5E8E" w:rsidRDefault="00E7515C" w:rsidP="008D5E8E">
      <w:pPr>
        <w:rPr>
          <w:del w:id="8" w:author="Daniel Noble" w:date="2023-07-28T11:54:00Z"/>
          <w:moveTo w:id="9" w:author="Daniel Noble" w:date="2023-07-28T11:53:00Z"/>
        </w:rPr>
      </w:pPr>
      <w:r>
        <w:t>We used Bayesian Multivariate Mixed Effects Model</w:t>
      </w:r>
      <w:ins w:id="10" w:author="Daniel Noble" w:date="2023-07-28T11:43:00Z">
        <w:r w:rsidR="005C1355">
          <w:t>s</w:t>
        </w:r>
      </w:ins>
      <w:r>
        <w:t xml:space="preserve"> </w:t>
      </w:r>
      <w:ins w:id="11" w:author="Daniel Noble" w:date="2023-07-28T11:46:00Z">
        <w:r w:rsidR="005C1355">
          <w:t xml:space="preserve">using </w:t>
        </w:r>
      </w:ins>
      <w:commentRangeStart w:id="12"/>
      <w:commentRangeStart w:id="13"/>
      <w:del w:id="14" w:author="Daniel Noble" w:date="2023-07-28T11:46:00Z">
        <w:r w:rsidRPr="005C1355" w:rsidDel="005C1355">
          <w:rPr>
            <w:i/>
            <w:iCs/>
            <w:rPrChange w:id="15" w:author="Daniel Noble" w:date="2023-07-28T11:46:00Z">
              <w:rPr/>
            </w:rPrChange>
          </w:rPr>
          <w:delText xml:space="preserve">in the </w:delText>
        </w:r>
      </w:del>
      <w:proofErr w:type="spellStart"/>
      <w:ins w:id="16" w:author="Daniel Noble" w:date="2023-07-28T11:46:00Z">
        <w:r w:rsidR="005C1355" w:rsidRPr="005C1355">
          <w:rPr>
            <w:i/>
            <w:iCs/>
            <w:rPrChange w:id="17" w:author="Daniel Noble" w:date="2023-07-28T11:46:00Z">
              <w:rPr/>
            </w:rPrChange>
          </w:rPr>
          <w:t>rstan</w:t>
        </w:r>
        <w:proofErr w:type="spellEnd"/>
        <w:r w:rsidR="005C1355">
          <w:t xml:space="preserve"> (</w:t>
        </w:r>
        <w:commentRangeEnd w:id="12"/>
        <w:r w:rsidR="005C1355">
          <w:rPr>
            <w:rStyle w:val="CommentReference"/>
            <w:rFonts w:asciiTheme="minorHAnsi" w:eastAsiaTheme="minorHAnsi" w:hAnsiTheme="minorHAnsi" w:cstheme="minorBidi"/>
            <w:lang w:val="en-NZ" w:eastAsia="en-US"/>
          </w:rPr>
          <w:commentReference w:id="12"/>
        </w:r>
      </w:ins>
      <w:commentRangeEnd w:id="13"/>
      <w:r w:rsidR="00330B59">
        <w:rPr>
          <w:rStyle w:val="CommentReference"/>
          <w:rFonts w:asciiTheme="minorHAnsi" w:eastAsiaTheme="minorHAnsi" w:hAnsiTheme="minorHAnsi" w:cstheme="minorBidi"/>
          <w:lang w:val="en-NZ" w:eastAsia="en-US"/>
        </w:rPr>
        <w:commentReference w:id="13"/>
      </w:r>
      <w:ins w:id="18" w:author="Daniel Noble" w:date="2023-07-28T11:46:00Z">
        <w:r w:rsidR="005C1355">
          <w:t xml:space="preserve">) in the </w:t>
        </w:r>
      </w:ins>
      <w:r>
        <w:t xml:space="preserve">package </w:t>
      </w:r>
      <w:r w:rsidRPr="005C1355">
        <w:rPr>
          <w:i/>
          <w:iCs/>
          <w:rPrChange w:id="19" w:author="Daniel Noble" w:date="2023-07-28T11:46:00Z">
            <w:rPr/>
          </w:rPrChange>
        </w:rPr>
        <w:t>brms</w:t>
      </w:r>
      <w:r>
        <w:t xml:space="preserve"> </w:t>
      </w:r>
      <w:ins w:id="20" w:author="Daniel Noble" w:date="2023-07-28T11:46:00Z">
        <w:r w:rsidR="005C1355">
          <w:t>(</w:t>
        </w:r>
        <w:commentRangeStart w:id="21"/>
        <w:r w:rsidR="005C1355">
          <w:t>version</w:t>
        </w:r>
        <w:commentRangeEnd w:id="21"/>
        <w:r w:rsidR="005C1355">
          <w:rPr>
            <w:rStyle w:val="CommentReference"/>
            <w:rFonts w:asciiTheme="minorHAnsi" w:eastAsiaTheme="minorHAnsi" w:hAnsiTheme="minorHAnsi" w:cstheme="minorBidi"/>
            <w:lang w:val="en-NZ" w:eastAsia="en-US"/>
          </w:rPr>
          <w:commentReference w:id="21"/>
        </w:r>
        <w:r w:rsidR="005C1355">
          <w:t xml:space="preserve">?) </w:t>
        </w:r>
      </w:ins>
      <w:r>
        <w:t xml:space="preserve">to explore whether incubation temperature and maternal investment impacted morphology </w:t>
      </w:r>
      <w:r w:rsidRPr="004041B3">
        <w:t>(tail length, SVL and weight)</w:t>
      </w:r>
      <w:r>
        <w:t>, performance (running velocity and activity level) and antipredator behaviour</w:t>
      </w:r>
      <w:ins w:id="22" w:author="Daniel Noble" w:date="2023-07-28T11:51:00Z">
        <w:r w:rsidR="00594CBE">
          <w:t xml:space="preserve">. </w:t>
        </w:r>
      </w:ins>
      <w:ins w:id="23" w:author="Daniel Noble" w:date="2023-07-28T11:52:00Z">
        <w:r w:rsidR="00594CBE">
          <w:t>We also</w:t>
        </w:r>
      </w:ins>
      <w:del w:id="24" w:author="Daniel Noble" w:date="2023-07-28T11:51:00Z">
        <w:r w:rsidDel="00594CBE">
          <w:delText>,</w:delText>
        </w:r>
      </w:del>
      <w:r>
        <w:t xml:space="preserve"> </w:t>
      </w:r>
      <w:del w:id="25" w:author="Daniel Noble" w:date="2023-07-28T11:52:00Z">
        <w:r w:rsidDel="00594CBE">
          <w:delText xml:space="preserve">and also to </w:delText>
        </w:r>
      </w:del>
      <w:r>
        <w:t>estimate</w:t>
      </w:r>
      <w:ins w:id="26" w:author="Daniel Noble" w:date="2023-07-28T11:52:00Z">
        <w:r w:rsidR="00594CBE">
          <w:t>d</w:t>
        </w:r>
      </w:ins>
      <w:r>
        <w:t xml:space="preserve"> the</w:t>
      </w:r>
      <w:r w:rsidRPr="000A0CDC">
        <w:t xml:space="preserve"> correlations</w:t>
      </w:r>
      <w:r>
        <w:t xml:space="preserve"> between the variables measured</w:t>
      </w:r>
      <w:r w:rsidRPr="000A0CDC">
        <w:t xml:space="preserve"> at </w:t>
      </w:r>
      <w:r>
        <w:t xml:space="preserve">the between- and </w:t>
      </w:r>
      <w:r w:rsidRPr="000A0CDC">
        <w:t>within</w:t>
      </w:r>
      <w:r>
        <w:t>-</w:t>
      </w:r>
      <w:r w:rsidRPr="000A0CDC">
        <w:t>individual level</w:t>
      </w:r>
      <w:r>
        <w:t xml:space="preserve">. </w:t>
      </w:r>
      <w:moveToRangeStart w:id="27" w:author="Daniel Noble" w:date="2023-07-28T11:53:00Z" w:name="move141437653"/>
      <w:moveTo w:id="28" w:author="Daniel Noble" w:date="2023-07-28T11:53:00Z">
        <w:r w:rsidR="008D5E8E">
          <w:t xml:space="preserve">We first check for normality of the data by visualizing the residuals of intercept only random effects model. </w:t>
        </w:r>
        <w:r w:rsidR="008D5E8E" w:rsidRPr="003F47E1">
          <w:t>To meet the assumptions of normality running velocity (both 25 cm</w:t>
        </w:r>
        <w:r w:rsidR="008D5E8E">
          <w:t xml:space="preserve"> burst</w:t>
        </w:r>
        <w:r w:rsidR="008D5E8E" w:rsidRPr="003F47E1">
          <w:t xml:space="preserve"> and 1 m long) w</w:t>
        </w:r>
        <w:r w:rsidR="008D5E8E">
          <w:t>as</w:t>
        </w:r>
        <w:r w:rsidR="008D5E8E" w:rsidRPr="003F47E1">
          <w:t xml:space="preserve"> log-transformed</w:t>
        </w:r>
        <w:r w:rsidR="008D5E8E">
          <w:t xml:space="preserve"> in the case of </w:t>
        </w:r>
        <w:r w:rsidR="008D5E8E" w:rsidRPr="009C164D">
          <w:rPr>
            <w:i/>
            <w:iCs/>
          </w:rPr>
          <w:t xml:space="preserve">L. </w:t>
        </w:r>
        <w:proofErr w:type="spellStart"/>
        <w:r w:rsidR="008D5E8E" w:rsidRPr="009C164D">
          <w:rPr>
            <w:i/>
            <w:iCs/>
          </w:rPr>
          <w:t>delicata</w:t>
        </w:r>
        <w:proofErr w:type="spellEnd"/>
        <w:r w:rsidR="008D5E8E">
          <w:t xml:space="preserve">, and both running velocity and antipredator behaviour variables in the case of </w:t>
        </w:r>
        <w:r w:rsidR="008D5E8E" w:rsidRPr="00B55114">
          <w:rPr>
            <w:i/>
            <w:iCs/>
          </w:rPr>
          <w:t xml:space="preserve">L. </w:t>
        </w:r>
        <w:proofErr w:type="spellStart"/>
        <w:r w:rsidR="008D5E8E" w:rsidRPr="00B55114">
          <w:rPr>
            <w:i/>
            <w:iCs/>
          </w:rPr>
          <w:t>guichenoti</w:t>
        </w:r>
        <w:proofErr w:type="spellEnd"/>
        <w:r w:rsidR="008D5E8E">
          <w:t xml:space="preserve">. </w:t>
        </w:r>
      </w:moveTo>
    </w:p>
    <w:moveToRangeEnd w:id="27"/>
    <w:p w14:paraId="50A8A4BC" w14:textId="1A92FF3E" w:rsidR="00E7515C" w:rsidRDefault="00594CBE" w:rsidP="00E7515C">
      <w:ins w:id="29" w:author="Daniel Noble" w:date="2023-07-28T11:52:00Z">
        <w:r>
          <w:t xml:space="preserve">For all models, we ran </w:t>
        </w:r>
      </w:ins>
      <w:ins w:id="30" w:author="Daniel Noble" w:date="2023-07-28T11:53:00Z">
        <w:r w:rsidR="008D5E8E">
          <w:t>four</w:t>
        </w:r>
      </w:ins>
      <w:ins w:id="31" w:author="Daniel Noble" w:date="2023-07-28T11:52:00Z">
        <w:r>
          <w:t xml:space="preserve"> MCMC chains</w:t>
        </w:r>
      </w:ins>
      <w:ins w:id="32" w:author="Daniel Noble" w:date="2023-07-28T11:53:00Z">
        <w:r w:rsidR="008D5E8E">
          <w:t>, with each chain being run for 4000 iterations with a warmup of 1000</w:t>
        </w:r>
      </w:ins>
      <w:ins w:id="33" w:author="Daniel Noble" w:date="2023-07-28T11:56:00Z">
        <w:r w:rsidR="005950F7">
          <w:t xml:space="preserve"> and used </w:t>
        </w:r>
        <w:commentRangeStart w:id="34"/>
        <w:r w:rsidR="005950F7">
          <w:t>default priors</w:t>
        </w:r>
        <w:commentRangeEnd w:id="34"/>
        <w:r w:rsidR="00A97823">
          <w:rPr>
            <w:rStyle w:val="CommentReference"/>
            <w:rFonts w:asciiTheme="minorHAnsi" w:eastAsiaTheme="minorHAnsi" w:hAnsiTheme="minorHAnsi" w:cstheme="minorBidi"/>
            <w:lang w:val="en-NZ" w:eastAsia="en-US"/>
          </w:rPr>
          <w:commentReference w:id="34"/>
        </w:r>
      </w:ins>
      <w:ins w:id="35" w:author="Daniel Noble" w:date="2023-07-28T11:53:00Z">
        <w:r w:rsidR="008D5E8E">
          <w:t xml:space="preserve">. </w:t>
        </w:r>
      </w:ins>
      <w:ins w:id="36" w:author="Daniel Noble" w:date="2023-07-28T11:54:00Z">
        <w:r w:rsidR="008D5E8E">
          <w:t xml:space="preserve">We retained each sample (thinning of 1) from each chain. We checked that MCMC chains were mixing well by visualising trace plots, checked that </w:t>
        </w:r>
      </w:ins>
      <w:ins w:id="37" w:author="Daniel Noble" w:date="2023-07-28T11:55:00Z">
        <w:r w:rsidR="008D5E8E">
          <w:t>all chains had converged (</w:t>
        </w:r>
        <w:proofErr w:type="spellStart"/>
        <w:r w:rsidR="008D5E8E">
          <w:t>R</w:t>
        </w:r>
        <w:r w:rsidR="008D5E8E" w:rsidRPr="000D127C">
          <w:rPr>
            <w:vertAlign w:val="subscript"/>
            <w:rPrChange w:id="38" w:author="Daniel Noble" w:date="2023-07-28T11:55:00Z">
              <w:rPr/>
            </w:rPrChange>
          </w:rPr>
          <w:t>hat</w:t>
        </w:r>
        <w:proofErr w:type="spellEnd"/>
        <w:r w:rsidR="008D5E8E">
          <w:t xml:space="preserve"> &lt; 1.01)</w:t>
        </w:r>
      </w:ins>
      <w:ins w:id="39" w:author="Daniel Noble" w:date="2023-07-28T11:56:00Z">
        <w:r w:rsidR="00CE7DBE">
          <w:t>,</w:t>
        </w:r>
      </w:ins>
      <w:ins w:id="40" w:author="Daniel Noble" w:date="2023-07-28T11:55:00Z">
        <w:r w:rsidR="008D5E8E">
          <w:t xml:space="preserve"> and that the effect</w:t>
        </w:r>
      </w:ins>
      <w:ins w:id="41" w:author="Daniel Noble" w:date="2023-07-28T11:56:00Z">
        <w:r w:rsidR="00CE7DBE">
          <w:t>ive</w:t>
        </w:r>
      </w:ins>
      <w:ins w:id="42" w:author="Daniel Noble" w:date="2023-07-28T11:55:00Z">
        <w:r w:rsidR="008D5E8E">
          <w:t xml:space="preserve"> sample size for </w:t>
        </w:r>
      </w:ins>
      <w:ins w:id="43" w:author="Daniel Noble" w:date="2023-08-02T11:33:00Z">
        <w:r w:rsidR="00960C1D">
          <w:t xml:space="preserve">each </w:t>
        </w:r>
      </w:ins>
      <w:ins w:id="44" w:author="Daniel Noble" w:date="2023-07-28T12:56:00Z">
        <w:r w:rsidR="00926761">
          <w:t>parameter</w:t>
        </w:r>
      </w:ins>
      <w:ins w:id="45" w:author="Daniel Noble" w:date="2023-07-28T11:55:00Z">
        <w:r w:rsidR="008D5E8E">
          <w:t xml:space="preserve"> was </w:t>
        </w:r>
      </w:ins>
      <w:ins w:id="46" w:author="Daniel Noble" w:date="2023-07-28T12:56:00Z">
        <w:r w:rsidR="00926761">
          <w:t>greater than</w:t>
        </w:r>
      </w:ins>
      <w:ins w:id="47" w:author="Daniel Noble" w:date="2023-07-28T11:55:00Z">
        <w:r w:rsidR="008D5E8E">
          <w:t xml:space="preserve"> 1000. </w:t>
        </w:r>
      </w:ins>
      <w:moveFromRangeStart w:id="48" w:author="Daniel Noble" w:date="2023-07-28T11:53:00Z" w:name="move141437653"/>
      <w:moveFrom w:id="49" w:author="Daniel Noble" w:date="2023-07-28T11:53:00Z">
        <w:r w:rsidR="00E7515C" w:rsidDel="008D5E8E">
          <w:t xml:space="preserve">We first check for normality of the data by visualizing the residuals of intercept only random effects model. </w:t>
        </w:r>
        <w:r w:rsidR="00E7515C" w:rsidRPr="003F47E1" w:rsidDel="008D5E8E">
          <w:t>To meet the assumptions of normality running velocity (both 25 cm</w:t>
        </w:r>
        <w:r w:rsidR="00E7515C" w:rsidDel="008D5E8E">
          <w:t xml:space="preserve"> burst</w:t>
        </w:r>
        <w:r w:rsidR="00E7515C" w:rsidRPr="003F47E1" w:rsidDel="008D5E8E">
          <w:t xml:space="preserve"> and 1 m long) w</w:t>
        </w:r>
        <w:r w:rsidR="00E7515C" w:rsidDel="008D5E8E">
          <w:t>as</w:t>
        </w:r>
        <w:r w:rsidR="00E7515C" w:rsidRPr="003F47E1" w:rsidDel="008D5E8E">
          <w:t xml:space="preserve"> log-transformed</w:t>
        </w:r>
        <w:r w:rsidR="00E7515C" w:rsidDel="008D5E8E">
          <w:t xml:space="preserve"> in the case of </w:t>
        </w:r>
        <w:r w:rsidR="00E7515C" w:rsidRPr="009C164D" w:rsidDel="008D5E8E">
          <w:rPr>
            <w:i/>
            <w:iCs/>
          </w:rPr>
          <w:t>L. delicata</w:t>
        </w:r>
        <w:r w:rsidR="00E7515C" w:rsidDel="008D5E8E">
          <w:t>, and both running velocity and antipredator behaviour</w:t>
        </w:r>
        <w:r w:rsidR="005C3684" w:rsidDel="008D5E8E">
          <w:t xml:space="preserve"> variables</w:t>
        </w:r>
        <w:r w:rsidR="00E7515C" w:rsidDel="008D5E8E">
          <w:t xml:space="preserve"> in the case of </w:t>
        </w:r>
        <w:r w:rsidR="00E7515C" w:rsidRPr="00B55114" w:rsidDel="008D5E8E">
          <w:rPr>
            <w:i/>
            <w:iCs/>
          </w:rPr>
          <w:t>L. guichenoti</w:t>
        </w:r>
        <w:r w:rsidR="00E7515C" w:rsidDel="008D5E8E">
          <w:t xml:space="preserve">. </w:t>
        </w:r>
      </w:moveFrom>
      <w:moveFromRangeEnd w:id="48"/>
    </w:p>
    <w:p w14:paraId="70C4B003" w14:textId="77777777" w:rsidR="00E7515C" w:rsidRDefault="00E7515C" w:rsidP="00E7515C"/>
    <w:p w14:paraId="44A15CA0" w14:textId="0D022529" w:rsidR="00E7515C" w:rsidDel="00235A0B" w:rsidRDefault="00235A0B" w:rsidP="00E7515C">
      <w:pPr>
        <w:rPr>
          <w:del w:id="50" w:author="Daniel Noble" w:date="2023-07-28T12:33:00Z"/>
        </w:rPr>
      </w:pPr>
      <w:moveToRangeStart w:id="51" w:author="Daniel Noble" w:date="2023-07-28T12:35:00Z" w:name="move141440108"/>
      <w:moveTo w:id="52" w:author="Daniel Noble" w:date="2023-07-28T12:35:00Z">
        <w:r>
          <w:t xml:space="preserve">Both species were analysed separately. </w:t>
        </w:r>
      </w:moveTo>
      <w:moveToRangeEnd w:id="51"/>
      <w:r w:rsidR="00E7515C">
        <w:t xml:space="preserve">We </w:t>
      </w:r>
      <w:del w:id="53" w:author="Daniel Noble" w:date="2023-07-28T12:35:00Z">
        <w:r w:rsidR="00E7515C" w:rsidDel="00235A0B">
          <w:delText xml:space="preserve">then </w:delText>
        </w:r>
      </w:del>
      <w:r w:rsidR="00E7515C">
        <w:t>ran two separate multivariate mixed models</w:t>
      </w:r>
      <w:ins w:id="54" w:author="Daniel Noble" w:date="2023-07-28T12:35:00Z">
        <w:r>
          <w:t xml:space="preserve"> for each species</w:t>
        </w:r>
      </w:ins>
      <w:r w:rsidR="00E7515C">
        <w:t xml:space="preserve">, one with morphological traits, and the other with performance and antipredator behaviour </w:t>
      </w:r>
      <w:del w:id="55" w:author="Daniel Noble" w:date="2023-07-28T11:47:00Z">
        <w:r w:rsidR="00E7515C" w:rsidDel="005C1355">
          <w:delText xml:space="preserve">variables </w:delText>
        </w:r>
      </w:del>
      <w:r w:rsidR="00E7515C">
        <w:t xml:space="preserve">as response variables. </w:t>
      </w:r>
      <w:ins w:id="56" w:author="Daniel Noble" w:date="2023-07-28T11:44:00Z">
        <w:r w:rsidR="005C1355">
          <w:t xml:space="preserve">We </w:t>
        </w:r>
      </w:ins>
      <w:ins w:id="57" w:author="Daniel Noble" w:date="2023-07-28T11:45:00Z">
        <w:r w:rsidR="005C1355">
          <w:t>separated</w:t>
        </w:r>
      </w:ins>
      <w:ins w:id="58" w:author="Daniel Noble" w:date="2023-07-28T11:44:00Z">
        <w:r w:rsidR="005C1355">
          <w:t xml:space="preserve"> </w:t>
        </w:r>
      </w:ins>
      <w:ins w:id="59" w:author="Daniel Noble" w:date="2023-07-28T11:45:00Z">
        <w:r w:rsidR="005C1355">
          <w:t>morphology from performance and behaviour because the latter variables were measured 3 times allowing us to decompose between and within-individual variation</w:t>
        </w:r>
      </w:ins>
      <w:ins w:id="60" w:author="Daniel Noble" w:date="2023-07-28T11:47:00Z">
        <w:r w:rsidR="005C1355">
          <w:t xml:space="preserve"> (O’Dea et al. 2021)</w:t>
        </w:r>
      </w:ins>
      <w:ins w:id="61" w:author="Daniel Noble" w:date="2023-07-28T11:45:00Z">
        <w:r w:rsidR="005C1355">
          <w:t xml:space="preserve">. </w:t>
        </w:r>
      </w:ins>
      <w:del w:id="62" w:author="Daniel Noble" w:date="2023-07-28T11:47:00Z">
        <w:r w:rsidR="00E7515C" w:rsidDel="005C1355">
          <w:delText>Both m</w:delText>
        </w:r>
      </w:del>
      <w:ins w:id="63" w:author="Daniel Noble" w:date="2023-07-28T11:47:00Z">
        <w:r w:rsidR="005C1355">
          <w:t>M</w:t>
        </w:r>
      </w:ins>
      <w:r w:rsidR="00E7515C">
        <w:t xml:space="preserve">odels </w:t>
      </w:r>
      <w:del w:id="64" w:author="Daniel Noble" w:date="2023-07-28T11:45:00Z">
        <w:r w:rsidR="00E7515C" w:rsidDel="005C1355">
          <w:delText>had a random intercept</w:delText>
        </w:r>
      </w:del>
      <w:ins w:id="65" w:author="Daniel Noble" w:date="2023-07-28T11:45:00Z">
        <w:r w:rsidR="005C1355">
          <w:t xml:space="preserve">contained fixed effects </w:t>
        </w:r>
      </w:ins>
      <w:ins w:id="66" w:author="Daniel Noble" w:date="2023-07-28T11:47:00Z">
        <w:r w:rsidR="005C1355">
          <w:t xml:space="preserve">(explanatory </w:t>
        </w:r>
      </w:ins>
      <w:ins w:id="67" w:author="Daniel Noble" w:date="2023-07-28T11:48:00Z">
        <w:r w:rsidR="005C1355">
          <w:t xml:space="preserve">variables) </w:t>
        </w:r>
      </w:ins>
      <w:ins w:id="68" w:author="Daniel Noble" w:date="2023-07-28T11:45:00Z">
        <w:r w:rsidR="005C1355">
          <w:t xml:space="preserve">of incubation </w:t>
        </w:r>
      </w:ins>
      <w:ins w:id="69" w:author="Daniel Noble" w:date="2023-07-28T11:46:00Z">
        <w:r w:rsidR="005C1355">
          <w:t>temperature</w:t>
        </w:r>
      </w:ins>
      <w:ins w:id="70" w:author="Daniel Noble" w:date="2023-07-28T11:45:00Z">
        <w:r w:rsidR="005C1355">
          <w:t xml:space="preserve"> and maternal investment tre</w:t>
        </w:r>
      </w:ins>
      <w:ins w:id="71" w:author="Daniel Noble" w:date="2023-07-28T11:46:00Z">
        <w:r w:rsidR="005C1355">
          <w:t>atment along with their interaction</w:t>
        </w:r>
      </w:ins>
      <w:ins w:id="72" w:author="Daniel Noble" w:date="2023-07-28T11:47:00Z">
        <w:r w:rsidR="005C1355">
          <w:t>.</w:t>
        </w:r>
      </w:ins>
      <w:del w:id="73" w:author="Daniel Noble" w:date="2023-07-28T11:47:00Z">
        <w:r w:rsidR="00E7515C" w:rsidDel="005C1355">
          <w:delText>,</w:delText>
        </w:r>
      </w:del>
      <w:r w:rsidR="00E7515C">
        <w:t xml:space="preserve"> </w:t>
      </w:r>
      <w:ins w:id="74" w:author="Daniel Noble" w:date="2023-07-28T12:34:00Z">
        <w:r>
          <w:t xml:space="preserve">When the interaction between temperature and maternal treatments was non-significant, we refit the models without the interaction to interpret the main effects. </w:t>
        </w:r>
      </w:ins>
      <w:del w:id="75" w:author="Daniel Noble" w:date="2023-07-28T11:48:00Z">
        <w:r w:rsidR="00E7515C" w:rsidDel="005C1355">
          <w:delText>and the interaction between incubation temperature and maternal investment was added as explanatory variable for each of the measured traits</w:delText>
        </w:r>
      </w:del>
      <w:ins w:id="76" w:author="Daniel Noble" w:date="2023-07-28T11:48:00Z">
        <w:r w:rsidR="005C1355">
          <w:t>We also included individual and clutch identity as random effects (intercepts)</w:t>
        </w:r>
      </w:ins>
      <w:r w:rsidR="00E7515C">
        <w:t xml:space="preserve">. In the morphology model, </w:t>
      </w:r>
      <w:ins w:id="77" w:author="Daniel Noble" w:date="2023-07-28T11:49:00Z">
        <w:r w:rsidR="005C1355">
          <w:t xml:space="preserve">only </w:t>
        </w:r>
      </w:ins>
      <w:r w:rsidR="00E7515C">
        <w:t xml:space="preserve">clutch was added as random </w:t>
      </w:r>
      <w:del w:id="78" w:author="Daniel Noble" w:date="2023-07-28T11:49:00Z">
        <w:r w:rsidR="00E7515C" w:rsidDel="005C1355">
          <w:delText>factor</w:delText>
        </w:r>
      </w:del>
      <w:ins w:id="79" w:author="Daniel Noble" w:date="2023-07-28T11:49:00Z">
        <w:r w:rsidR="005C1355">
          <w:t xml:space="preserve">effect given that we only had a single measurement for </w:t>
        </w:r>
        <w:proofErr w:type="gramStart"/>
        <w:r w:rsidR="005C1355">
          <w:t>each individual</w:t>
        </w:r>
      </w:ins>
      <w:proofErr w:type="gramEnd"/>
      <w:r w:rsidR="00E7515C">
        <w:t xml:space="preserve">. </w:t>
      </w:r>
      <w:ins w:id="80" w:author="Daniel Noble" w:date="2023-07-28T11:49:00Z">
        <w:r w:rsidR="005C1355">
          <w:t xml:space="preserve">Given that incubation temperature impacts hatching time </w:t>
        </w:r>
      </w:ins>
      <w:ins w:id="81" w:author="Daniel Noble" w:date="2023-07-28T11:50:00Z">
        <w:r w:rsidR="005C1355">
          <w:t xml:space="preserve">hot incubated animals were more likely to be older. </w:t>
        </w:r>
      </w:ins>
      <w:del w:id="82" w:author="Daniel Noble" w:date="2023-07-28T11:50:00Z">
        <w:r w:rsidR="00E7515C" w:rsidRPr="004041B3" w:rsidDel="005C1355">
          <w:delText>Due to the approach used during the experiment and our aim of testing animals from all treatments simultaneously to avoid any bias (see above), individuals from the hot temperature were older (</w:delText>
        </w:r>
        <w:r w:rsidR="00A675FD" w:rsidDel="005C1355">
          <w:delText xml:space="preserve">consequence of their </w:delText>
        </w:r>
        <w:r w:rsidR="00E7515C" w:rsidRPr="004041B3" w:rsidDel="005C1355">
          <w:delText xml:space="preserve">shorter egg development times). </w:delText>
        </w:r>
      </w:del>
      <w:r w:rsidR="00E7515C" w:rsidRPr="004041B3">
        <w:t xml:space="preserve">To correct for </w:t>
      </w:r>
      <w:del w:id="83" w:author="Daniel Noble" w:date="2023-07-28T11:50:00Z">
        <w:r w:rsidR="00E7515C" w:rsidRPr="004041B3" w:rsidDel="005C1355">
          <w:delText xml:space="preserve">this </w:delText>
        </w:r>
      </w:del>
      <w:ins w:id="84" w:author="Daniel Noble" w:date="2023-07-28T11:50:00Z">
        <w:r w:rsidR="005C1355">
          <w:t>possible</w:t>
        </w:r>
        <w:r w:rsidR="005C1355" w:rsidRPr="004041B3">
          <w:t xml:space="preserve"> </w:t>
        </w:r>
      </w:ins>
      <w:r w:rsidR="00E7515C" w:rsidRPr="004041B3">
        <w:t>age effec</w:t>
      </w:r>
      <w:ins w:id="85" w:author="Daniel Noble" w:date="2023-07-28T11:50:00Z">
        <w:r w:rsidR="005C1355">
          <w:t>ts</w:t>
        </w:r>
      </w:ins>
      <w:del w:id="86" w:author="Daniel Noble" w:date="2023-07-28T11:50:00Z">
        <w:r w:rsidR="00E7515C" w:rsidRPr="004041B3" w:rsidDel="005C1355">
          <w:delText>t</w:delText>
        </w:r>
      </w:del>
      <w:r w:rsidR="00E7515C">
        <w:t xml:space="preserve"> on morphology</w:t>
      </w:r>
      <w:r w:rsidR="00E7515C" w:rsidRPr="004041B3">
        <w:t xml:space="preserve">, we added the age scaled to mean of 0 (using the function </w:t>
      </w:r>
      <w:r w:rsidR="00E7515C" w:rsidRPr="004041B3">
        <w:rPr>
          <w:i/>
          <w:iCs/>
        </w:rPr>
        <w:t>scale</w:t>
      </w:r>
      <w:r w:rsidR="00E7515C" w:rsidRPr="004041B3">
        <w:t xml:space="preserve">) as a covariate in the </w:t>
      </w:r>
      <w:r w:rsidR="00E7515C">
        <w:t>model</w:t>
      </w:r>
      <w:r w:rsidR="00E7515C" w:rsidRPr="004041B3">
        <w:t xml:space="preserve">. </w:t>
      </w:r>
      <w:r w:rsidR="00E7515C">
        <w:t xml:space="preserve">In the behaviour </w:t>
      </w:r>
      <w:ins w:id="87" w:author="Daniel Noble" w:date="2023-07-28T11:51:00Z">
        <w:r w:rsidR="005C1355">
          <w:t xml:space="preserve">model, </w:t>
        </w:r>
      </w:ins>
      <w:del w:id="88" w:author="Daniel Noble" w:date="2023-07-28T11:51:00Z">
        <w:r w:rsidR="00E7515C" w:rsidDel="005C1355">
          <w:delText xml:space="preserve">and performance </w:delText>
        </w:r>
      </w:del>
      <w:del w:id="89" w:author="Daniel Noble" w:date="2023-07-28T11:50:00Z">
        <w:r w:rsidR="00E7515C" w:rsidDel="005C1355">
          <w:delText xml:space="preserve">multivariate </w:delText>
        </w:r>
      </w:del>
      <w:del w:id="90" w:author="Daniel Noble" w:date="2023-07-28T11:51:00Z">
        <w:r w:rsidR="00E7515C" w:rsidDel="005C1355">
          <w:delText xml:space="preserve">model, individual and clutch identity were added as random factors and scaled </w:delText>
        </w:r>
      </w:del>
      <w:r w:rsidR="00E7515C">
        <w:t xml:space="preserve">SVL </w:t>
      </w:r>
      <w:ins w:id="91" w:author="Daniel Noble" w:date="2023-07-28T11:51:00Z">
        <w:r w:rsidR="005C1355">
          <w:t xml:space="preserve">was included </w:t>
        </w:r>
      </w:ins>
      <w:r w:rsidR="00E7515C">
        <w:t xml:space="preserve">as covariate to control for any potential effect of body size on the traits measured. We repeated the behaviour/performance model without SVL as covariate to explore for any indirect effect of temperature and maternal treatments on behaviour that might have been influenced by body size. </w:t>
      </w:r>
    </w:p>
    <w:p w14:paraId="7D6B3193" w14:textId="77777777" w:rsidR="00E7515C" w:rsidDel="00235A0B" w:rsidRDefault="00E7515C" w:rsidP="00E7515C">
      <w:pPr>
        <w:rPr>
          <w:del w:id="92" w:author="Daniel Noble" w:date="2023-07-28T12:33:00Z"/>
        </w:rPr>
      </w:pPr>
    </w:p>
    <w:p w14:paraId="1459D13C" w14:textId="6F1FC937" w:rsidR="00E7515C" w:rsidRPr="004041B3" w:rsidRDefault="00E7515C" w:rsidP="00235A0B">
      <w:del w:id="93" w:author="Daniel Noble" w:date="2023-07-28T12:34:00Z">
        <w:r w:rsidDel="00235A0B">
          <w:delText xml:space="preserve">When the </w:delText>
        </w:r>
      </w:del>
      <w:del w:id="94" w:author="Daniel Noble" w:date="2023-07-28T12:33:00Z">
        <w:r w:rsidDel="00235A0B">
          <w:delText xml:space="preserve">2-way </w:delText>
        </w:r>
      </w:del>
      <w:del w:id="95" w:author="Daniel Noble" w:date="2023-07-28T12:34:00Z">
        <w:r w:rsidDel="00235A0B">
          <w:delText xml:space="preserve">interaction between temperature and maternal treatments was non-significant, we repeated the models without the interaction to interpret the main effects. </w:delText>
        </w:r>
      </w:del>
      <w:moveFromRangeStart w:id="96" w:author="Daniel Noble" w:date="2023-07-28T12:35:00Z" w:name="move141440108"/>
      <w:moveFrom w:id="97" w:author="Daniel Noble" w:date="2023-07-28T12:35:00Z">
        <w:r w:rsidDel="00235A0B">
          <w:t xml:space="preserve">Both species were analysed separately. </w:t>
        </w:r>
      </w:moveFrom>
      <w:moveFromRangeEnd w:id="96"/>
      <w:r>
        <w:t xml:space="preserve">Most of the performance and antipredator variables showed </w:t>
      </w:r>
      <w:ins w:id="98" w:author="Daniel Noble" w:date="2023-07-28T12:36:00Z">
        <w:r w:rsidR="00235A0B">
          <w:t xml:space="preserve">moderate to </w:t>
        </w:r>
      </w:ins>
      <w:r>
        <w:t>high repeatability between the three different measures taken (Table S1).</w:t>
      </w:r>
    </w:p>
    <w:p w14:paraId="54BCB5F3" w14:textId="77777777" w:rsidR="00E7515C" w:rsidRPr="004041B3" w:rsidRDefault="00E7515C" w:rsidP="00E7515C"/>
    <w:p w14:paraId="669D0C3C" w14:textId="77777777" w:rsidR="00E7515C" w:rsidRPr="004041B3" w:rsidRDefault="00E7515C" w:rsidP="00E7515C">
      <w:pPr>
        <w:rPr>
          <w:b/>
          <w:bCs/>
          <w:sz w:val="32"/>
          <w:szCs w:val="32"/>
        </w:rPr>
      </w:pPr>
      <w:r w:rsidRPr="004041B3">
        <w:rPr>
          <w:b/>
          <w:bCs/>
          <w:sz w:val="32"/>
          <w:szCs w:val="32"/>
        </w:rPr>
        <w:t>Results</w:t>
      </w:r>
    </w:p>
    <w:p w14:paraId="31EB3549" w14:textId="77777777" w:rsidR="00E7515C" w:rsidRPr="004041B3" w:rsidRDefault="00E7515C" w:rsidP="00E7515C"/>
    <w:p w14:paraId="2768030B" w14:textId="77777777" w:rsidR="00E7515C" w:rsidRPr="00C93E70" w:rsidRDefault="00E7515C" w:rsidP="00E7515C">
      <w:pPr>
        <w:rPr>
          <w:i/>
          <w:iCs/>
        </w:rPr>
      </w:pPr>
      <w:r>
        <w:rPr>
          <w:i/>
          <w:iCs/>
        </w:rPr>
        <w:t xml:space="preserve">Early thermal environment, but not maternal investment, affect morphology in L </w:t>
      </w:r>
      <w:proofErr w:type="spellStart"/>
      <w:r>
        <w:rPr>
          <w:i/>
          <w:iCs/>
        </w:rPr>
        <w:t>guichenoti</w:t>
      </w:r>
      <w:proofErr w:type="spellEnd"/>
      <w:r>
        <w:rPr>
          <w:i/>
          <w:iCs/>
        </w:rPr>
        <w:t xml:space="preserve"> but not L </w:t>
      </w:r>
      <w:proofErr w:type="spellStart"/>
      <w:r>
        <w:rPr>
          <w:i/>
          <w:iCs/>
        </w:rPr>
        <w:t>delicata</w:t>
      </w:r>
      <w:proofErr w:type="spellEnd"/>
    </w:p>
    <w:p w14:paraId="5C498873" w14:textId="77777777" w:rsidR="00E7515C" w:rsidRPr="004041B3" w:rsidRDefault="00E7515C" w:rsidP="00E7515C"/>
    <w:p w14:paraId="706B510D" w14:textId="77777777" w:rsidR="00D10BB7" w:rsidRDefault="00E7515C" w:rsidP="00E7515C">
      <w:pPr>
        <w:rPr>
          <w:ins w:id="99" w:author="Daniel Noble" w:date="2023-08-09T10:53:00Z"/>
        </w:rPr>
      </w:pPr>
      <w:r>
        <w:t>W</w:t>
      </w:r>
      <w:r w:rsidRPr="004041B3">
        <w:t xml:space="preserve">e found a statistically significant effect of incubation temperature in juvenile size of </w:t>
      </w:r>
      <w:r w:rsidRPr="004041B3">
        <w:rPr>
          <w:i/>
          <w:iCs/>
        </w:rPr>
        <w:t xml:space="preserve">L. </w:t>
      </w:r>
      <w:proofErr w:type="spellStart"/>
      <w:r w:rsidRPr="004041B3">
        <w:rPr>
          <w:i/>
          <w:iCs/>
        </w:rPr>
        <w:t>guichenoti</w:t>
      </w:r>
      <w:proofErr w:type="spellEnd"/>
      <w:r>
        <w:rPr>
          <w:i/>
          <w:iCs/>
        </w:rPr>
        <w:t xml:space="preserve"> </w:t>
      </w:r>
      <w:r>
        <w:t>(</w:t>
      </w:r>
      <w:commentRangeStart w:id="100"/>
      <w:r>
        <w:t>Supp Info Table S2</w:t>
      </w:r>
      <w:commentRangeEnd w:id="100"/>
      <w:r w:rsidR="00EC2279">
        <w:rPr>
          <w:rStyle w:val="CommentReference"/>
          <w:rFonts w:asciiTheme="minorHAnsi" w:eastAsiaTheme="minorHAnsi" w:hAnsiTheme="minorHAnsi" w:cstheme="minorBidi"/>
          <w:lang w:val="en-NZ" w:eastAsia="en-US"/>
        </w:rPr>
        <w:commentReference w:id="100"/>
      </w:r>
      <w:r>
        <w:t>).</w:t>
      </w:r>
      <w:r w:rsidRPr="004041B3">
        <w:t xml:space="preserve"> </w:t>
      </w:r>
      <w:r>
        <w:t>I</w:t>
      </w:r>
      <w:r w:rsidRPr="004041B3">
        <w:t xml:space="preserve">ndividuals coming from eggs incubated at hotter temperatures </w:t>
      </w:r>
      <w:r>
        <w:t>had</w:t>
      </w:r>
      <w:r w:rsidRPr="004041B3">
        <w:t xml:space="preserve"> longer tails (estimate </w:t>
      </w:r>
      <w:r w:rsidRPr="004041B3">
        <w:rPr>
          <w:u w:val="single"/>
        </w:rPr>
        <w:t>+</w:t>
      </w:r>
      <w:r w:rsidRPr="004041B3">
        <w:t xml:space="preserve"> SE = </w:t>
      </w:r>
      <w:commentRangeStart w:id="101"/>
      <w:r>
        <w:t xml:space="preserve">3.76 </w:t>
      </w:r>
      <w:r w:rsidRPr="008A6404">
        <w:rPr>
          <w:u w:val="single"/>
        </w:rPr>
        <w:t>+</w:t>
      </w:r>
      <w:r>
        <w:t xml:space="preserve"> 0.91</w:t>
      </w:r>
      <w:r w:rsidRPr="004041B3">
        <w:t xml:space="preserve">, 95% CI = </w:t>
      </w:r>
      <w:r>
        <w:t>1.98– 5.53</w:t>
      </w:r>
      <w:commentRangeEnd w:id="101"/>
      <w:r w:rsidR="00D2463B">
        <w:rPr>
          <w:rStyle w:val="CommentReference"/>
          <w:rFonts w:asciiTheme="minorHAnsi" w:eastAsiaTheme="minorHAnsi" w:hAnsiTheme="minorHAnsi" w:cstheme="minorBidi"/>
          <w:lang w:val="en-NZ" w:eastAsia="en-US"/>
        </w:rPr>
        <w:commentReference w:id="101"/>
      </w:r>
      <w:r w:rsidRPr="004041B3">
        <w:t xml:space="preserve">, Fig 1d), </w:t>
      </w:r>
      <w:r>
        <w:lastRenderedPageBreak/>
        <w:t xml:space="preserve">larger </w:t>
      </w:r>
      <w:r w:rsidRPr="004041B3">
        <w:t xml:space="preserve">SVL </w:t>
      </w:r>
      <w:r>
        <w:t>(</w:t>
      </w:r>
      <w:r w:rsidRPr="004041B3">
        <w:t xml:space="preserve">estimate </w:t>
      </w:r>
      <w:r w:rsidRPr="004041B3">
        <w:rPr>
          <w:u w:val="single"/>
        </w:rPr>
        <w:t>+</w:t>
      </w:r>
      <w:r w:rsidRPr="004041B3">
        <w:t xml:space="preserve"> SE = </w:t>
      </w:r>
      <w:r>
        <w:t>1.36</w:t>
      </w:r>
      <w:r w:rsidRPr="004041B3">
        <w:t xml:space="preserve"> </w:t>
      </w:r>
      <w:r w:rsidRPr="004041B3">
        <w:rPr>
          <w:u w:val="single"/>
        </w:rPr>
        <w:t>+</w:t>
      </w:r>
      <w:r w:rsidRPr="004041B3">
        <w:t xml:space="preserve"> 0.</w:t>
      </w:r>
      <w:r>
        <w:t>44</w:t>
      </w:r>
      <w:r w:rsidRPr="004041B3">
        <w:t xml:space="preserve">, 95% CI = </w:t>
      </w:r>
      <w:r>
        <w:t>0.49 – 2.22</w:t>
      </w:r>
      <w:r w:rsidRPr="004041B3">
        <w:t xml:space="preserve">, Fig 1e) and were heavier </w:t>
      </w:r>
      <w:r>
        <w:t>(</w:t>
      </w:r>
      <w:r w:rsidRPr="004041B3">
        <w:t xml:space="preserve">estimate </w:t>
      </w:r>
      <w:r w:rsidRPr="004041B3">
        <w:rPr>
          <w:u w:val="single"/>
        </w:rPr>
        <w:t>+</w:t>
      </w:r>
      <w:r w:rsidRPr="004041B3">
        <w:t xml:space="preserve"> SE = </w:t>
      </w:r>
      <w:r>
        <w:t>0.04</w:t>
      </w:r>
      <w:r w:rsidRPr="004041B3">
        <w:t xml:space="preserve"> </w:t>
      </w:r>
      <w:r w:rsidRPr="004041B3">
        <w:rPr>
          <w:u w:val="single"/>
        </w:rPr>
        <w:t>+</w:t>
      </w:r>
      <w:r w:rsidRPr="004041B3">
        <w:t xml:space="preserve"> 0.</w:t>
      </w:r>
      <w:r>
        <w:t>02</w:t>
      </w:r>
      <w:r w:rsidRPr="004041B3">
        <w:t xml:space="preserve">, 95% CI = </w:t>
      </w:r>
      <w:r>
        <w:t>0 – 0.07, Fig1f)</w:t>
      </w:r>
      <w:r w:rsidRPr="004041B3">
        <w:t xml:space="preserve"> than those hatched from eggs at colder temperatures. Maternal investment or the 2-way interaction </w:t>
      </w:r>
      <w:r>
        <w:t>with</w:t>
      </w:r>
      <w:r w:rsidRPr="004041B3">
        <w:t xml:space="preserve"> temperature had no effect on any of the morphological traits measured (</w:t>
      </w:r>
      <w:r>
        <w:t>Table S2</w:t>
      </w:r>
      <w:r w:rsidRPr="004041B3">
        <w:t xml:space="preserve">). </w:t>
      </w:r>
    </w:p>
    <w:p w14:paraId="0C047A40" w14:textId="4F06E361" w:rsidR="00E7515C" w:rsidDel="00492C18" w:rsidRDefault="00D10BB7" w:rsidP="00D10BB7">
      <w:pPr>
        <w:ind w:firstLine="720"/>
        <w:rPr>
          <w:del w:id="102" w:author="Daniel Noble" w:date="2023-07-28T12:37:00Z"/>
        </w:rPr>
      </w:pPr>
      <w:ins w:id="103" w:author="Daniel Noble" w:date="2023-08-09T10:47:00Z">
        <w:r>
          <w:t xml:space="preserve">While there was </w:t>
        </w:r>
        <w:commentRangeStart w:id="104"/>
        <w:r>
          <w:t xml:space="preserve">stronger support for </w:t>
        </w:r>
      </w:ins>
      <w:ins w:id="105" w:author="Daniel Noble" w:date="2023-08-09T10:48:00Z">
        <w:r>
          <w:t>a model containing an</w:t>
        </w:r>
      </w:ins>
      <w:ins w:id="106" w:author="Daniel Noble" w:date="2023-08-09T10:47:00Z">
        <w:r>
          <w:t xml:space="preserve"> interaction between maternal investment and </w:t>
        </w:r>
      </w:ins>
      <w:ins w:id="107" w:author="Daniel Noble" w:date="2023-08-09T10:48:00Z">
        <w:r>
          <w:t xml:space="preserve">incubation temperature when age was not accounted for </w:t>
        </w:r>
      </w:ins>
      <w:ins w:id="108" w:author="Daniel Noble" w:date="2023-08-09T10:53:00Z">
        <w:r>
          <w:t xml:space="preserve">in </w:t>
        </w:r>
        <w:proofErr w:type="spellStart"/>
        <w:r w:rsidRPr="00D10BB7">
          <w:rPr>
            <w:i/>
            <w:iCs/>
            <w:rPrChange w:id="109" w:author="Daniel Noble" w:date="2023-08-09T10:53:00Z">
              <w:rPr/>
            </w:rPrChange>
          </w:rPr>
          <w:t>Lampropholis</w:t>
        </w:r>
        <w:proofErr w:type="spellEnd"/>
        <w:r w:rsidRPr="00D10BB7">
          <w:rPr>
            <w:i/>
            <w:iCs/>
            <w:rPrChange w:id="110" w:author="Daniel Noble" w:date="2023-08-09T10:53:00Z">
              <w:rPr/>
            </w:rPrChange>
          </w:rPr>
          <w:t xml:space="preserve"> </w:t>
        </w:r>
        <w:proofErr w:type="spellStart"/>
        <w:r w:rsidRPr="00D10BB7">
          <w:rPr>
            <w:i/>
            <w:iCs/>
            <w:rPrChange w:id="111" w:author="Daniel Noble" w:date="2023-08-09T10:53:00Z">
              <w:rPr/>
            </w:rPrChange>
          </w:rPr>
          <w:t>delicata</w:t>
        </w:r>
        <w:proofErr w:type="spellEnd"/>
        <w:r>
          <w:t xml:space="preserve"> </w:t>
        </w:r>
      </w:ins>
      <w:ins w:id="112" w:author="Daniel Noble" w:date="2023-08-09T10:48:00Z">
        <w:r>
          <w:t>(</w:t>
        </w:r>
      </w:ins>
      <m:oMath>
        <m:r>
          <w:ins w:id="113" w:author="Daniel Noble" w:date="2023-08-09T10:50:00Z">
            <w:rPr>
              <w:rFonts w:ascii="Cambria Math" w:hAnsi="Cambria Math"/>
            </w:rPr>
            <m:t>∆</m:t>
          </w:ins>
        </m:r>
      </m:oMath>
      <w:ins w:id="114" w:author="Daniel Noble" w:date="2023-08-09T10:48:00Z">
        <w:r>
          <w:t>WAIC</w:t>
        </w:r>
      </w:ins>
      <w:commentRangeEnd w:id="104"/>
      <w:ins w:id="115" w:author="Daniel Noble" w:date="2023-08-11T12:41:00Z">
        <w:r w:rsidR="00503A3B">
          <w:rPr>
            <w:rStyle w:val="CommentReference"/>
            <w:rFonts w:asciiTheme="minorHAnsi" w:eastAsiaTheme="minorHAnsi" w:hAnsiTheme="minorHAnsi" w:cstheme="minorBidi"/>
            <w:lang w:val="en-NZ" w:eastAsia="en-US"/>
          </w:rPr>
          <w:commentReference w:id="104"/>
        </w:r>
      </w:ins>
      <w:ins w:id="116" w:author="Daniel Noble" w:date="2023-08-09T10:48:00Z">
        <w:r>
          <w:t xml:space="preserve"> </w:t>
        </w:r>
      </w:ins>
      <w:ins w:id="117" w:author="Daniel Noble" w:date="2023-08-09T10:50:00Z">
        <w:r>
          <w:t xml:space="preserve"> = 17.2) </w:t>
        </w:r>
      </w:ins>
      <w:ins w:id="118" w:author="Daniel Noble" w:date="2023-08-09T10:54:00Z">
        <w:r>
          <w:t>this was not the case when age was controlled</w:t>
        </w:r>
      </w:ins>
      <w:ins w:id="119" w:author="Daniel Noble" w:date="2023-08-09T10:50:00Z">
        <w:r>
          <w:t xml:space="preserve"> (</w:t>
        </w:r>
      </w:ins>
      <m:oMath>
        <m:r>
          <w:ins w:id="120" w:author="Daniel Noble" w:date="2023-08-09T10:50:00Z">
            <w:rPr>
              <w:rFonts w:ascii="Cambria Math" w:hAnsi="Cambria Math"/>
            </w:rPr>
            <m:t>∆</m:t>
          </w:ins>
        </m:r>
      </m:oMath>
      <w:proofErr w:type="gramStart"/>
      <w:ins w:id="121" w:author="Daniel Noble" w:date="2023-08-09T10:50:00Z">
        <w:r>
          <w:t>WAIC  =</w:t>
        </w:r>
        <w:proofErr w:type="gramEnd"/>
        <w:r>
          <w:t xml:space="preserve"> </w:t>
        </w:r>
      </w:ins>
      <w:ins w:id="122" w:author="Daniel Noble" w:date="2023-08-09T10:51:00Z">
        <w:r>
          <w:t>0.3).</w:t>
        </w:r>
      </w:ins>
      <w:ins w:id="123" w:author="Daniel Noble" w:date="2023-08-09T10:52:00Z">
        <w:r>
          <w:t xml:space="preserve"> Control eggs from hot </w:t>
        </w:r>
        <w:commentRangeStart w:id="124"/>
        <w:r>
          <w:t>incubation temperatures appeared to have smaller tail sizes</w:t>
        </w:r>
      </w:ins>
      <w:ins w:id="125" w:author="Daniel Noble" w:date="2023-08-11T11:56:00Z">
        <w:r w:rsidR="00FA111B">
          <w:t>, but this difference was</w:t>
        </w:r>
      </w:ins>
      <w:ins w:id="126" w:author="Daniel Noble" w:date="2023-08-11T11:57:00Z">
        <w:r w:rsidR="00FA111B">
          <w:t xml:space="preserve"> not significant (</w:t>
        </w:r>
      </w:ins>
      <m:oMath>
        <m:r>
          <w:ins w:id="127" w:author="Daniel Noble" w:date="2023-08-11T11:57:00Z">
            <w:rPr>
              <w:rFonts w:ascii="Cambria Math" w:hAnsi="Cambria Math"/>
            </w:rPr>
            <m:t xml:space="preserve">β </m:t>
          </w:ins>
        </m:r>
      </m:oMath>
      <w:ins w:id="128" w:author="Daniel Noble" w:date="2023-08-11T11:57:00Z">
        <w:r w:rsidR="00FA111B">
          <w:t xml:space="preserve">= </w:t>
        </w:r>
        <w:r w:rsidR="00FA111B" w:rsidRPr="00FA111B">
          <w:t>-2.22</w:t>
        </w:r>
        <w:r w:rsidR="00FA111B">
          <w:t xml:space="preserve">, 95% CI = -4.74 – 0.51, </w:t>
        </w:r>
        <w:proofErr w:type="spellStart"/>
        <w:r w:rsidR="00FA111B">
          <w:t>pMCMC</w:t>
        </w:r>
        <w:proofErr w:type="spellEnd"/>
        <w:r w:rsidR="00FA111B">
          <w:t xml:space="preserve"> </w:t>
        </w:r>
      </w:ins>
      <w:commentRangeEnd w:id="124"/>
      <w:ins w:id="129" w:author="Daniel Noble" w:date="2023-08-11T12:01:00Z">
        <w:r w:rsidR="00F73BD1">
          <w:rPr>
            <w:rStyle w:val="CommentReference"/>
            <w:rFonts w:asciiTheme="minorHAnsi" w:eastAsiaTheme="minorHAnsi" w:hAnsiTheme="minorHAnsi" w:cstheme="minorBidi"/>
            <w:lang w:val="en-NZ" w:eastAsia="en-US"/>
          </w:rPr>
          <w:commentReference w:id="124"/>
        </w:r>
      </w:ins>
      <w:ins w:id="130" w:author="Daniel Noble" w:date="2023-08-11T11:57:00Z">
        <w:r w:rsidR="00FA111B">
          <w:t>= 0.09)</w:t>
        </w:r>
      </w:ins>
      <w:ins w:id="131" w:author="Daniel Noble" w:date="2023-08-09T10:54:00Z">
        <w:r>
          <w:t xml:space="preserve">. </w:t>
        </w:r>
      </w:ins>
      <w:del w:id="132" w:author="Daniel Noble" w:date="2023-08-11T11:57:00Z">
        <w:r w:rsidR="00E7515C" w:rsidDel="00FA111B">
          <w:delText>In contrast</w:delText>
        </w:r>
        <w:r w:rsidR="00E7515C" w:rsidRPr="004041B3" w:rsidDel="00FA111B">
          <w:delText>, w</w:delText>
        </w:r>
      </w:del>
      <w:ins w:id="133" w:author="Daniel Noble" w:date="2023-08-11T11:57:00Z">
        <w:r w:rsidR="00FA111B">
          <w:t>W</w:t>
        </w:r>
      </w:ins>
      <w:r w:rsidR="00E7515C" w:rsidRPr="004041B3">
        <w:t xml:space="preserve">e </w:t>
      </w:r>
      <w:ins w:id="134" w:author="Daniel Noble" w:date="2023-08-11T11:58:00Z">
        <w:r w:rsidR="00FA111B">
          <w:t xml:space="preserve">also </w:t>
        </w:r>
      </w:ins>
      <w:r w:rsidR="00E7515C" w:rsidRPr="004041B3">
        <w:t xml:space="preserve">did not </w:t>
      </w:r>
      <w:commentRangeStart w:id="135"/>
      <w:r w:rsidR="00E7515C" w:rsidRPr="004041B3">
        <w:t>find any effect of temperature</w:t>
      </w:r>
      <w:r w:rsidR="00E7515C">
        <w:t xml:space="preserve">, </w:t>
      </w:r>
      <w:r w:rsidR="00E7515C" w:rsidRPr="004041B3">
        <w:t xml:space="preserve">maternal investment or their 2-way interaction </w:t>
      </w:r>
      <w:r w:rsidR="00E7515C">
        <w:t xml:space="preserve">on morphology in </w:t>
      </w:r>
      <w:proofErr w:type="spellStart"/>
      <w:r w:rsidR="00E7515C" w:rsidRPr="00C93E70">
        <w:rPr>
          <w:i/>
          <w:iCs/>
        </w:rPr>
        <w:t>Lampropholis</w:t>
      </w:r>
      <w:proofErr w:type="spellEnd"/>
      <w:r w:rsidR="00E7515C" w:rsidRPr="00C93E70">
        <w:rPr>
          <w:i/>
          <w:iCs/>
        </w:rPr>
        <w:t xml:space="preserve"> </w:t>
      </w:r>
      <w:proofErr w:type="spellStart"/>
      <w:r w:rsidR="00E7515C" w:rsidRPr="00C93E70">
        <w:rPr>
          <w:i/>
          <w:iCs/>
        </w:rPr>
        <w:t>delicata</w:t>
      </w:r>
      <w:proofErr w:type="spellEnd"/>
      <w:r w:rsidR="00E7515C">
        <w:t xml:space="preserve"> [</w:t>
      </w:r>
      <w:r w:rsidR="00E7515C" w:rsidRPr="004041B3">
        <w:t>tail length (Fig1a), snout-vent-length (SVL, Fig 1b) or weight (Fig 1c) (</w:t>
      </w:r>
      <w:r w:rsidR="00E7515C">
        <w:t>Table S2)]</w:t>
      </w:r>
      <w:r w:rsidR="00E7515C" w:rsidRPr="004041B3">
        <w:t xml:space="preserve">. </w:t>
      </w:r>
      <w:commentRangeEnd w:id="135"/>
      <w:r w:rsidR="00492C18">
        <w:rPr>
          <w:rStyle w:val="CommentReference"/>
          <w:rFonts w:asciiTheme="minorHAnsi" w:eastAsiaTheme="minorHAnsi" w:hAnsiTheme="minorHAnsi" w:cstheme="minorBidi"/>
          <w:lang w:val="en-NZ" w:eastAsia="en-US"/>
        </w:rPr>
        <w:commentReference w:id="135"/>
      </w:r>
    </w:p>
    <w:p w14:paraId="41DF03B5" w14:textId="77777777" w:rsidR="00492C18" w:rsidRPr="004041B3" w:rsidRDefault="00492C18">
      <w:pPr>
        <w:ind w:firstLine="720"/>
        <w:rPr>
          <w:ins w:id="136" w:author="Daniel Noble" w:date="2023-08-11T12:43:00Z"/>
        </w:rPr>
        <w:pPrChange w:id="137" w:author="Daniel Noble" w:date="2023-08-09T10:54:00Z">
          <w:pPr/>
        </w:pPrChange>
      </w:pPr>
    </w:p>
    <w:p w14:paraId="22D28DE4" w14:textId="77777777" w:rsidR="00E7515C" w:rsidDel="00577F09" w:rsidRDefault="00E7515C">
      <w:pPr>
        <w:ind w:firstLine="720"/>
        <w:rPr>
          <w:del w:id="138" w:author="Daniel Noble" w:date="2023-07-28T12:37:00Z"/>
        </w:rPr>
        <w:pPrChange w:id="139" w:author="Daniel Noble" w:date="2023-08-09T10:54:00Z">
          <w:pPr/>
        </w:pPrChange>
      </w:pPr>
    </w:p>
    <w:p w14:paraId="029A36DA" w14:textId="77777777" w:rsidR="00E7515C" w:rsidRPr="004041B3" w:rsidRDefault="00E7515C">
      <w:pPr>
        <w:ind w:firstLine="720"/>
        <w:pPrChange w:id="140" w:author="Daniel Noble" w:date="2023-08-09T10:54:00Z">
          <w:pPr/>
        </w:pPrChange>
      </w:pPr>
      <w:r>
        <w:t>In both species, there was a positive correlation between SVL, tail length and body mass, with individuals with larger bodies also being heavier and having longer tails (Supp Info Table S2).</w:t>
      </w:r>
    </w:p>
    <w:p w14:paraId="7137068F" w14:textId="77777777" w:rsidR="00E7515C" w:rsidRPr="004041B3" w:rsidRDefault="00E7515C" w:rsidP="00E7515C"/>
    <w:p w14:paraId="67039316" w14:textId="3A965448" w:rsidR="00E7515C" w:rsidRPr="00BA27A7" w:rsidRDefault="00E7515C" w:rsidP="00E7515C">
      <w:r>
        <w:rPr>
          <w:i/>
          <w:iCs/>
        </w:rPr>
        <w:t>Maternal investment and</w:t>
      </w:r>
      <w:r w:rsidR="00A4371D">
        <w:rPr>
          <w:i/>
          <w:iCs/>
        </w:rPr>
        <w:t>/or</w:t>
      </w:r>
      <w:r>
        <w:rPr>
          <w:i/>
          <w:iCs/>
        </w:rPr>
        <w:t xml:space="preserve"> temperature impact performance in </w:t>
      </w:r>
      <w:r w:rsidR="00A4371D">
        <w:rPr>
          <w:i/>
          <w:iCs/>
        </w:rPr>
        <w:t xml:space="preserve">both </w:t>
      </w:r>
      <w:del w:id="141" w:author="Daniel Noble" w:date="2023-07-28T12:37:00Z">
        <w:r w:rsidR="00A4371D" w:rsidDel="00577F09">
          <w:rPr>
            <w:i/>
            <w:iCs/>
          </w:rPr>
          <w:delText xml:space="preserve">lizard </w:delText>
        </w:r>
      </w:del>
      <w:r w:rsidR="00A4371D">
        <w:rPr>
          <w:i/>
          <w:iCs/>
        </w:rPr>
        <w:t>species.</w:t>
      </w:r>
    </w:p>
    <w:p w14:paraId="0F2E9C92" w14:textId="77777777" w:rsidR="00E7515C" w:rsidRPr="004041B3" w:rsidRDefault="00E7515C" w:rsidP="00E7515C"/>
    <w:p w14:paraId="0A393DE5" w14:textId="09E783E2" w:rsidR="00E7515C" w:rsidRDefault="00E7515C" w:rsidP="00E7515C">
      <w:r>
        <w:t xml:space="preserve">Both when and without controlling for body size, we found a </w:t>
      </w:r>
      <w:commentRangeStart w:id="142"/>
      <w:r>
        <w:t xml:space="preserve">statistically </w:t>
      </w:r>
      <w:commentRangeStart w:id="143"/>
      <w:r>
        <w:t xml:space="preserve">significant two-way </w:t>
      </w:r>
      <w:commentRangeEnd w:id="143"/>
      <w:r w:rsidR="000033BB">
        <w:rPr>
          <w:rStyle w:val="CommentReference"/>
          <w:rFonts w:asciiTheme="minorHAnsi" w:eastAsiaTheme="minorHAnsi" w:hAnsiTheme="minorHAnsi" w:cstheme="minorBidi"/>
          <w:lang w:val="en-NZ" w:eastAsia="en-US"/>
        </w:rPr>
        <w:commentReference w:id="143"/>
      </w:r>
      <w:r>
        <w:t>interaction</w:t>
      </w:r>
      <w:commentRangeEnd w:id="142"/>
      <w:r w:rsidR="00992EEF">
        <w:rPr>
          <w:rStyle w:val="CommentReference"/>
          <w:rFonts w:asciiTheme="minorHAnsi" w:eastAsiaTheme="minorHAnsi" w:hAnsiTheme="minorHAnsi" w:cstheme="minorBidi"/>
          <w:lang w:val="en-NZ" w:eastAsia="en-US"/>
        </w:rPr>
        <w:commentReference w:id="142"/>
      </w:r>
      <w:r>
        <w:t xml:space="preserve"> between maternal yolk investment and incubation temperature in the 25cm burst of </w:t>
      </w:r>
      <w:r w:rsidRPr="004041B3">
        <w:t xml:space="preserve">juveniles of </w:t>
      </w:r>
      <w:r w:rsidRPr="004041B3">
        <w:rPr>
          <w:i/>
          <w:iCs/>
        </w:rPr>
        <w:t xml:space="preserve">L. </w:t>
      </w:r>
      <w:proofErr w:type="spellStart"/>
      <w:r>
        <w:rPr>
          <w:i/>
          <w:iCs/>
        </w:rPr>
        <w:t>guichenoti</w:t>
      </w:r>
      <w:proofErr w:type="spellEnd"/>
      <w:r w:rsidRPr="004041B3">
        <w:t xml:space="preserve"> </w:t>
      </w:r>
      <w:r>
        <w:t xml:space="preserve">(SVL as covariate: </w:t>
      </w:r>
      <w:r w:rsidRPr="004041B3">
        <w:t xml:space="preserve">estimate </w:t>
      </w:r>
      <w:r w:rsidRPr="004041B3">
        <w:rPr>
          <w:u w:val="single"/>
        </w:rPr>
        <w:t>+</w:t>
      </w:r>
      <w:r w:rsidRPr="004041B3">
        <w:t xml:space="preserve"> SE </w:t>
      </w:r>
      <w:commentRangeStart w:id="144"/>
      <w:r w:rsidRPr="004041B3">
        <w:t xml:space="preserve">= </w:t>
      </w:r>
      <w:r>
        <w:t>-0.41</w:t>
      </w:r>
      <w:r w:rsidRPr="004041B3">
        <w:t xml:space="preserve"> </w:t>
      </w:r>
      <w:r w:rsidRPr="004041B3">
        <w:rPr>
          <w:u w:val="single"/>
        </w:rPr>
        <w:t>+</w:t>
      </w:r>
      <w:r w:rsidRPr="004041B3">
        <w:t xml:space="preserve"> 0.</w:t>
      </w:r>
      <w:r>
        <w:t>20</w:t>
      </w:r>
      <w:r w:rsidRPr="004041B3">
        <w:t xml:space="preserve">, 95% CI </w:t>
      </w:r>
      <w:commentRangeEnd w:id="144"/>
      <w:r w:rsidR="00992EEF">
        <w:rPr>
          <w:rStyle w:val="CommentReference"/>
          <w:rFonts w:asciiTheme="minorHAnsi" w:eastAsiaTheme="minorHAnsi" w:hAnsiTheme="minorHAnsi" w:cstheme="minorBidi"/>
          <w:lang w:val="en-NZ" w:eastAsia="en-US"/>
        </w:rPr>
        <w:commentReference w:id="144"/>
      </w:r>
      <w:r w:rsidRPr="004041B3">
        <w:t xml:space="preserve">= </w:t>
      </w:r>
      <w:r>
        <w:t xml:space="preserve">-0.81– -0.01, Fig 2d, Tables S4-S5). While in the cold incubation temperature individuals coming from the yolk control treatment tended to have slower </w:t>
      </w:r>
      <w:ins w:id="145" w:author="Daniel Noble" w:date="2023-07-28T12:38:00Z">
        <w:r w:rsidR="00577F09">
          <w:t xml:space="preserve">burst </w:t>
        </w:r>
      </w:ins>
      <w:r>
        <w:t xml:space="preserve">running </w:t>
      </w:r>
      <w:del w:id="146" w:author="Daniel Noble" w:date="2023-07-28T12:38:00Z">
        <w:r w:rsidDel="00577F09">
          <w:delText>bursts</w:delText>
        </w:r>
      </w:del>
      <w:ins w:id="147" w:author="Daniel Noble" w:date="2023-07-28T12:38:00Z">
        <w:r w:rsidR="00577F09">
          <w:t>speed</w:t>
        </w:r>
      </w:ins>
      <w:r>
        <w:t>, in the hot incubation treatment the tendency was in the opposite direction, with control individuals being faster at running 25 cm. However</w:t>
      </w:r>
      <w:r w:rsidR="00A4371D">
        <w:t>,</w:t>
      </w:r>
      <w:r>
        <w:t xml:space="preserve"> </w:t>
      </w:r>
      <w:del w:id="148" w:author="Daniel Noble" w:date="2023-07-28T12:38:00Z">
        <w:r w:rsidDel="00577F09">
          <w:delText>analyses of</w:delText>
        </w:r>
      </w:del>
      <w:ins w:id="149" w:author="Daniel Noble" w:date="2023-07-28T12:38:00Z">
        <w:r w:rsidR="00577F09">
          <w:t xml:space="preserve">contrasts </w:t>
        </w:r>
      </w:ins>
      <w:ins w:id="150" w:author="Daniel Noble" w:date="2023-07-28T12:39:00Z">
        <w:r w:rsidR="00577F09">
          <w:t xml:space="preserve">created using the posterior distribution of parameters </w:t>
        </w:r>
      </w:ins>
      <w:commentRangeStart w:id="151"/>
      <w:del w:id="152" w:author="Daniel Noble" w:date="2023-07-28T12:39:00Z">
        <w:r w:rsidDel="00577F09">
          <w:delText xml:space="preserve"> posteriors </w:delText>
        </w:r>
      </w:del>
      <w:r>
        <w:t>did not yield any significant comparison, so we interpret this interaction with caution.</w:t>
      </w:r>
      <w:commentRangeEnd w:id="151"/>
      <w:r w:rsidR="00577F09">
        <w:rPr>
          <w:rStyle w:val="CommentReference"/>
          <w:rFonts w:asciiTheme="minorHAnsi" w:eastAsiaTheme="minorHAnsi" w:hAnsiTheme="minorHAnsi" w:cstheme="minorBidi"/>
          <w:lang w:val="en-NZ" w:eastAsia="en-US"/>
        </w:rPr>
        <w:commentReference w:id="151"/>
      </w:r>
    </w:p>
    <w:p w14:paraId="51083E27" w14:textId="77777777" w:rsidR="00E7515C" w:rsidRPr="004041B3" w:rsidRDefault="00E7515C" w:rsidP="00E7515C">
      <w:r>
        <w:t xml:space="preserve"> </w:t>
      </w:r>
    </w:p>
    <w:p w14:paraId="44452E57" w14:textId="34177D76" w:rsidR="00E7515C" w:rsidRDefault="00E7515C" w:rsidP="00E7515C">
      <w:r w:rsidRPr="004041B3">
        <w:t xml:space="preserve">In </w:t>
      </w:r>
      <w:r w:rsidRPr="004041B3">
        <w:rPr>
          <w:i/>
          <w:iCs/>
        </w:rPr>
        <w:t xml:space="preserve">L. </w:t>
      </w:r>
      <w:proofErr w:type="spellStart"/>
      <w:r>
        <w:rPr>
          <w:i/>
          <w:iCs/>
        </w:rPr>
        <w:t>delicata</w:t>
      </w:r>
      <w:proofErr w:type="spellEnd"/>
      <w:r w:rsidRPr="004041B3">
        <w:t xml:space="preserve">, we </w:t>
      </w:r>
      <w:r>
        <w:t>found that juveniles from the yolk remov</w:t>
      </w:r>
      <w:ins w:id="153" w:author="Daniel Noble" w:date="2023-07-28T12:50:00Z">
        <w:r w:rsidR="00532345">
          <w:t>al</w:t>
        </w:r>
      </w:ins>
      <w:del w:id="154" w:author="Daniel Noble" w:date="2023-07-28T12:50:00Z">
        <w:r w:rsidDel="00532345">
          <w:delText>ed</w:delText>
        </w:r>
      </w:del>
      <w:r>
        <w:t xml:space="preserve"> treatment took longer to run the 1m long track than those from yolk control treatment (SVL as covariate: </w:t>
      </w:r>
      <w:r w:rsidRPr="004041B3">
        <w:t xml:space="preserve">estimate </w:t>
      </w:r>
      <w:r w:rsidRPr="004041B3">
        <w:rPr>
          <w:u w:val="single"/>
        </w:rPr>
        <w:t>+</w:t>
      </w:r>
      <w:r w:rsidRPr="004041B3">
        <w:t xml:space="preserve"> SE = </w:t>
      </w:r>
      <w:r>
        <w:t>-0.27</w:t>
      </w:r>
      <w:r w:rsidRPr="004041B3">
        <w:t xml:space="preserve"> </w:t>
      </w:r>
      <w:r w:rsidRPr="004041B3">
        <w:rPr>
          <w:u w:val="single"/>
        </w:rPr>
        <w:t>+</w:t>
      </w:r>
      <w:r w:rsidRPr="004041B3">
        <w:t xml:space="preserve"> 0.</w:t>
      </w:r>
      <w:r>
        <w:t>1</w:t>
      </w:r>
      <w:r w:rsidRPr="004041B3">
        <w:t xml:space="preserve">, 95% CI = </w:t>
      </w:r>
      <w:r>
        <w:t>-0.46– -0.08, Fig 2a, Tables S3 and S5), both when body size was included as covariate and when not. However, we</w:t>
      </w:r>
      <w:r w:rsidRPr="004041B3">
        <w:t xml:space="preserve"> did not find any effect of </w:t>
      </w:r>
      <w:r>
        <w:t>incubation</w:t>
      </w:r>
      <w:r w:rsidRPr="004041B3">
        <w:t xml:space="preserve"> temperature, maternal investment or the 2-way interaction between them in neither the </w:t>
      </w:r>
      <w:r w:rsidR="00A675FD">
        <w:t>25 cm burst speed</w:t>
      </w:r>
      <w:r w:rsidRPr="004041B3">
        <w:t xml:space="preserve"> or the distance travelled (</w:t>
      </w:r>
      <w:r>
        <w:t>Fig2a-c, Tables S3, S5</w:t>
      </w:r>
      <w:r w:rsidRPr="004041B3">
        <w:t xml:space="preserve">). </w:t>
      </w:r>
    </w:p>
    <w:p w14:paraId="2D0FA715" w14:textId="77777777" w:rsidR="00E7515C" w:rsidRDefault="00E7515C" w:rsidP="00E7515C"/>
    <w:p w14:paraId="4C89A48C" w14:textId="1DDAEBA0" w:rsidR="00E7515C" w:rsidRPr="004041B3" w:rsidRDefault="00E7515C" w:rsidP="00E7515C">
      <w:r>
        <w:t>In both species, trials where individuals had a faster burst speed also took shorter to travel the full 1m rack (</w:t>
      </w:r>
      <w:r w:rsidRPr="004D059D">
        <w:rPr>
          <w:i/>
          <w:iCs/>
        </w:rPr>
        <w:t xml:space="preserve">L. </w:t>
      </w:r>
      <w:proofErr w:type="spellStart"/>
      <w:r w:rsidRPr="004D059D">
        <w:rPr>
          <w:i/>
          <w:iCs/>
        </w:rPr>
        <w:t>delicata</w:t>
      </w:r>
      <w:proofErr w:type="spellEnd"/>
      <w:r>
        <w:t xml:space="preserve">: </w:t>
      </w:r>
      <w:del w:id="155" w:author="Daniel Noble" w:date="2023-07-28T12:51:00Z">
        <w:r w:rsidRPr="004041B3" w:rsidDel="00532345">
          <w:delText xml:space="preserve">estimate </w:delText>
        </w:r>
      </w:del>
      <w:ins w:id="156" w:author="Daniel Noble" w:date="2023-07-28T14:53:00Z">
        <w:r w:rsidR="00667CCC">
          <w:t>within-individual</w:t>
        </w:r>
      </w:ins>
      <w:ins w:id="157" w:author="Daniel Noble" w:date="2023-07-28T12:51:00Z">
        <w:r w:rsidR="00532345">
          <w:t xml:space="preserve"> </w:t>
        </w:r>
      </w:ins>
      <w:ins w:id="158" w:author="Daniel Noble" w:date="2023-07-28T14:53:00Z">
        <w:r w:rsidR="00667CCC">
          <w:t>c</w:t>
        </w:r>
      </w:ins>
      <w:ins w:id="159" w:author="Daniel Noble" w:date="2023-07-28T12:51:00Z">
        <w:r w:rsidR="00532345">
          <w:t>orrelation</w:t>
        </w:r>
        <w:r w:rsidR="00532345" w:rsidRPr="004041B3">
          <w:t xml:space="preserve"> </w:t>
        </w:r>
      </w:ins>
      <w:r w:rsidRPr="004041B3">
        <w:rPr>
          <w:u w:val="single"/>
        </w:rPr>
        <w:t>+</w:t>
      </w:r>
      <w:r w:rsidRPr="004041B3">
        <w:t xml:space="preserve"> SE = 0</w:t>
      </w:r>
      <w:r>
        <w:t>.42</w:t>
      </w:r>
      <w:r w:rsidRPr="004041B3">
        <w:t xml:space="preserve"> </w:t>
      </w:r>
      <w:r w:rsidRPr="004041B3">
        <w:rPr>
          <w:u w:val="single"/>
        </w:rPr>
        <w:t>+</w:t>
      </w:r>
      <w:r w:rsidRPr="004041B3">
        <w:t xml:space="preserve"> 0.0</w:t>
      </w:r>
      <w:r>
        <w:t>6</w:t>
      </w:r>
      <w:r w:rsidRPr="004041B3">
        <w:t>, 95% CI = 0.</w:t>
      </w:r>
      <w:r>
        <w:t>29–</w:t>
      </w:r>
      <w:r w:rsidRPr="004041B3">
        <w:t>0.</w:t>
      </w:r>
      <w:r>
        <w:t xml:space="preserve">54, Table S3; </w:t>
      </w:r>
      <w:r w:rsidRPr="004D059D">
        <w:rPr>
          <w:i/>
          <w:iCs/>
        </w:rPr>
        <w:t xml:space="preserve">L. </w:t>
      </w:r>
      <w:proofErr w:type="spellStart"/>
      <w:r w:rsidRPr="004D059D">
        <w:rPr>
          <w:i/>
          <w:iCs/>
        </w:rPr>
        <w:t>guichenoti</w:t>
      </w:r>
      <w:proofErr w:type="spellEnd"/>
      <w:r>
        <w:t>:</w:t>
      </w:r>
      <w:r w:rsidRPr="00D008D8">
        <w:t xml:space="preserve"> </w:t>
      </w:r>
      <w:ins w:id="160" w:author="Daniel Noble" w:date="2023-07-28T14:54:00Z">
        <w:r w:rsidR="00667CCC">
          <w:t>within-individual correlation</w:t>
        </w:r>
        <w:r w:rsidR="00667CCC" w:rsidRPr="004041B3">
          <w:t xml:space="preserve"> </w:t>
        </w:r>
      </w:ins>
      <w:del w:id="161" w:author="Daniel Noble" w:date="2023-07-28T12:52:00Z">
        <w:r w:rsidRPr="004041B3" w:rsidDel="00532345">
          <w:delText xml:space="preserve">estimate </w:delText>
        </w:r>
      </w:del>
      <w:r w:rsidRPr="004041B3">
        <w:rPr>
          <w:u w:val="single"/>
        </w:rPr>
        <w:t>+</w:t>
      </w:r>
      <w:r w:rsidRPr="004041B3">
        <w:t xml:space="preserve"> SE = 0</w:t>
      </w:r>
      <w:r>
        <w:t>.51</w:t>
      </w:r>
      <w:r w:rsidRPr="004041B3">
        <w:t xml:space="preserve"> </w:t>
      </w:r>
      <w:r w:rsidRPr="004041B3">
        <w:rPr>
          <w:u w:val="single"/>
        </w:rPr>
        <w:t>+</w:t>
      </w:r>
      <w:r w:rsidRPr="004041B3">
        <w:t xml:space="preserve"> 0.0</w:t>
      </w:r>
      <w:r>
        <w:t>6</w:t>
      </w:r>
      <w:r w:rsidRPr="004041B3">
        <w:t>, 95% CI = 0.</w:t>
      </w:r>
      <w:r>
        <w:t>4–</w:t>
      </w:r>
      <w:r w:rsidRPr="004041B3">
        <w:t>0.</w:t>
      </w:r>
      <w:r>
        <w:t>62, Table S4).</w:t>
      </w:r>
    </w:p>
    <w:p w14:paraId="577A797B" w14:textId="77777777" w:rsidR="00E7515C" w:rsidRPr="004041B3" w:rsidRDefault="00E7515C" w:rsidP="00E7515C"/>
    <w:p w14:paraId="10934FBC" w14:textId="77777777" w:rsidR="00E7515C" w:rsidRPr="00BA27A7" w:rsidRDefault="00E7515C" w:rsidP="00E7515C">
      <w:pPr>
        <w:rPr>
          <w:i/>
          <w:iCs/>
        </w:rPr>
      </w:pPr>
      <w:r w:rsidRPr="00BA27A7">
        <w:rPr>
          <w:i/>
          <w:iCs/>
        </w:rPr>
        <w:t>Antipredator behaviour</w:t>
      </w:r>
      <w:r>
        <w:rPr>
          <w:i/>
          <w:iCs/>
        </w:rPr>
        <w:t xml:space="preserve"> is affected by early thermal environment and maternal investment in L. </w:t>
      </w:r>
      <w:proofErr w:type="spellStart"/>
      <w:r>
        <w:rPr>
          <w:i/>
          <w:iCs/>
        </w:rPr>
        <w:t>delicata</w:t>
      </w:r>
      <w:proofErr w:type="spellEnd"/>
      <w:r>
        <w:rPr>
          <w:i/>
          <w:iCs/>
        </w:rPr>
        <w:t xml:space="preserve"> but not in L. </w:t>
      </w:r>
      <w:proofErr w:type="spellStart"/>
      <w:r>
        <w:rPr>
          <w:i/>
          <w:iCs/>
        </w:rPr>
        <w:t>guichenoti</w:t>
      </w:r>
      <w:proofErr w:type="spellEnd"/>
    </w:p>
    <w:p w14:paraId="7E668FEC" w14:textId="77777777" w:rsidR="00E7515C" w:rsidRPr="004041B3" w:rsidRDefault="00E7515C" w:rsidP="00E7515C">
      <w:pPr>
        <w:rPr>
          <w:i/>
          <w:iCs/>
        </w:rPr>
      </w:pPr>
    </w:p>
    <w:p w14:paraId="3FAC4C84" w14:textId="7A5A6CAD" w:rsidR="00E7515C" w:rsidRDefault="00E7515C" w:rsidP="00E7515C">
      <w:r>
        <w:t xml:space="preserve">The time to activity after a simulated predatory attack </w:t>
      </w:r>
      <w:del w:id="162" w:author="Daniel Noble" w:date="2023-07-28T12:52:00Z">
        <w:r w:rsidDel="00E66D38">
          <w:delText>was affected by the 2-way interaction between</w:delText>
        </w:r>
      </w:del>
      <w:ins w:id="163" w:author="Daniel Noble" w:date="2023-07-28T12:52:00Z">
        <w:r w:rsidR="00E66D38">
          <w:t>depe</w:t>
        </w:r>
      </w:ins>
      <w:ins w:id="164" w:author="Daniel Noble" w:date="2023-07-28T12:53:00Z">
        <w:r w:rsidR="00E66D38">
          <w:t>nded on both</w:t>
        </w:r>
      </w:ins>
      <w:r>
        <w:t xml:space="preserve"> incubation temperature and maternal yolk investment </w:t>
      </w:r>
      <w:ins w:id="165" w:author="Daniel Noble" w:date="2023-07-28T12:53:00Z">
        <w:r w:rsidR="00E66D38">
          <w:t xml:space="preserve">treatment </w:t>
        </w:r>
      </w:ins>
      <w:r>
        <w:t xml:space="preserve">in </w:t>
      </w:r>
      <w:r w:rsidRPr="00FE061F">
        <w:rPr>
          <w:i/>
          <w:iCs/>
        </w:rPr>
        <w:t xml:space="preserve">L. </w:t>
      </w:r>
      <w:proofErr w:type="spellStart"/>
      <w:r w:rsidRPr="00FE061F">
        <w:rPr>
          <w:i/>
          <w:iCs/>
        </w:rPr>
        <w:t>delicata</w:t>
      </w:r>
      <w:proofErr w:type="spellEnd"/>
      <w:r>
        <w:t xml:space="preserve"> (</w:t>
      </w:r>
      <w:commentRangeStart w:id="166"/>
      <w:del w:id="167" w:author="Daniel Noble" w:date="2023-07-28T12:53:00Z">
        <w:r w:rsidRPr="004041B3" w:rsidDel="00E66D38">
          <w:delText xml:space="preserve">estimate </w:delText>
        </w:r>
      </w:del>
      <w:ins w:id="168" w:author="Daniel Noble" w:date="2023-07-28T14:54:00Z">
        <w:r w:rsidR="001B4F84">
          <w:t>i</w:t>
        </w:r>
      </w:ins>
      <w:ins w:id="169" w:author="Daniel Noble" w:date="2023-07-28T12:53:00Z">
        <w:r w:rsidR="00E66D38">
          <w:t xml:space="preserve">nteraction </w:t>
        </w:r>
      </w:ins>
      <w:ins w:id="170" w:author="Daniel Noble" w:date="2023-07-28T14:54:00Z">
        <w:r w:rsidR="001B4F84">
          <w:t>e</w:t>
        </w:r>
      </w:ins>
      <w:ins w:id="171" w:author="Daniel Noble" w:date="2023-07-28T12:53:00Z">
        <w:r w:rsidR="00E66D38">
          <w:t>stimate</w:t>
        </w:r>
        <w:r w:rsidR="00E66D38" w:rsidRPr="004041B3">
          <w:t xml:space="preserve"> </w:t>
        </w:r>
      </w:ins>
      <w:r w:rsidRPr="004041B3">
        <w:rPr>
          <w:u w:val="single"/>
        </w:rPr>
        <w:t>+</w:t>
      </w:r>
      <w:r w:rsidRPr="004041B3">
        <w:t xml:space="preserve"> SE </w:t>
      </w:r>
      <w:commentRangeEnd w:id="166"/>
      <w:r w:rsidR="00E66D38">
        <w:rPr>
          <w:rStyle w:val="CommentReference"/>
          <w:rFonts w:asciiTheme="minorHAnsi" w:eastAsiaTheme="minorHAnsi" w:hAnsiTheme="minorHAnsi" w:cstheme="minorBidi"/>
          <w:lang w:val="en-NZ" w:eastAsia="en-US"/>
        </w:rPr>
        <w:commentReference w:id="166"/>
      </w:r>
      <w:r w:rsidRPr="004041B3">
        <w:t xml:space="preserve">= </w:t>
      </w:r>
      <w:r>
        <w:t>-1008.81</w:t>
      </w:r>
      <w:r w:rsidRPr="004041B3">
        <w:t xml:space="preserve"> </w:t>
      </w:r>
      <w:r w:rsidRPr="004041B3">
        <w:rPr>
          <w:u w:val="single"/>
        </w:rPr>
        <w:t>+</w:t>
      </w:r>
      <w:r w:rsidRPr="004041B3">
        <w:t xml:space="preserve"> </w:t>
      </w:r>
      <w:r>
        <w:t>503.67</w:t>
      </w:r>
      <w:r w:rsidRPr="004041B3">
        <w:t xml:space="preserve">, 95% CI = </w:t>
      </w:r>
      <w:r>
        <w:t xml:space="preserve">-2023.9– -22.82, Table S3) after controlling for body size. While in the yolk control treatment individuals reared at both hot and cold temperatures showed similar </w:t>
      </w:r>
      <w:ins w:id="172" w:author="Daniel Noble" w:date="2023-07-28T14:54:00Z">
        <w:r w:rsidR="004F3FED">
          <w:t xml:space="preserve">activity </w:t>
        </w:r>
      </w:ins>
      <w:r>
        <w:t>time</w:t>
      </w:r>
      <w:del w:id="173" w:author="Daniel Noble" w:date="2023-07-28T14:54:00Z">
        <w:r w:rsidDel="004F3FED">
          <w:delText xml:space="preserve"> to activity</w:delText>
        </w:r>
      </w:del>
      <w:r>
        <w:t xml:space="preserve">, in the yolk reduced treatment individuals reared at hot temperatures took longer to be active again after a simulated predatory attack (Figure 3b). However, </w:t>
      </w:r>
      <w:commentRangeStart w:id="174"/>
      <w:r>
        <w:t>the comparison of the posteriors was non-significant (</w:t>
      </w:r>
      <w:commentRangeStart w:id="175"/>
      <w:r>
        <w:t>HPDI</w:t>
      </w:r>
      <w:commentRangeEnd w:id="175"/>
      <w:r w:rsidR="0090214F">
        <w:rPr>
          <w:rStyle w:val="CommentReference"/>
          <w:rFonts w:asciiTheme="minorHAnsi" w:eastAsiaTheme="minorHAnsi" w:hAnsiTheme="minorHAnsi" w:cstheme="minorBidi"/>
          <w:lang w:val="en-NZ" w:eastAsia="en-US"/>
        </w:rPr>
        <w:commentReference w:id="175"/>
      </w:r>
      <w:r>
        <w:t xml:space="preserve">: -9.024 – 26.115), so </w:t>
      </w:r>
      <w:r>
        <w:lastRenderedPageBreak/>
        <w:t>we interpret this 2-way interaction with caution</w:t>
      </w:r>
      <w:commentRangeEnd w:id="174"/>
      <w:r w:rsidR="004F3FED">
        <w:rPr>
          <w:rStyle w:val="CommentReference"/>
          <w:rFonts w:asciiTheme="minorHAnsi" w:eastAsiaTheme="minorHAnsi" w:hAnsiTheme="minorHAnsi" w:cstheme="minorBidi"/>
          <w:lang w:val="en-NZ" w:eastAsia="en-US"/>
        </w:rPr>
        <w:commentReference w:id="174"/>
      </w:r>
      <w:r>
        <w:t>. When body size was removed from the model, incubation temperature had a significant effect on hiding time and time to activity: individuals reared at hot temperatures spent more time hiding (</w:t>
      </w:r>
      <w:r w:rsidRPr="004041B3">
        <w:t xml:space="preserve">estimate </w:t>
      </w:r>
      <w:r w:rsidRPr="004041B3">
        <w:rPr>
          <w:u w:val="single"/>
        </w:rPr>
        <w:t>+</w:t>
      </w:r>
      <w:r w:rsidRPr="004041B3">
        <w:t xml:space="preserve"> SE = </w:t>
      </w:r>
      <w:r>
        <w:t>486.62</w:t>
      </w:r>
      <w:r w:rsidRPr="004041B3">
        <w:t xml:space="preserve"> </w:t>
      </w:r>
      <w:r w:rsidRPr="004041B3">
        <w:rPr>
          <w:u w:val="single"/>
        </w:rPr>
        <w:t>+</w:t>
      </w:r>
      <w:r w:rsidRPr="004041B3">
        <w:t xml:space="preserve"> </w:t>
      </w:r>
      <w:r>
        <w:t>229.06</w:t>
      </w:r>
      <w:r w:rsidRPr="004041B3">
        <w:t xml:space="preserve">, 95% CI = </w:t>
      </w:r>
      <w:r>
        <w:t>39.17– 940.23, Table S5) and took longer to be active again after a predatory attack (</w:t>
      </w:r>
      <w:r w:rsidRPr="004041B3">
        <w:t xml:space="preserve">estimate </w:t>
      </w:r>
      <w:r w:rsidRPr="004041B3">
        <w:rPr>
          <w:u w:val="single"/>
        </w:rPr>
        <w:t>+</w:t>
      </w:r>
      <w:r w:rsidRPr="004041B3">
        <w:t xml:space="preserve"> SE = </w:t>
      </w:r>
      <w:r>
        <w:t>656.5</w:t>
      </w:r>
      <w:r w:rsidRPr="004041B3">
        <w:t xml:space="preserve"> </w:t>
      </w:r>
      <w:r w:rsidRPr="004041B3">
        <w:rPr>
          <w:u w:val="single"/>
        </w:rPr>
        <w:t>+</w:t>
      </w:r>
      <w:r w:rsidRPr="004041B3">
        <w:t xml:space="preserve"> </w:t>
      </w:r>
      <w:r>
        <w:t>250.09</w:t>
      </w:r>
      <w:r w:rsidRPr="004041B3">
        <w:t xml:space="preserve">, 95% CI = </w:t>
      </w:r>
      <w:r>
        <w:t>173.99–1150.97, Table S5).</w:t>
      </w:r>
      <w:ins w:id="176" w:author="Daniel Noble" w:date="2023-07-28T14:57:00Z">
        <w:r w:rsidR="001A22FE">
          <w:t xml:space="preserve"> This suggested that treatment effects on these behavioural traits are driven by the</w:t>
        </w:r>
      </w:ins>
      <w:ins w:id="177" w:author="Daniel Noble" w:date="2023-07-28T14:58:00Z">
        <w:r w:rsidR="001A22FE">
          <w:t xml:space="preserve"> impacts they have on body size.</w:t>
        </w:r>
      </w:ins>
      <w:r>
        <w:t xml:space="preserve"> A</w:t>
      </w:r>
      <w:r w:rsidRPr="004041B3">
        <w:t>ntipredator response</w:t>
      </w:r>
      <w:ins w:id="178" w:author="Daniel Noble" w:date="2023-07-28T14:58:00Z">
        <w:r w:rsidR="001A22FE">
          <w:t>s</w:t>
        </w:r>
      </w:ins>
      <w:r w:rsidRPr="004041B3">
        <w:t xml:space="preserve"> of </w:t>
      </w:r>
      <w:r w:rsidRPr="00FE061F">
        <w:rPr>
          <w:i/>
          <w:iCs/>
        </w:rPr>
        <w:t xml:space="preserve">L. </w:t>
      </w:r>
      <w:proofErr w:type="spellStart"/>
      <w:r w:rsidRPr="00FE061F">
        <w:rPr>
          <w:i/>
          <w:iCs/>
        </w:rPr>
        <w:t>guichenoti</w:t>
      </w:r>
      <w:proofErr w:type="spellEnd"/>
      <w:r w:rsidRPr="004041B3">
        <w:t xml:space="preserve"> (Table</w:t>
      </w:r>
      <w:r>
        <w:t>s S4-S5</w:t>
      </w:r>
      <w:r w:rsidRPr="004041B3">
        <w:t xml:space="preserve">) </w:t>
      </w:r>
      <w:del w:id="179" w:author="Daniel Noble" w:date="2023-07-28T14:58:00Z">
        <w:r w:rsidDel="001A22FE">
          <w:delText>was</w:delText>
        </w:r>
        <w:r w:rsidRPr="004041B3" w:rsidDel="001A22FE">
          <w:delText xml:space="preserve"> </w:delText>
        </w:r>
      </w:del>
      <w:ins w:id="180" w:author="Daniel Noble" w:date="2023-07-28T14:58:00Z">
        <w:r w:rsidR="001A22FE">
          <w:t>were</w:t>
        </w:r>
        <w:r w:rsidR="001A22FE" w:rsidRPr="004041B3">
          <w:t xml:space="preserve"> </w:t>
        </w:r>
      </w:ins>
      <w:r>
        <w:t xml:space="preserve">not </w:t>
      </w:r>
      <w:r w:rsidRPr="004041B3">
        <w:t>influenced by</w:t>
      </w:r>
      <w:r>
        <w:t xml:space="preserve"> early</w:t>
      </w:r>
      <w:r w:rsidRPr="004041B3">
        <w:t xml:space="preserve"> </w:t>
      </w:r>
      <w:r>
        <w:t>incubation</w:t>
      </w:r>
      <w:r w:rsidRPr="004041B3">
        <w:t xml:space="preserve"> temperature, </w:t>
      </w:r>
      <w:commentRangeStart w:id="181"/>
      <w:r w:rsidRPr="004041B3">
        <w:t xml:space="preserve">maternal investment or </w:t>
      </w:r>
      <w:del w:id="182" w:author="Daniel Noble" w:date="2023-07-28T14:58:00Z">
        <w:r w:rsidRPr="004041B3" w:rsidDel="001A22FE">
          <w:delText>the 2-way</w:delText>
        </w:r>
      </w:del>
      <w:ins w:id="183" w:author="Daniel Noble" w:date="2023-07-28T14:58:00Z">
        <w:r w:rsidR="001A22FE">
          <w:t>their</w:t>
        </w:r>
      </w:ins>
      <w:r w:rsidRPr="004041B3">
        <w:t xml:space="preserve"> interaction </w:t>
      </w:r>
      <w:commentRangeEnd w:id="181"/>
      <w:r w:rsidR="001A22FE">
        <w:rPr>
          <w:rStyle w:val="CommentReference"/>
          <w:rFonts w:asciiTheme="minorHAnsi" w:eastAsiaTheme="minorHAnsi" w:hAnsiTheme="minorHAnsi" w:cstheme="minorBidi"/>
          <w:lang w:val="en-NZ" w:eastAsia="en-US"/>
        </w:rPr>
        <w:commentReference w:id="181"/>
      </w:r>
      <w:r w:rsidRPr="004041B3">
        <w:t xml:space="preserve">between these factors </w:t>
      </w:r>
      <w:r>
        <w:t>neither when and without</w:t>
      </w:r>
      <w:r w:rsidRPr="004041B3">
        <w:t xml:space="preserve"> correcting for body size (Fig3</w:t>
      </w:r>
      <w:proofErr w:type="gramStart"/>
      <w:r>
        <w:t>c,d</w:t>
      </w:r>
      <w:proofErr w:type="gramEnd"/>
      <w:r>
        <w:t>, Table S4</w:t>
      </w:r>
      <w:r w:rsidRPr="004041B3">
        <w:t xml:space="preserve">).  </w:t>
      </w:r>
    </w:p>
    <w:p w14:paraId="5000407D" w14:textId="77777777" w:rsidR="00E7515C" w:rsidRPr="004041B3" w:rsidRDefault="00E7515C" w:rsidP="00E7515C"/>
    <w:p w14:paraId="34B6E1C3" w14:textId="5C4706F5" w:rsidR="00E7515C" w:rsidRDefault="00E7515C" w:rsidP="00E7515C">
      <w:r>
        <w:t xml:space="preserve">In </w:t>
      </w:r>
      <w:r w:rsidRPr="009525E5">
        <w:rPr>
          <w:i/>
          <w:iCs/>
        </w:rPr>
        <w:t>L.</w:t>
      </w:r>
      <w:ins w:id="184" w:author="Daniel Noble" w:date="2023-07-28T15:02:00Z">
        <w:r w:rsidR="00D34BFB">
          <w:rPr>
            <w:i/>
            <w:iCs/>
          </w:rPr>
          <w:t xml:space="preserve"> </w:t>
        </w:r>
      </w:ins>
      <w:proofErr w:type="spellStart"/>
      <w:r w:rsidRPr="009525E5">
        <w:rPr>
          <w:i/>
          <w:iCs/>
        </w:rPr>
        <w:t>delicata</w:t>
      </w:r>
      <w:proofErr w:type="spellEnd"/>
      <w:del w:id="185" w:author="Daniel Noble" w:date="2023-07-28T15:02:00Z">
        <w:r w:rsidDel="00D34BFB">
          <w:delText xml:space="preserve"> in addition</w:delText>
        </w:r>
      </w:del>
      <w:r>
        <w:t>, we found a correlation at the between-individual level between the distance travelled and time to activity</w:t>
      </w:r>
      <w:ins w:id="186" w:author="Daniel Noble" w:date="2023-07-28T15:02:00Z">
        <w:r w:rsidR="00D34BFB">
          <w:t xml:space="preserve">. </w:t>
        </w:r>
      </w:ins>
      <w:del w:id="187" w:author="Daniel Noble" w:date="2023-07-28T15:02:00Z">
        <w:r w:rsidDel="00D34BFB">
          <w:delText>, so that m</w:delText>
        </w:r>
      </w:del>
      <w:ins w:id="188" w:author="Daniel Noble" w:date="2023-07-28T15:02:00Z">
        <w:r w:rsidR="00D34BFB">
          <w:t>M</w:t>
        </w:r>
      </w:ins>
      <w:r>
        <w:t xml:space="preserve">ore active individuals </w:t>
      </w:r>
      <w:del w:id="189" w:author="Daniel Noble" w:date="2023-07-28T15:02:00Z">
        <w:r w:rsidDel="00D34BFB">
          <w:delText>took in general shorter to be</w:delText>
        </w:r>
      </w:del>
      <w:ins w:id="190" w:author="Daniel Noble" w:date="2023-07-28T15:02:00Z">
        <w:r w:rsidR="00D34BFB">
          <w:t>were faster to become</w:t>
        </w:r>
      </w:ins>
      <w:r>
        <w:t xml:space="preserve"> active after a simulated predatory attack (</w:t>
      </w:r>
      <w:r w:rsidRPr="004041B3">
        <w:t xml:space="preserve">estimate </w:t>
      </w:r>
      <w:r w:rsidRPr="004041B3">
        <w:rPr>
          <w:u w:val="single"/>
        </w:rPr>
        <w:t>+</w:t>
      </w:r>
      <w:r w:rsidRPr="004041B3">
        <w:t xml:space="preserve"> SE = </w:t>
      </w:r>
      <w:r>
        <w:t>-0.2</w:t>
      </w:r>
      <w:r w:rsidRPr="004041B3">
        <w:t xml:space="preserve"> </w:t>
      </w:r>
      <w:r w:rsidRPr="004041B3">
        <w:rPr>
          <w:u w:val="single"/>
        </w:rPr>
        <w:t>+</w:t>
      </w:r>
      <w:r w:rsidRPr="004041B3">
        <w:t xml:space="preserve"> </w:t>
      </w:r>
      <w:r>
        <w:t>0.09</w:t>
      </w:r>
      <w:r w:rsidRPr="004041B3">
        <w:t xml:space="preserve">, 95% CI = </w:t>
      </w:r>
      <w:r>
        <w:t>-0.37</w:t>
      </w:r>
      <w:r w:rsidRPr="004041B3">
        <w:t>-</w:t>
      </w:r>
      <w:r>
        <w:t xml:space="preserve"> -0.01). However, we did not find any correlation between running performance and anti-predator behaviour in </w:t>
      </w:r>
      <w:del w:id="191" w:author="Daniel Noble" w:date="2023-07-28T15:03:00Z">
        <w:r w:rsidDel="00D34BFB">
          <w:delText xml:space="preserve">neither </w:delText>
        </w:r>
      </w:del>
      <w:ins w:id="192" w:author="Daniel Noble" w:date="2023-07-28T15:03:00Z">
        <w:r w:rsidR="00D34BFB">
          <w:t xml:space="preserve">either </w:t>
        </w:r>
      </w:ins>
      <w:r>
        <w:t xml:space="preserve">of the two species (Table S4), indicating that individuals who ran slower on average did not also exhibit risk-adverse behaviours.  </w:t>
      </w:r>
    </w:p>
    <w:p w14:paraId="66FFD453" w14:textId="77777777" w:rsidR="00E7515C" w:rsidRPr="004041B3" w:rsidRDefault="00E7515C" w:rsidP="00E7515C"/>
    <w:p w14:paraId="7F814FDC" w14:textId="77777777" w:rsidR="00E7515C" w:rsidRPr="004041B3" w:rsidRDefault="00E7515C" w:rsidP="00E7515C">
      <w:pPr>
        <w:rPr>
          <w:b/>
          <w:bCs/>
          <w:sz w:val="32"/>
          <w:szCs w:val="32"/>
        </w:rPr>
      </w:pPr>
      <w:r w:rsidRPr="004041B3">
        <w:rPr>
          <w:b/>
          <w:bCs/>
          <w:sz w:val="32"/>
          <w:szCs w:val="32"/>
        </w:rPr>
        <w:t>Discussion</w:t>
      </w:r>
    </w:p>
    <w:p w14:paraId="1EE1B7B7" w14:textId="77777777" w:rsidR="00E7515C" w:rsidRPr="004041B3" w:rsidRDefault="00E7515C" w:rsidP="00E7515C">
      <w:pPr>
        <w:rPr>
          <w:b/>
          <w:bCs/>
          <w:sz w:val="32"/>
          <w:szCs w:val="32"/>
        </w:rPr>
      </w:pPr>
    </w:p>
    <w:p w14:paraId="7F48C3D9" w14:textId="7CA50F1F" w:rsidR="00A4371D" w:rsidRPr="00A4371D" w:rsidRDefault="00E7515C" w:rsidP="00A4371D">
      <w:r>
        <w:t xml:space="preserve">Environmental conditions experienced by offspring are expected to interact in complex ways with the environments experienced by their parents. </w:t>
      </w:r>
      <w:del w:id="193" w:author="Daniel Noble" w:date="2023-07-28T15:58:00Z">
        <w:r w:rsidRPr="004041B3" w:rsidDel="00505D74">
          <w:delText xml:space="preserve">In ectotherms, </w:delText>
        </w:r>
        <w:r w:rsidDel="00505D74">
          <w:delText xml:space="preserve">temperature conditions during early life are known to have major impacts on individuals </w:delText>
        </w:r>
      </w:del>
      <w:customXmlDelRangeStart w:id="194"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485708674"/>
          <w:placeholder>
            <w:docPart w:val="DefaultPlaceholder_-1854013440"/>
          </w:placeholder>
        </w:sdtPr>
        <w:sdtEndPr/>
        <w:sdtContent>
          <w:customXmlDelRangeEnd w:id="194"/>
          <w:del w:id="195" w:author="Daniel Noble" w:date="2023-07-28T15:58:00Z">
            <w:r w:rsidR="00AB10EF" w:rsidRPr="00AB10EF" w:rsidDel="00505D74">
              <w:rPr>
                <w:color w:val="000000"/>
              </w:rPr>
              <w:delText>(Singh et al., 2020)</w:delText>
            </w:r>
          </w:del>
          <w:customXmlDelRangeStart w:id="196" w:author="Daniel Noble" w:date="2023-07-28T15:58:00Z"/>
        </w:sdtContent>
      </w:sdt>
      <w:customXmlDelRangeEnd w:id="196"/>
      <w:del w:id="197" w:author="Daniel Noble" w:date="2023-07-28T15:58:00Z">
        <w:r w:rsidR="005A6956" w:rsidDel="00505D74">
          <w:delText xml:space="preserve">. </w:delText>
        </w:r>
        <w:commentRangeStart w:id="198"/>
        <w:r w:rsidR="005A6956" w:rsidDel="00505D74">
          <w:delText>However,</w:delText>
        </w:r>
        <w:r w:rsidDel="00505D74">
          <w:delText xml:space="preserve"> whether environmental stress experienced by mothers interacts with offspring environments to affect offspring </w:delText>
        </w:r>
        <w:r w:rsidRPr="004041B3" w:rsidDel="00505D74">
          <w:delText>expression o</w:delText>
        </w:r>
        <w:r w:rsidDel="00505D74">
          <w:delText>f</w:delText>
        </w:r>
        <w:r w:rsidRPr="004041B3" w:rsidDel="00505D74">
          <w:delText xml:space="preserve"> phenotypic traits, physiology, and behaviour</w:delText>
        </w:r>
        <w:r w:rsidDel="00505D74">
          <w:delText>, and in consequence fitness and population viability, has been rarely explored</w:delText>
        </w:r>
        <w:commentRangeEnd w:id="198"/>
        <w:r w:rsidR="00505D74" w:rsidDel="00505D74">
          <w:rPr>
            <w:rStyle w:val="CommentReference"/>
            <w:rFonts w:asciiTheme="minorHAnsi" w:eastAsiaTheme="minorHAnsi" w:hAnsiTheme="minorHAnsi" w:cstheme="minorBidi"/>
            <w:lang w:val="en-NZ" w:eastAsia="en-US"/>
          </w:rPr>
          <w:commentReference w:id="198"/>
        </w:r>
        <w:r w:rsidDel="00505D74">
          <w:delText xml:space="preserve">. </w:delText>
        </w:r>
      </w:del>
      <w:r>
        <w:t>Anthropogenic c</w:t>
      </w:r>
      <w:r w:rsidRPr="004041B3">
        <w:t xml:space="preserve">limate change and other </w:t>
      </w:r>
      <w:r w:rsidR="004B4420">
        <w:t>human-associated</w:t>
      </w:r>
      <w:r w:rsidRPr="004041B3">
        <w:t xml:space="preserve"> </w:t>
      </w:r>
      <w:r>
        <w:t>stressors</w:t>
      </w:r>
      <w:r w:rsidRPr="004041B3">
        <w:t xml:space="preserve"> </w:t>
      </w:r>
      <w:r w:rsidR="004B4420">
        <w:t>will</w:t>
      </w:r>
      <w:r w:rsidRPr="004041B3">
        <w:t xml:space="preserve"> </w:t>
      </w:r>
      <w:r w:rsidR="005A6956">
        <w:t xml:space="preserve">simultaneously </w:t>
      </w:r>
      <w:r w:rsidR="004B4420">
        <w:t>alter</w:t>
      </w:r>
      <w:r w:rsidRPr="004041B3">
        <w:t xml:space="preserve"> temperature</w:t>
      </w:r>
      <w:ins w:id="199" w:author="Daniel Noble" w:date="2023-08-11T13:04:00Z">
        <w:r w:rsidR="00B23111">
          <w:t xml:space="preserve">s </w:t>
        </w:r>
      </w:ins>
      <w:del w:id="200" w:author="Daniel Noble" w:date="2023-08-11T13:04:00Z">
        <w:r w:rsidR="004B4420" w:rsidDel="00B23111">
          <w:delText xml:space="preserve"> patterns</w:delText>
        </w:r>
        <w:r w:rsidR="005A6956" w:rsidDel="00B23111">
          <w:delText xml:space="preserve"> </w:delText>
        </w:r>
      </w:del>
      <w:r w:rsidR="005A6956">
        <w:t>while</w:t>
      </w:r>
      <w:r>
        <w:t xml:space="preserve"> impact</w:t>
      </w:r>
      <w:r w:rsidR="005A6956">
        <w:t>ing</w:t>
      </w:r>
      <w:r>
        <w:t xml:space="preserve"> other</w:t>
      </w:r>
      <w:r w:rsidRPr="004041B3">
        <w:t xml:space="preserve"> </w:t>
      </w:r>
      <w:r>
        <w:t xml:space="preserve">factors such as </w:t>
      </w:r>
      <w:del w:id="201" w:author="Daniel Noble" w:date="2023-07-28T15:59:00Z">
        <w:r w:rsidRPr="004041B3" w:rsidDel="00505D74">
          <w:delText xml:space="preserve">mother </w:delText>
        </w:r>
      </w:del>
      <w:ins w:id="202" w:author="Daniel Noble" w:date="2023-07-28T16:00:00Z">
        <w:r w:rsidR="00834D60">
          <w:t>maternal</w:t>
        </w:r>
      </w:ins>
      <w:ins w:id="203" w:author="Daniel Noble" w:date="2023-07-28T15:59:00Z">
        <w:r w:rsidR="00505D74" w:rsidRPr="004041B3">
          <w:t xml:space="preserve"> </w:t>
        </w:r>
      </w:ins>
      <w:r w:rsidRPr="004041B3">
        <w:t>food availability and stress levels</w:t>
      </w:r>
      <w:r>
        <w:t xml:space="preserve"> that could affect the maternal investment in eggs</w:t>
      </w:r>
      <w:r w:rsidRPr="004041B3">
        <w:t xml:space="preserve">. </w:t>
      </w:r>
      <w:ins w:id="204" w:author="Daniel Noble" w:date="2023-07-28T15:58:00Z">
        <w:r w:rsidR="00505D74" w:rsidRPr="004041B3">
          <w:t xml:space="preserve">In ectotherms, </w:t>
        </w:r>
        <w:r w:rsidR="00505D74">
          <w:t xml:space="preserve">temperature conditions during early life are known to have </w:t>
        </w:r>
      </w:ins>
      <w:ins w:id="205" w:author="Daniel Noble" w:date="2023-08-11T13:04:00Z">
        <w:r w:rsidR="00B23111">
          <w:t>important effects</w:t>
        </w:r>
      </w:ins>
      <w:ins w:id="206" w:author="Daniel Noble" w:date="2023-07-28T15:58:00Z">
        <w:r w:rsidR="00505D74">
          <w:t xml:space="preserve"> on individuals </w:t>
        </w:r>
      </w:ins>
      <w:customXmlInsRangeStart w:id="207"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754432733"/>
          <w:placeholder>
            <w:docPart w:val="0ED1D6D047650A4F898055A049B46F8E"/>
          </w:placeholder>
        </w:sdtPr>
        <w:sdtEndPr/>
        <w:sdtContent>
          <w:customXmlInsRangeEnd w:id="207"/>
          <w:ins w:id="208" w:author="Daniel Noble" w:date="2023-07-28T15:58:00Z">
            <w:r w:rsidR="00505D74" w:rsidRPr="00AB10EF">
              <w:rPr>
                <w:color w:val="000000"/>
              </w:rPr>
              <w:t>(</w:t>
            </w:r>
            <w:r w:rsidR="00505D74">
              <w:rPr>
                <w:color w:val="000000"/>
              </w:rPr>
              <w:t xml:space="preserve">Noble et al. 2018; While et al. 2018; </w:t>
            </w:r>
            <w:r w:rsidR="00505D74" w:rsidRPr="00AB10EF">
              <w:rPr>
                <w:color w:val="000000"/>
              </w:rPr>
              <w:t>Singh et al., 2020)</w:t>
            </w:r>
          </w:ins>
          <w:ins w:id="209" w:author="Daniel Noble" w:date="2023-07-28T15:59:00Z">
            <w:r w:rsidR="00505D74">
              <w:rPr>
                <w:color w:val="000000"/>
              </w:rPr>
              <w:t>, but little work has explore</w:t>
            </w:r>
          </w:ins>
          <w:ins w:id="210" w:author="Daniel Noble" w:date="2023-07-28T16:00:00Z">
            <w:r w:rsidR="00834D60">
              <w:rPr>
                <w:color w:val="000000"/>
              </w:rPr>
              <w:t>d</w:t>
            </w:r>
          </w:ins>
          <w:ins w:id="211" w:author="Daniel Noble" w:date="2023-07-28T15:59:00Z">
            <w:r w:rsidR="00505D74">
              <w:rPr>
                <w:color w:val="000000"/>
              </w:rPr>
              <w:t xml:space="preserve"> the interaction between maternal investment and temperatures</w:t>
            </w:r>
          </w:ins>
          <w:ins w:id="212" w:author="Daniel Noble" w:date="2023-07-28T16:00:00Z">
            <w:r w:rsidR="00834D60">
              <w:rPr>
                <w:color w:val="000000"/>
              </w:rPr>
              <w:t>;</w:t>
            </w:r>
          </w:ins>
          <w:ins w:id="213" w:author="Daniel Noble" w:date="2023-07-28T15:59:00Z">
            <w:r w:rsidR="00505D74">
              <w:rPr>
                <w:color w:val="000000"/>
              </w:rPr>
              <w:t xml:space="preserve"> even though there have been suggestions of these factors explaining variation thermal effects </w:t>
            </w:r>
          </w:ins>
          <w:ins w:id="214" w:author="Daniel Noble" w:date="2023-07-28T16:00:00Z">
            <w:r w:rsidR="00505D74">
              <w:rPr>
                <w:color w:val="000000"/>
              </w:rPr>
              <w:t xml:space="preserve">(e.g., </w:t>
            </w:r>
            <w:commentRangeStart w:id="215"/>
            <w:r w:rsidR="00505D74">
              <w:rPr>
                <w:color w:val="000000"/>
              </w:rPr>
              <w:t>Noble et al. 2018</w:t>
            </w:r>
            <w:commentRangeEnd w:id="215"/>
            <w:r w:rsidR="00505D74">
              <w:rPr>
                <w:rStyle w:val="CommentReference"/>
                <w:rFonts w:asciiTheme="minorHAnsi" w:eastAsiaTheme="minorHAnsi" w:hAnsiTheme="minorHAnsi" w:cstheme="minorBidi"/>
                <w:lang w:val="en-NZ" w:eastAsia="en-US"/>
              </w:rPr>
              <w:commentReference w:id="215"/>
            </w:r>
            <w:r w:rsidR="00505D74">
              <w:rPr>
                <w:color w:val="000000"/>
              </w:rPr>
              <w:t>)</w:t>
            </w:r>
          </w:ins>
          <w:customXmlInsRangeStart w:id="216" w:author="Daniel Noble" w:date="2023-07-28T15:58:00Z"/>
        </w:sdtContent>
      </w:sdt>
      <w:customXmlInsRangeEnd w:id="216"/>
      <w:ins w:id="217" w:author="Daniel Noble" w:date="2023-07-28T15:58:00Z">
        <w:r w:rsidR="00505D74">
          <w:t xml:space="preserve">. </w:t>
        </w:r>
      </w:ins>
      <w:del w:id="218" w:author="Daniel Noble" w:date="2023-07-28T16:03:00Z">
        <w:r w:rsidRPr="004041B3" w:rsidDel="00834D60">
          <w:delText xml:space="preserve">Hence, it is critical to explore whether </w:delText>
        </w:r>
        <w:r w:rsidDel="00834D60">
          <w:delText>incubation</w:delText>
        </w:r>
        <w:r w:rsidRPr="004041B3" w:rsidDel="00834D60">
          <w:delText xml:space="preserve"> temperature and maternal </w:delText>
        </w:r>
        <w:r w:rsidDel="00834D60">
          <w:delText>yolk</w:delText>
        </w:r>
        <w:r w:rsidRPr="004041B3" w:rsidDel="00834D60">
          <w:delText xml:space="preserve"> investment interact to shape plastic responses in offspring, to what extent mothers can buffer the potential negative consequences of</w:delText>
        </w:r>
        <w:r w:rsidR="004B4420" w:rsidDel="00834D60">
          <w:delText xml:space="preserve"> predicted</w:delText>
        </w:r>
        <w:r w:rsidRPr="004041B3" w:rsidDel="00834D60">
          <w:delText xml:space="preserve"> increased temperatures</w:delText>
        </w:r>
        <w:r w:rsidDel="00834D60">
          <w:delText>, and whether the response varies between species with different life-history traits</w:delText>
        </w:r>
        <w:r w:rsidRPr="004041B3" w:rsidDel="00834D60">
          <w:delText>.</w:delText>
        </w:r>
      </w:del>
      <w:ins w:id="219" w:author="Daniel Noble" w:date="2023-07-28T16:03:00Z">
        <w:r w:rsidR="00834D60">
          <w:t xml:space="preserve">Understanding how </w:t>
        </w:r>
      </w:ins>
      <w:ins w:id="220" w:author="Daniel Noble" w:date="2023-07-28T16:04:00Z">
        <w:r w:rsidR="00834D60">
          <w:t>maternal</w:t>
        </w:r>
      </w:ins>
      <w:ins w:id="221" w:author="Daniel Noble" w:date="2023-07-28T16:03:00Z">
        <w:r w:rsidR="00834D60">
          <w:t xml:space="preserve"> effects interact with offspring environments to affect development </w:t>
        </w:r>
      </w:ins>
      <w:ins w:id="222" w:author="Daniel Noble" w:date="2023-07-28T16:04:00Z">
        <w:r w:rsidR="00834D60">
          <w:t xml:space="preserve">and fitness </w:t>
        </w:r>
      </w:ins>
      <w:ins w:id="223" w:author="Daniel Noble" w:date="2023-07-28T16:03:00Z">
        <w:r w:rsidR="00834D60">
          <w:t>is important</w:t>
        </w:r>
      </w:ins>
      <w:ins w:id="224" w:author="Daniel Noble" w:date="2023-07-28T16:04:00Z">
        <w:r w:rsidR="00834D60">
          <w:t xml:space="preserve"> for ascertaining whether climate induced changes are likely to </w:t>
        </w:r>
      </w:ins>
      <w:ins w:id="225" w:author="Daniel Noble" w:date="2023-07-28T16:08:00Z">
        <w:r w:rsidR="008705C7">
          <w:t xml:space="preserve">be </w:t>
        </w:r>
      </w:ins>
      <w:ins w:id="226" w:author="Daniel Noble" w:date="2023-07-28T16:04:00Z">
        <w:r w:rsidR="00834D60">
          <w:t>exacerbate</w:t>
        </w:r>
      </w:ins>
      <w:ins w:id="227" w:author="Daniel Noble" w:date="2023-07-28T16:06:00Z">
        <w:r w:rsidR="00AD06F0">
          <w:t>d</w:t>
        </w:r>
      </w:ins>
      <w:ins w:id="228" w:author="Daniel Noble" w:date="2023-07-28T16:04:00Z">
        <w:r w:rsidR="00834D60">
          <w:t xml:space="preserve"> or da</w:t>
        </w:r>
      </w:ins>
      <w:ins w:id="229" w:author="Daniel Noble" w:date="2023-07-28T16:05:00Z">
        <w:r w:rsidR="00834D60">
          <w:t>mpen</w:t>
        </w:r>
      </w:ins>
      <w:ins w:id="230" w:author="Daniel Noble" w:date="2023-07-28T16:07:00Z">
        <w:r w:rsidR="00AD06F0">
          <w:t xml:space="preserve">ed by impacts in parental </w:t>
        </w:r>
      </w:ins>
      <w:ins w:id="231" w:author="Daniel Noble" w:date="2023-08-11T13:04:00Z">
        <w:r w:rsidR="00B23111">
          <w:t>generations and</w:t>
        </w:r>
      </w:ins>
      <w:ins w:id="232" w:author="Daniel Noble" w:date="2023-07-28T16:07:00Z">
        <w:r w:rsidR="00AD06F0">
          <w:t xml:space="preserve"> help </w:t>
        </w:r>
      </w:ins>
      <w:ins w:id="233" w:author="Daniel Noble" w:date="2023-07-28T16:08:00Z">
        <w:r w:rsidR="008705C7">
          <w:t xml:space="preserve">to </w:t>
        </w:r>
      </w:ins>
      <w:ins w:id="234" w:author="Daniel Noble" w:date="2023-07-28T16:07:00Z">
        <w:r w:rsidR="00AD06F0">
          <w:t xml:space="preserve">explain why responses vary so dramatically across populations and species with respect to early thermal conditions. </w:t>
        </w:r>
      </w:ins>
      <w:del w:id="235" w:author="Daniel Noble" w:date="2023-07-28T16:07:00Z">
        <w:r w:rsidRPr="004041B3" w:rsidDel="00AD06F0">
          <w:delText xml:space="preserve"> </w:delText>
        </w:r>
      </w:del>
      <w:r w:rsidRPr="004041B3">
        <w:t xml:space="preserve">Here we explored whether cold and hot incubation temperatures lead to different responses in morphology, </w:t>
      </w:r>
      <w:proofErr w:type="gramStart"/>
      <w:r w:rsidRPr="004041B3">
        <w:t>performance</w:t>
      </w:r>
      <w:proofErr w:type="gramEnd"/>
      <w:r w:rsidRPr="004041B3">
        <w:t xml:space="preserve"> and antipredator behaviour in two sympatric skink species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and whether a controlled manipulation in the amount of yolk in eggs moderated such responses. We </w:t>
      </w:r>
      <w:r w:rsidR="00171C9D">
        <w:t>found</w:t>
      </w:r>
      <w:r w:rsidR="005A6956">
        <w:t xml:space="preserve"> that hot incubation temperatures affect </w:t>
      </w:r>
      <w:r w:rsidR="00E40629">
        <w:t>morphology,</w:t>
      </w:r>
      <w:r w:rsidR="005A6956">
        <w:t xml:space="preserve"> and that temperature interacts with maternal yolk treatment to moderate performance and the associated antipredator responses. </w:t>
      </w:r>
      <w:del w:id="236" w:author="Daniel Noble" w:date="2023-08-11T13:05:00Z">
        <w:r w:rsidR="005A6956" w:rsidDel="00B23111">
          <w:delText xml:space="preserve">However, many of the effects of our treatments </w:delText>
        </w:r>
        <w:r w:rsidR="005A6956" w:rsidRPr="005A6956" w:rsidDel="00B23111">
          <w:delText>are</w:delText>
        </w:r>
        <w:r w:rsidRPr="005A6956" w:rsidDel="00B23111">
          <w:delText xml:space="preserve"> species-specific </w:delText>
        </w:r>
        <w:r w:rsidR="005A6956" w:rsidRPr="005A6956" w:rsidDel="00B23111">
          <w:delText>and</w:delText>
        </w:r>
        <w:r w:rsidR="005A6956" w:rsidDel="00B23111">
          <w:delText xml:space="preserve"> potentially associated with the life-history traits of the two skink species studied.</w:delText>
        </w:r>
      </w:del>
      <w:ins w:id="237" w:author="Daniel Noble" w:date="2023-08-11T13:05:00Z">
        <w:r w:rsidR="00B23111">
          <w:t>Effects we observed appear to be species-specific possibly the result of different life</w:t>
        </w:r>
      </w:ins>
      <w:ins w:id="238" w:author="Daniel Noble" w:date="2023-08-11T13:06:00Z">
        <w:r w:rsidR="00B23111">
          <w:t>-history strategies.</w:t>
        </w:r>
      </w:ins>
    </w:p>
    <w:p w14:paraId="6E9050EC" w14:textId="5AA3143D" w:rsidR="00B23111" w:rsidRPr="00B23111" w:rsidRDefault="00B23111" w:rsidP="00E7515C">
      <w:pPr>
        <w:pStyle w:val="NormalWeb"/>
        <w:rPr>
          <w:ins w:id="239" w:author="Daniel Noble" w:date="2023-08-11T13:06:00Z"/>
          <w:i/>
          <w:iCs/>
          <w:rPrChange w:id="240" w:author="Daniel Noble" w:date="2023-08-11T13:07:00Z">
            <w:rPr>
              <w:ins w:id="241" w:author="Daniel Noble" w:date="2023-08-11T13:06:00Z"/>
            </w:rPr>
          </w:rPrChange>
        </w:rPr>
      </w:pPr>
      <w:ins w:id="242" w:author="Daniel Noble" w:date="2023-08-11T13:06:00Z">
        <w:r w:rsidRPr="00B23111">
          <w:rPr>
            <w:i/>
            <w:iCs/>
            <w:rPrChange w:id="243" w:author="Daniel Noble" w:date="2023-08-11T13:07:00Z">
              <w:rPr/>
            </w:rPrChange>
          </w:rPr>
          <w:t xml:space="preserve">Effect of Early Life </w:t>
        </w:r>
      </w:ins>
      <w:ins w:id="244" w:author="Daniel Noble" w:date="2023-08-11T13:07:00Z">
        <w:r w:rsidRPr="00B23111">
          <w:rPr>
            <w:i/>
            <w:iCs/>
            <w:rPrChange w:id="245" w:author="Daniel Noble" w:date="2023-08-11T13:07:00Z">
              <w:rPr/>
            </w:rPrChange>
          </w:rPr>
          <w:t xml:space="preserve">Thermal Conditions and Maternal </w:t>
        </w:r>
        <w:commentRangeStart w:id="246"/>
        <w:r w:rsidRPr="00B23111">
          <w:rPr>
            <w:i/>
            <w:iCs/>
            <w:rPrChange w:id="247" w:author="Daniel Noble" w:date="2023-08-11T13:07:00Z">
              <w:rPr/>
            </w:rPrChange>
          </w:rPr>
          <w:t xml:space="preserve">Investment on Morphology </w:t>
        </w:r>
        <w:commentRangeEnd w:id="246"/>
        <w:r>
          <w:rPr>
            <w:rStyle w:val="CommentReference"/>
            <w:rFonts w:asciiTheme="minorHAnsi" w:eastAsiaTheme="minorHAnsi" w:hAnsiTheme="minorHAnsi" w:cstheme="minorBidi"/>
            <w:lang w:val="en-NZ" w:eastAsia="en-US"/>
          </w:rPr>
          <w:commentReference w:id="246"/>
        </w:r>
      </w:ins>
    </w:p>
    <w:p w14:paraId="5B72E680" w14:textId="62B5ABE5" w:rsidR="00E7515C" w:rsidRPr="00A9248E" w:rsidRDefault="00B20594" w:rsidP="00E7515C">
      <w:pPr>
        <w:pStyle w:val="NormalWeb"/>
        <w:rPr>
          <w:sz w:val="14"/>
          <w:szCs w:val="14"/>
        </w:rPr>
      </w:pPr>
      <w:r>
        <w:t>We</w:t>
      </w:r>
      <w:r w:rsidR="007203F5">
        <w:t xml:space="preserve"> found that juveniles </w:t>
      </w:r>
      <w:r>
        <w:t xml:space="preserve">of </w:t>
      </w:r>
      <w:r w:rsidRPr="00B20594">
        <w:rPr>
          <w:i/>
          <w:iCs/>
        </w:rPr>
        <w:t xml:space="preserve">L. </w:t>
      </w:r>
      <w:proofErr w:type="spellStart"/>
      <w:r w:rsidRPr="00B20594">
        <w:rPr>
          <w:i/>
          <w:iCs/>
        </w:rPr>
        <w:t>guichenoti</w:t>
      </w:r>
      <w:proofErr w:type="spellEnd"/>
      <w:r>
        <w:t xml:space="preserve"> </w:t>
      </w:r>
      <w:r w:rsidR="00E7515C" w:rsidRPr="004041B3">
        <w:t>emerging from eggs incubated at hot temperature</w:t>
      </w:r>
      <w:r w:rsidR="003E63C5">
        <w:t>s</w:t>
      </w:r>
      <w:r w:rsidR="00E7515C" w:rsidRPr="004041B3">
        <w:t xml:space="preserve"> were larger and heavier than those reared at cold temperatures</w:t>
      </w:r>
      <w:r>
        <w:t xml:space="preserve">, however incubation temperature did not </w:t>
      </w:r>
      <w:ins w:id="248" w:author="Daniel Noble" w:date="2023-07-28T16:09:00Z">
        <w:r w:rsidR="00F50E12">
          <w:t xml:space="preserve">significantly </w:t>
        </w:r>
      </w:ins>
      <w:r>
        <w:t xml:space="preserve">affect morphology in </w:t>
      </w:r>
      <w:r w:rsidRPr="00B20594">
        <w:rPr>
          <w:i/>
          <w:iCs/>
        </w:rPr>
        <w:t xml:space="preserve">L. </w:t>
      </w:r>
      <w:proofErr w:type="spellStart"/>
      <w:r w:rsidRPr="00B20594">
        <w:rPr>
          <w:i/>
          <w:iCs/>
        </w:rPr>
        <w:t>delicata</w:t>
      </w:r>
      <w:commentRangeStart w:id="249"/>
      <w:proofErr w:type="spellEnd"/>
      <w:r w:rsidR="007203F5">
        <w:t xml:space="preserve">. </w:t>
      </w:r>
      <w:commentRangeStart w:id="250"/>
      <w:r w:rsidR="003E63C5">
        <w:t>T</w:t>
      </w:r>
      <w:commentRangeEnd w:id="249"/>
      <w:r w:rsidR="00330B59">
        <w:rPr>
          <w:rStyle w:val="CommentReference"/>
          <w:rFonts w:asciiTheme="minorHAnsi" w:eastAsiaTheme="minorHAnsi" w:hAnsiTheme="minorHAnsi" w:cstheme="minorBidi"/>
          <w:lang w:val="en-NZ" w:eastAsia="en-US"/>
        </w:rPr>
        <w:commentReference w:id="249"/>
      </w:r>
      <w:r w:rsidR="003E63C5">
        <w:t xml:space="preserve">o test whether temperature </w:t>
      </w:r>
      <w:proofErr w:type="gramStart"/>
      <w:r>
        <w:t xml:space="preserve">had an effect </w:t>
      </w:r>
      <w:r w:rsidR="00E40629">
        <w:t>on</w:t>
      </w:r>
      <w:proofErr w:type="gramEnd"/>
      <w:r w:rsidR="00E40629">
        <w:t xml:space="preserve"> the morphology </w:t>
      </w:r>
      <w:r>
        <w:t>of recently hatched individual</w:t>
      </w:r>
      <w:r w:rsidR="00E40629">
        <w:t>s</w:t>
      </w:r>
      <w:r>
        <w:t xml:space="preserve">, </w:t>
      </w:r>
      <w:r w:rsidR="003E63C5">
        <w:t xml:space="preserve">or </w:t>
      </w:r>
      <w:r>
        <w:t>instead</w:t>
      </w:r>
      <w:r w:rsidR="003E63C5">
        <w:t xml:space="preserve"> </w:t>
      </w:r>
      <w:r w:rsidR="00E40629">
        <w:t>the</w:t>
      </w:r>
      <w:r w:rsidR="003E63C5">
        <w:t xml:space="preserve"> effect </w:t>
      </w:r>
      <w:r w:rsidR="00E40629">
        <w:t xml:space="preserve">of incubation temperature observed in </w:t>
      </w:r>
      <w:r w:rsidR="00E40629" w:rsidRPr="00901752">
        <w:rPr>
          <w:i/>
          <w:iCs/>
        </w:rPr>
        <w:t xml:space="preserve">L. </w:t>
      </w:r>
      <w:proofErr w:type="spellStart"/>
      <w:r w:rsidR="00E40629" w:rsidRPr="00901752">
        <w:rPr>
          <w:i/>
          <w:iCs/>
        </w:rPr>
        <w:t>guichenoti</w:t>
      </w:r>
      <w:proofErr w:type="spellEnd"/>
      <w:r w:rsidR="00E40629">
        <w:t xml:space="preserve"> </w:t>
      </w:r>
      <w:r w:rsidR="003E63C5">
        <w:t xml:space="preserve">appeared later during the juvenile development, we performed </w:t>
      </w:r>
      <w:r w:rsidR="008476DB">
        <w:t xml:space="preserve">an </w:t>
      </w:r>
      <w:r w:rsidR="00E7515C" w:rsidRPr="00780A75">
        <w:rPr>
          <w:i/>
          <w:iCs/>
        </w:rPr>
        <w:t>ad hoc</w:t>
      </w:r>
      <w:r w:rsidR="00E7515C">
        <w:t xml:space="preserve"> analysis</w:t>
      </w:r>
      <w:r w:rsidR="008476DB">
        <w:t>, exploring the</w:t>
      </w:r>
      <w:r w:rsidR="00E7515C">
        <w:t xml:space="preserve"> </w:t>
      </w:r>
      <w:r w:rsidR="008476DB">
        <w:t xml:space="preserve">effect of incubation temperature on morphology on the day of hatching (data collected for another study). We found that </w:t>
      </w:r>
      <w:r w:rsidR="00A72B37">
        <w:t>in</w:t>
      </w:r>
      <w:r>
        <w:t xml:space="preserve"> </w:t>
      </w:r>
      <w:r w:rsidR="00A72B37">
        <w:t xml:space="preserve">both species, individuals from the hot and cold incubation treatments were </w:t>
      </w:r>
      <w:r w:rsidR="00A72B37">
        <w:lastRenderedPageBreak/>
        <w:t>simi</w:t>
      </w:r>
      <w:r w:rsidR="00A82B05">
        <w:t xml:space="preserve">lar in size the day of hatch. </w:t>
      </w:r>
      <w:r>
        <w:t xml:space="preserve">This suggests </w:t>
      </w:r>
      <w:r w:rsidR="00B45B4F">
        <w:t xml:space="preserve">that the incubation temperatures selected for our study have no effect on the morphology of </w:t>
      </w:r>
      <w:r w:rsidR="00B45B4F" w:rsidRPr="00901752">
        <w:rPr>
          <w:i/>
          <w:iCs/>
        </w:rPr>
        <w:t xml:space="preserve">L. </w:t>
      </w:r>
      <w:proofErr w:type="spellStart"/>
      <w:r w:rsidR="00B45B4F" w:rsidRPr="00901752">
        <w:rPr>
          <w:i/>
          <w:iCs/>
        </w:rPr>
        <w:t>delicata</w:t>
      </w:r>
      <w:proofErr w:type="spellEnd"/>
      <w:r w:rsidR="00B45B4F">
        <w:t xml:space="preserve">, while </w:t>
      </w:r>
      <w:r w:rsidR="00E7515C">
        <w:t xml:space="preserve">the difference in body size between juveniles coming from cold and hot incubation regimes </w:t>
      </w:r>
      <w:r>
        <w:t xml:space="preserve">in </w:t>
      </w:r>
      <w:r w:rsidRPr="00901752">
        <w:rPr>
          <w:i/>
          <w:iCs/>
        </w:rPr>
        <w:t xml:space="preserve">L. </w:t>
      </w:r>
      <w:proofErr w:type="spellStart"/>
      <w:r w:rsidRPr="00901752">
        <w:rPr>
          <w:i/>
          <w:iCs/>
        </w:rPr>
        <w:t>guichenoti</w:t>
      </w:r>
      <w:proofErr w:type="spellEnd"/>
      <w:r>
        <w:t xml:space="preserve"> </w:t>
      </w:r>
      <w:r w:rsidR="00E7515C">
        <w:t xml:space="preserve">appeared during </w:t>
      </w:r>
      <w:r w:rsidR="008476DB">
        <w:t xml:space="preserve">juvenile development on </w:t>
      </w:r>
      <w:r w:rsidR="00E7515C">
        <w:t xml:space="preserve">the 3-5 weeks elapsed between </w:t>
      </w:r>
      <w:r w:rsidR="008476DB">
        <w:t>hatching</w:t>
      </w:r>
      <w:r w:rsidR="00E7515C">
        <w:t xml:space="preserve"> and </w:t>
      </w:r>
      <w:commentRangeEnd w:id="250"/>
      <w:r w:rsidR="00F50E12">
        <w:rPr>
          <w:rStyle w:val="CommentReference"/>
          <w:rFonts w:asciiTheme="minorHAnsi" w:eastAsiaTheme="minorHAnsi" w:hAnsiTheme="minorHAnsi" w:cstheme="minorBidi"/>
          <w:lang w:val="en-NZ" w:eastAsia="en-US"/>
        </w:rPr>
        <w:commentReference w:id="250"/>
      </w:r>
      <w:r w:rsidR="00E7515C">
        <w:t>the behavioural tests. Our results suggest that rather than a change in metabolic and developmental rates during embryo growth</w:t>
      </w:r>
      <w:r w:rsidR="00B45B4F">
        <w:t xml:space="preserve"> of this species</w:t>
      </w:r>
      <w:r w:rsidR="00E7515C">
        <w:t xml:space="preserve">, incubation temperature programmed a post-hatching metabolic and growth physiology, potentially affecting feeding and growing rates, as observed in previous studies in lizards exposed to high temperatures </w:t>
      </w:r>
      <w:sdt>
        <w:sdtPr>
          <w:rPr>
            <w:color w:val="000000"/>
          </w:rPr>
          <w:tag w:val="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
          <w:id w:val="1615780074"/>
          <w:placeholder>
            <w:docPart w:val="E37BA658E25043439F89952E3FB8177C"/>
          </w:placeholder>
        </w:sdtPr>
        <w:sdtEndPr/>
        <w:sdtContent>
          <w:r w:rsidR="00AB10EF" w:rsidRPr="00AB10EF">
            <w:rPr>
              <w:color w:val="000000"/>
            </w:rPr>
            <w:t>(Singh et al., 2020)</w:t>
          </w:r>
        </w:sdtContent>
      </w:sdt>
      <w:r w:rsidR="00B45B4F">
        <w:t>.</w:t>
      </w:r>
    </w:p>
    <w:p w14:paraId="3417A378" w14:textId="640D750E" w:rsidR="00AC437A" w:rsidRPr="008C6925" w:rsidRDefault="00901752" w:rsidP="00E7515C">
      <w:r>
        <w:t>W</w:t>
      </w:r>
      <w:r w:rsidR="007203F5">
        <w:t xml:space="preserve">e did not find any effect of the maternal investment treatment in </w:t>
      </w:r>
      <w:del w:id="251" w:author="Daniel Noble" w:date="2023-08-11T12:57:00Z">
        <w:r w:rsidR="007203F5" w:rsidDel="00CA75DA">
          <w:delText xml:space="preserve">neither </w:delText>
        </w:r>
      </w:del>
      <w:ins w:id="252" w:author="Daniel Noble" w:date="2023-08-11T12:57:00Z">
        <w:r w:rsidR="00CA75DA">
          <w:t xml:space="preserve">either </w:t>
        </w:r>
      </w:ins>
      <w:r w:rsidR="007203F5" w:rsidRPr="00BA49DB">
        <w:rPr>
          <w:i/>
          <w:iCs/>
        </w:rPr>
        <w:t xml:space="preserve">L. </w:t>
      </w:r>
      <w:proofErr w:type="spellStart"/>
      <w:r w:rsidR="007203F5" w:rsidRPr="00BA49DB">
        <w:rPr>
          <w:i/>
          <w:iCs/>
        </w:rPr>
        <w:t>guichenoti</w:t>
      </w:r>
      <w:proofErr w:type="spellEnd"/>
      <w:r w:rsidR="007203F5">
        <w:t xml:space="preserve"> or </w:t>
      </w:r>
      <w:r w:rsidR="007203F5" w:rsidRPr="00BA49DB">
        <w:rPr>
          <w:i/>
          <w:iCs/>
        </w:rPr>
        <w:t xml:space="preserve">L. </w:t>
      </w:r>
      <w:proofErr w:type="spellStart"/>
      <w:r w:rsidR="007203F5" w:rsidRPr="00BA49DB">
        <w:rPr>
          <w:i/>
          <w:iCs/>
        </w:rPr>
        <w:t>delicata</w:t>
      </w:r>
      <w:proofErr w:type="spellEnd"/>
      <w:r w:rsidR="007203F5">
        <w:t xml:space="preserve"> morphology</w:t>
      </w:r>
      <w:del w:id="253" w:author="Daniel Noble" w:date="2023-08-11T12:58:00Z">
        <w:r w:rsidR="007203F5" w:rsidDel="00CA75DA">
          <w:delText xml:space="preserve"> at the time of the behavioural trials, </w:delText>
        </w:r>
        <w:r w:rsidDel="00CA75DA">
          <w:delText xml:space="preserve">so </w:delText>
        </w:r>
        <w:r w:rsidR="007203F5" w:rsidDel="00CA75DA">
          <w:delText>we again performed</w:delText>
        </w:r>
        <w:r w:rsidR="00E7515C" w:rsidRPr="005F4D3C" w:rsidDel="00CA75DA">
          <w:delText xml:space="preserve"> </w:delText>
        </w:r>
        <w:r w:rsidR="00E7515C" w:rsidRPr="005F4D3C" w:rsidDel="00CA75DA">
          <w:rPr>
            <w:i/>
            <w:iCs/>
          </w:rPr>
          <w:delText>ad hoc</w:delText>
        </w:r>
        <w:r w:rsidR="00E7515C" w:rsidRPr="005F4D3C" w:rsidDel="00CA75DA">
          <w:delText xml:space="preserve"> analysis </w:delText>
        </w:r>
        <w:r w:rsidR="007203F5" w:rsidDel="00CA75DA">
          <w:delText xml:space="preserve">to </w:delText>
        </w:r>
        <w:r w:rsidR="001E3167" w:rsidDel="00CA75DA">
          <w:delText xml:space="preserve">further </w:delText>
        </w:r>
        <w:r w:rsidR="007203F5" w:rsidDel="00CA75DA">
          <w:delText xml:space="preserve">explore </w:delText>
        </w:r>
        <w:r w:rsidR="00365EC8" w:rsidDel="00CA75DA">
          <w:delText>the impact of</w:delText>
        </w:r>
        <w:r w:rsidR="007203F5" w:rsidDel="00CA75DA">
          <w:delText xml:space="preserve"> </w:delText>
        </w:r>
        <w:r w:rsidR="00B20594" w:rsidDel="00CA75DA">
          <w:delText xml:space="preserve">yolk </w:delText>
        </w:r>
        <w:r w:rsidR="001E3167" w:rsidDel="00CA75DA">
          <w:delText>reduction</w:delText>
        </w:r>
        <w:r w:rsidR="00365EC8" w:rsidDel="00CA75DA">
          <w:delText xml:space="preserve">, </w:delText>
        </w:r>
        <w:r w:rsidR="00EE12FF" w:rsidDel="00CA75DA">
          <w:delText>testing</w:delText>
        </w:r>
        <w:r w:rsidR="00365EC8" w:rsidDel="00CA75DA">
          <w:delText xml:space="preserve"> whether the treatment</w:delText>
        </w:r>
        <w:r w:rsidR="00B20594" w:rsidDel="00CA75DA">
          <w:delText xml:space="preserve"> </w:delText>
        </w:r>
        <w:r w:rsidR="00365EC8" w:rsidDel="00CA75DA">
          <w:delText>a</w:delText>
        </w:r>
        <w:r w:rsidR="00B20594" w:rsidDel="00CA75DA">
          <w:delText>ffect</w:delText>
        </w:r>
        <w:r w:rsidR="00365EC8" w:rsidDel="00CA75DA">
          <w:delText>ed</w:delText>
        </w:r>
        <w:r w:rsidR="00B20594" w:rsidDel="00CA75DA">
          <w:delText xml:space="preserve"> </w:delText>
        </w:r>
        <w:r w:rsidDel="00CA75DA">
          <w:delText>morphology at hatch</w:delText>
        </w:r>
      </w:del>
      <w:r w:rsidR="00B20594">
        <w:t xml:space="preserve">. </w:t>
      </w:r>
      <w:r>
        <w:t xml:space="preserve">In both species, </w:t>
      </w:r>
      <w:r w:rsidR="00E7515C" w:rsidRPr="005F4D3C">
        <w:t xml:space="preserve">juveniles </w:t>
      </w:r>
      <w:r w:rsidR="005B7AF0">
        <w:t xml:space="preserve">from the yolk reduced </w:t>
      </w:r>
      <w:r w:rsidR="00E7515C" w:rsidRPr="005F4D3C">
        <w:t xml:space="preserve">treatment </w:t>
      </w:r>
      <w:r w:rsidR="005B7AF0">
        <w:t xml:space="preserve">were </w:t>
      </w:r>
      <w:del w:id="254" w:author="Daniel Noble" w:date="2023-08-11T12:58:00Z">
        <w:r w:rsidR="005B7AF0" w:rsidDel="00CA75DA">
          <w:delText xml:space="preserve">in </w:delText>
        </w:r>
      </w:del>
      <w:r w:rsidR="005B7AF0">
        <w:t>general</w:t>
      </w:r>
      <w:ins w:id="255" w:author="Daniel Noble" w:date="2023-08-11T12:58:00Z">
        <w:r w:rsidR="00CA75DA">
          <w:t>ly</w:t>
        </w:r>
      </w:ins>
      <w:r w:rsidR="005B7AF0">
        <w:t xml:space="preserve"> </w:t>
      </w:r>
      <w:commentRangeStart w:id="256"/>
      <w:commentRangeStart w:id="257"/>
      <w:r w:rsidR="005B7AF0">
        <w:t xml:space="preserve">smaller </w:t>
      </w:r>
      <w:del w:id="258" w:author="Daniel Noble" w:date="2023-08-11T12:58:00Z">
        <w:r w:rsidDel="00CA75DA">
          <w:delText xml:space="preserve">the </w:delText>
        </w:r>
      </w:del>
      <w:ins w:id="259" w:author="Daniel Noble" w:date="2023-08-11T12:58:00Z">
        <w:r w:rsidR="00CA75DA">
          <w:t xml:space="preserve">at </w:t>
        </w:r>
      </w:ins>
      <w:del w:id="260" w:author="Daniel Noble" w:date="2023-08-11T12:58:00Z">
        <w:r w:rsidDel="00CA75DA">
          <w:delText xml:space="preserve">day of </w:delText>
        </w:r>
      </w:del>
      <w:r>
        <w:t xml:space="preserve">hatching </w:t>
      </w:r>
      <w:r w:rsidR="00E7515C" w:rsidRPr="005F4D3C">
        <w:t xml:space="preserve">than </w:t>
      </w:r>
      <w:r>
        <w:t>those from</w:t>
      </w:r>
      <w:r w:rsidR="00E7515C" w:rsidRPr="005F4D3C">
        <w:t xml:space="preserve"> the control</w:t>
      </w:r>
      <w:r w:rsidR="00AC437A" w:rsidRPr="00AC437A">
        <w:rPr>
          <w:color w:val="000000"/>
        </w:rPr>
        <w:t xml:space="preserve"> </w:t>
      </w:r>
      <w:commentRangeEnd w:id="256"/>
      <w:r w:rsidR="00CA75DA">
        <w:rPr>
          <w:rStyle w:val="CommentReference"/>
          <w:rFonts w:asciiTheme="minorHAnsi" w:eastAsiaTheme="minorHAnsi" w:hAnsiTheme="minorHAnsi" w:cstheme="minorBidi"/>
          <w:lang w:val="en-NZ" w:eastAsia="en-US"/>
        </w:rPr>
        <w:commentReference w:id="256"/>
      </w:r>
      <w:commentRangeEnd w:id="257"/>
      <w:r w:rsidR="00330B59">
        <w:rPr>
          <w:rStyle w:val="CommentReference"/>
          <w:rFonts w:asciiTheme="minorHAnsi" w:eastAsiaTheme="minorHAnsi" w:hAnsiTheme="minorHAnsi" w:cstheme="minorBidi"/>
          <w:lang w:val="en-NZ" w:eastAsia="en-US"/>
        </w:rPr>
        <w:commentReference w:id="257"/>
      </w:r>
      <w:sdt>
        <w:sdtPr>
          <w:rPr>
            <w:color w:val="000000"/>
          </w:rPr>
          <w:tag w:val="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
          <w:id w:val="1161898769"/>
          <w:placeholder>
            <w:docPart w:val="3E9B03AEDA7D15498F977ACD00F01F3C"/>
          </w:placeholder>
        </w:sdtPr>
        <w:sdtEndPr/>
        <w:sdtContent>
          <w:r w:rsidR="00AB10EF" w:rsidRPr="00AB10EF">
            <w:rPr>
              <w:color w:val="000000"/>
            </w:rPr>
            <w:t xml:space="preserve">(see also e.g., Warner and </w:t>
          </w:r>
          <w:proofErr w:type="spellStart"/>
          <w:r w:rsidR="00AB10EF" w:rsidRPr="00AB10EF">
            <w:rPr>
              <w:color w:val="000000"/>
            </w:rPr>
            <w:t>Lovern</w:t>
          </w:r>
          <w:proofErr w:type="spellEnd"/>
          <w:r w:rsidR="00AB10EF" w:rsidRPr="00AB10EF">
            <w:rPr>
              <w:color w:val="000000"/>
            </w:rPr>
            <w:t xml:space="preserve"> 2014)</w:t>
          </w:r>
        </w:sdtContent>
      </w:sdt>
      <w:ins w:id="261" w:author="Daniel Noble" w:date="2023-08-11T12:59:00Z">
        <w:r w:rsidR="00CA75DA">
          <w:t>. However,</w:t>
        </w:r>
      </w:ins>
      <w:del w:id="262" w:author="Daniel Noble" w:date="2023-08-11T12:59:00Z">
        <w:r w:rsidR="00AC437A" w:rsidDel="00CA75DA">
          <w:delText>,</w:delText>
        </w:r>
      </w:del>
      <w:r w:rsidR="00AC437A">
        <w:t xml:space="preserve"> </w:t>
      </w:r>
      <w:del w:id="263" w:author="Daniel Noble" w:date="2023-08-11T12:59:00Z">
        <w:r w:rsidR="00AC437A" w:rsidDel="00CA75DA">
          <w:delText xml:space="preserve">but such </w:delText>
        </w:r>
      </w:del>
      <w:r w:rsidR="00AC437A" w:rsidRPr="005F4D3C">
        <w:t xml:space="preserve">maternal investment effects on </w:t>
      </w:r>
      <w:r w:rsidR="00AC437A">
        <w:t>morphology</w:t>
      </w:r>
      <w:r w:rsidR="00AC437A" w:rsidRPr="005F4D3C">
        <w:t xml:space="preserve"> </w:t>
      </w:r>
      <w:ins w:id="264" w:author="Daniel Noble" w:date="2023-08-11T12:59:00Z">
        <w:r w:rsidR="00CA75DA">
          <w:t xml:space="preserve">seem to have </w:t>
        </w:r>
      </w:ins>
      <w:r w:rsidR="00AC437A" w:rsidRPr="005F4D3C">
        <w:t>disappeared by the age of the behavioural tests</w:t>
      </w:r>
      <w:r w:rsidR="005B7AF0">
        <w:t xml:space="preserve">. </w:t>
      </w:r>
      <w:commentRangeStart w:id="265"/>
      <w:r w:rsidR="001D351C">
        <w:t xml:space="preserve">This agrees with previous studies that have found that </w:t>
      </w:r>
      <w:del w:id="266" w:author="Daniel Noble" w:date="2023-08-11T12:59:00Z">
        <w:r w:rsidR="001D351C" w:rsidDel="00CA75DA">
          <w:delText>incubation conditions</w:delText>
        </w:r>
      </w:del>
      <w:ins w:id="267" w:author="Daniel Noble" w:date="2023-08-11T12:59:00Z">
        <w:r w:rsidR="00CA75DA">
          <w:t>maternal investment</w:t>
        </w:r>
      </w:ins>
      <w:r w:rsidR="001D351C">
        <w:t xml:space="preserve"> impact on a range of morphological and behavioural traits on young juveniles, </w:t>
      </w:r>
      <w:r w:rsidR="00BE18ED">
        <w:t xml:space="preserve">effect </w:t>
      </w:r>
      <w:r w:rsidR="00424918">
        <w:t xml:space="preserve">that often </w:t>
      </w:r>
      <w:r w:rsidR="001D351C">
        <w:t xml:space="preserve">disappears as the individuals age </w:t>
      </w:r>
      <w:commentRangeEnd w:id="265"/>
      <w:r w:rsidR="00CA75DA">
        <w:rPr>
          <w:rStyle w:val="CommentReference"/>
          <w:rFonts w:asciiTheme="minorHAnsi" w:eastAsiaTheme="minorHAnsi" w:hAnsiTheme="minorHAnsi" w:cstheme="minorBidi"/>
          <w:lang w:val="en-NZ" w:eastAsia="en-US"/>
        </w:rPr>
        <w:commentReference w:id="265"/>
      </w:r>
      <w:sdt>
        <w:sdtPr>
          <w:rPr>
            <w:color w:val="000000"/>
          </w:rPr>
          <w:tag w:val="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
          <w:id w:val="-2126994994"/>
          <w:placeholder>
            <w:docPart w:val="5AA043CBEFD34B44B193756F44F2B301"/>
          </w:placeholder>
        </w:sdtPr>
        <w:sdtEndPr/>
        <w:sdtContent>
          <w:r w:rsidR="00AB10EF">
            <w:t xml:space="preserve">(McDonald &amp; </w:t>
          </w:r>
          <w:proofErr w:type="spellStart"/>
          <w:r w:rsidR="00AB10EF">
            <w:t>Schwanz</w:t>
          </w:r>
          <w:proofErr w:type="spellEnd"/>
          <w:r w:rsidR="00AB10EF">
            <w:t>, 2018; Pearson &amp; Warner, 2016)</w:t>
          </w:r>
        </w:sdtContent>
      </w:sdt>
      <w:r w:rsidR="001D351C">
        <w:t xml:space="preserve">. </w:t>
      </w:r>
      <w:r w:rsidR="00BE18ED">
        <w:t xml:space="preserve">The fact that </w:t>
      </w:r>
      <w:del w:id="268" w:author="Daniel Noble" w:date="2023-08-11T13:00:00Z">
        <w:r w:rsidR="00BE18ED" w:rsidDel="00B23111">
          <w:delText xml:space="preserve">our </w:delText>
        </w:r>
      </w:del>
      <w:r w:rsidR="00BE18ED">
        <w:t xml:space="preserve">juveniles of both yolk </w:t>
      </w:r>
      <w:proofErr w:type="gramStart"/>
      <w:r w:rsidR="00BE18ED">
        <w:t>reduced</w:t>
      </w:r>
      <w:proofErr w:type="gramEnd"/>
      <w:r w:rsidR="00BE18ED">
        <w:t xml:space="preserve"> and control eggs attain a similar body size a few weeks after hatch suggests</w:t>
      </w:r>
      <w:r w:rsidR="00E7515C" w:rsidRPr="005F4D3C">
        <w:t xml:space="preserve"> that individuals can</w:t>
      </w:r>
      <w:r w:rsidR="00BA49DB">
        <w:t>,</w:t>
      </w:r>
      <w:r w:rsidR="00E7515C" w:rsidRPr="005F4D3C">
        <w:t xml:space="preserve"> to some extent</w:t>
      </w:r>
      <w:r w:rsidR="00BA49DB">
        <w:t>,</w:t>
      </w:r>
      <w:r w:rsidR="00E7515C" w:rsidRPr="005F4D3C">
        <w:t xml:space="preserve"> compensate the poor start in life by accelerating their growing rates during the first few weeks, probably by increasing their feeding rates.</w:t>
      </w:r>
      <w:r w:rsidR="00E7515C">
        <w:t xml:space="preserve"> This </w:t>
      </w:r>
      <w:r w:rsidR="002D3F48">
        <w:t>might be</w:t>
      </w:r>
      <w:r w:rsidR="00E7515C">
        <w:t xml:space="preserve"> key, since in </w:t>
      </w:r>
      <w:r w:rsidR="00446833">
        <w:t>a range of</w:t>
      </w:r>
      <w:r w:rsidR="00AC437A">
        <w:t xml:space="preserve"> species</w:t>
      </w:r>
      <w:r w:rsidR="00E7515C">
        <w:t xml:space="preserve">, larger </w:t>
      </w:r>
      <w:r w:rsidR="00AC437A">
        <w:t xml:space="preserve">juvenile </w:t>
      </w:r>
      <w:r w:rsidR="00E7515C">
        <w:t>body size ha</w:t>
      </w:r>
      <w:r w:rsidR="00AC437A">
        <w:t>s</w:t>
      </w:r>
      <w:r w:rsidR="00E7515C">
        <w:t xml:space="preserve"> been associated </w:t>
      </w:r>
      <w:r w:rsidR="00E7515C" w:rsidRPr="00825C41">
        <w:t xml:space="preserve">with better survival </w:t>
      </w:r>
      <w:r w:rsidR="00F63331" w:rsidRPr="00825C41">
        <w:t xml:space="preserve">(e.g., </w:t>
      </w:r>
      <w:sdt>
        <w:sdtPr>
          <w:tag w:val="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
          <w:id w:val="141005575"/>
          <w:placeholder>
            <w:docPart w:val="DefaultPlaceholder_-1854013440"/>
          </w:placeholder>
        </w:sdtPr>
        <w:sdtEndPr/>
        <w:sdtContent>
          <w:r w:rsidR="00AB10EF">
            <w:t>(</w:t>
          </w:r>
          <w:proofErr w:type="spellStart"/>
          <w:r w:rsidR="00AB10EF">
            <w:t>Einum</w:t>
          </w:r>
          <w:proofErr w:type="spellEnd"/>
          <w:r w:rsidR="00AB10EF">
            <w:t xml:space="preserve"> &amp; Fleming, 2000; Webb et al., 2006)</w:t>
          </w:r>
        </w:sdtContent>
      </w:sdt>
      <w:r w:rsidR="00AC437A" w:rsidRPr="00825C41">
        <w:t>, although this relationship is sometimes complex and dependant of other ecological</w:t>
      </w:r>
      <w:r w:rsidR="00F63331" w:rsidRPr="00825C41">
        <w:t xml:space="preserve"> and biological</w:t>
      </w:r>
      <w:r w:rsidR="00AC437A" w:rsidRPr="00825C41">
        <w:t xml:space="preserve"> factors </w:t>
      </w:r>
      <w:sdt>
        <w:sdtPr>
          <w:tag w:val="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
          <w:id w:val="-926885301"/>
          <w:placeholder>
            <w:docPart w:val="DefaultPlaceholder_-1854013440"/>
          </w:placeholder>
        </w:sdtPr>
        <w:sdtEndPr/>
        <w:sdtContent>
          <w:r w:rsidR="00AB10EF">
            <w:t>(</w:t>
          </w:r>
          <w:proofErr w:type="spellStart"/>
          <w:r w:rsidR="00AB10EF">
            <w:t>Langkilde</w:t>
          </w:r>
          <w:proofErr w:type="spellEnd"/>
          <w:r w:rsidR="00AB10EF">
            <w:t xml:space="preserve"> &amp; Shine, 2005; </w:t>
          </w:r>
          <w:proofErr w:type="spellStart"/>
          <w:r w:rsidR="00AB10EF">
            <w:t>Sinervo</w:t>
          </w:r>
          <w:proofErr w:type="spellEnd"/>
          <w:r w:rsidR="00AB10EF">
            <w:t xml:space="preserve"> et al., 1992; Warner &amp; Andrews, 2002)</w:t>
          </w:r>
        </w:sdtContent>
      </w:sdt>
      <w:r w:rsidR="00E7515C" w:rsidRPr="00825C41">
        <w:t xml:space="preserve">. </w:t>
      </w:r>
      <w:commentRangeStart w:id="269"/>
      <w:r w:rsidR="008C6925">
        <w:t>However, s</w:t>
      </w:r>
      <w:r w:rsidR="00E7515C" w:rsidRPr="00825C41">
        <w:t xml:space="preserve">uch </w:t>
      </w:r>
      <w:ins w:id="270" w:author="Daniel Noble" w:date="2023-08-11T13:00:00Z">
        <w:r w:rsidR="00B23111">
          <w:t>gr</w:t>
        </w:r>
      </w:ins>
      <w:ins w:id="271" w:author="Daniel Noble" w:date="2023-08-11T13:01:00Z">
        <w:r w:rsidR="00B23111">
          <w:t xml:space="preserve">owth </w:t>
        </w:r>
      </w:ins>
      <w:r w:rsidR="00E7515C" w:rsidRPr="00825C41">
        <w:t xml:space="preserve">compensation </w:t>
      </w:r>
      <w:del w:id="272" w:author="Daniel Noble" w:date="2023-08-11T13:01:00Z">
        <w:r w:rsidR="00E7515C" w:rsidRPr="00825C41" w:rsidDel="00B23111">
          <w:delText xml:space="preserve">in body size </w:delText>
        </w:r>
      </w:del>
      <w:r w:rsidR="00E7515C" w:rsidRPr="00825C41">
        <w:t>might be associated with</w:t>
      </w:r>
      <w:r w:rsidR="008C6925">
        <w:t xml:space="preserve"> changes in the allocation of resources and</w:t>
      </w:r>
      <w:r w:rsidR="00E7515C" w:rsidRPr="00825C41">
        <w:t xml:space="preserve"> trade-offs </w:t>
      </w:r>
      <w:r w:rsidR="008C6925">
        <w:t>with</w:t>
      </w:r>
      <w:r w:rsidR="00E7515C" w:rsidRPr="00825C41">
        <w:t xml:space="preserve"> other fitness-associated traits</w:t>
      </w:r>
      <w:r w:rsidR="008C6925">
        <w:t xml:space="preserve"> during development, </w:t>
      </w:r>
      <w:r w:rsidR="00E7515C" w:rsidRPr="00825C41">
        <w:t>such as the observed slower running speed of</w:t>
      </w:r>
      <w:r w:rsidR="006C2454">
        <w:t xml:space="preserve"> juveniles of</w:t>
      </w:r>
      <w:r w:rsidR="00E7515C" w:rsidRPr="00825C41">
        <w:t xml:space="preserve"> </w:t>
      </w:r>
      <w:r w:rsidR="00E7515C" w:rsidRPr="00825C41">
        <w:rPr>
          <w:i/>
          <w:iCs/>
        </w:rPr>
        <w:t xml:space="preserve">L. </w:t>
      </w:r>
      <w:proofErr w:type="spellStart"/>
      <w:r w:rsidR="00E7515C" w:rsidRPr="00825C41">
        <w:rPr>
          <w:i/>
          <w:iCs/>
        </w:rPr>
        <w:t>delicata</w:t>
      </w:r>
      <w:proofErr w:type="spellEnd"/>
      <w:r w:rsidR="00E7515C" w:rsidRPr="00825C41">
        <w:t xml:space="preserve"> hatched from yolk-reduced</w:t>
      </w:r>
      <w:r w:rsidR="008C6925">
        <w:t xml:space="preserve"> eggs and </w:t>
      </w:r>
      <w:r w:rsidR="006C2454">
        <w:t xml:space="preserve">of </w:t>
      </w:r>
      <w:r w:rsidR="006C2454" w:rsidRPr="006C2454">
        <w:rPr>
          <w:i/>
          <w:iCs/>
        </w:rPr>
        <w:t xml:space="preserve">L. </w:t>
      </w:r>
      <w:proofErr w:type="spellStart"/>
      <w:r w:rsidR="006C2454" w:rsidRPr="006C2454">
        <w:rPr>
          <w:i/>
          <w:iCs/>
        </w:rPr>
        <w:t>guichenoti</w:t>
      </w:r>
      <w:proofErr w:type="spellEnd"/>
      <w:r w:rsidR="006C2454">
        <w:t xml:space="preserve"> hatched from </w:t>
      </w:r>
      <w:r w:rsidR="008C6925">
        <w:t xml:space="preserve">yolk-reduced </w:t>
      </w:r>
      <w:r w:rsidR="006C2454">
        <w:t xml:space="preserve">and </w:t>
      </w:r>
      <w:r w:rsidR="008C6925">
        <w:t xml:space="preserve">hot incubated </w:t>
      </w:r>
      <w:r w:rsidR="006C2454">
        <w:t>eggs</w:t>
      </w:r>
      <w:commentRangeEnd w:id="269"/>
      <w:r w:rsidR="00B23111">
        <w:rPr>
          <w:rStyle w:val="CommentReference"/>
          <w:rFonts w:asciiTheme="minorHAnsi" w:eastAsiaTheme="minorHAnsi" w:hAnsiTheme="minorHAnsi" w:cstheme="minorBidi"/>
          <w:lang w:val="en-NZ" w:eastAsia="en-US"/>
        </w:rPr>
        <w:commentReference w:id="269"/>
      </w:r>
      <w:r w:rsidR="00E7515C" w:rsidRPr="00825C41">
        <w:t xml:space="preserve">. This result suggests that even though the animals from poor development conditions </w:t>
      </w:r>
      <w:proofErr w:type="gramStart"/>
      <w:r w:rsidR="00E7515C" w:rsidRPr="00825C41">
        <w:t>are able to</w:t>
      </w:r>
      <w:proofErr w:type="gramEnd"/>
      <w:r w:rsidR="00E7515C" w:rsidRPr="00825C41">
        <w:t xml:space="preserve"> </w:t>
      </w:r>
      <w:commentRangeStart w:id="273"/>
      <w:commentRangeStart w:id="274"/>
      <w:commentRangeStart w:id="275"/>
      <w:r w:rsidR="00E7515C" w:rsidRPr="00825C41">
        <w:t xml:space="preserve">morphologically catch up with individuals </w:t>
      </w:r>
      <w:r w:rsidR="00513154">
        <w:t>from</w:t>
      </w:r>
      <w:r w:rsidR="00E7515C" w:rsidRPr="00825C41">
        <w:t xml:space="preserve"> more beneficial early-life conditions, this might come </w:t>
      </w:r>
      <w:r w:rsidR="0074150F">
        <w:t>at</w:t>
      </w:r>
      <w:r w:rsidR="00E7515C" w:rsidRPr="00825C41">
        <w:t xml:space="preserve"> a cost regarding performance</w:t>
      </w:r>
      <w:commentRangeEnd w:id="273"/>
      <w:r w:rsidR="00B23111">
        <w:rPr>
          <w:rStyle w:val="CommentReference"/>
          <w:rFonts w:asciiTheme="minorHAnsi" w:eastAsiaTheme="minorHAnsi" w:hAnsiTheme="minorHAnsi" w:cstheme="minorBidi"/>
          <w:lang w:val="en-NZ" w:eastAsia="en-US"/>
        </w:rPr>
        <w:commentReference w:id="273"/>
      </w:r>
      <w:commentRangeEnd w:id="274"/>
      <w:r w:rsidR="00B23111">
        <w:rPr>
          <w:rStyle w:val="CommentReference"/>
          <w:rFonts w:asciiTheme="minorHAnsi" w:eastAsiaTheme="minorHAnsi" w:hAnsiTheme="minorHAnsi" w:cstheme="minorBidi"/>
          <w:lang w:val="en-NZ" w:eastAsia="en-US"/>
        </w:rPr>
        <w:commentReference w:id="274"/>
      </w:r>
      <w:commentRangeEnd w:id="275"/>
      <w:r w:rsidR="0087034E">
        <w:rPr>
          <w:rStyle w:val="CommentReference"/>
          <w:rFonts w:asciiTheme="minorHAnsi" w:eastAsiaTheme="minorHAnsi" w:hAnsiTheme="minorHAnsi" w:cstheme="minorBidi"/>
          <w:lang w:val="en-NZ" w:eastAsia="en-US"/>
        </w:rPr>
        <w:commentReference w:id="275"/>
      </w:r>
      <w:r w:rsidR="00E7515C" w:rsidRPr="00825C41">
        <w:t xml:space="preserve">. </w:t>
      </w:r>
      <w:r w:rsidR="00D055DE">
        <w:t>This is in accordance with previous studies that find that, for example</w:t>
      </w:r>
      <w:r w:rsidR="00E7515C" w:rsidRPr="00825C41">
        <w:t xml:space="preserve">, in the lizard </w:t>
      </w:r>
      <w:r w:rsidR="00E7515C" w:rsidRPr="00825C41">
        <w:rPr>
          <w:i/>
          <w:iCs/>
        </w:rPr>
        <w:t>Sceloporus undulatus</w:t>
      </w:r>
      <w:r w:rsidR="00E7515C" w:rsidRPr="00825C41">
        <w:t xml:space="preserve">, clutches with individuals with fast grow rates, but slow runners, had lower survival rates than slow growing but fast runners </w:t>
      </w:r>
      <w:sdt>
        <w:sdtPr>
          <w:rPr>
            <w:color w:val="000000"/>
          </w:rPr>
          <w:tag w:val="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
          <w:id w:val="1219866354"/>
          <w:placeholder>
            <w:docPart w:val="E37BA658E25043439F89952E3FB8177C"/>
          </w:placeholder>
        </w:sdtPr>
        <w:sdtEndPr/>
        <w:sdtContent>
          <w:r w:rsidR="00AB10EF">
            <w:t>(Warner &amp; Andrews, 2002)</w:t>
          </w:r>
        </w:sdtContent>
      </w:sdt>
      <w:r w:rsidR="00E7515C" w:rsidRPr="00825C41">
        <w:rPr>
          <w:color w:val="000000"/>
        </w:rPr>
        <w:t xml:space="preserve">. </w:t>
      </w:r>
    </w:p>
    <w:p w14:paraId="7BF23CBD" w14:textId="77777777" w:rsidR="00AC437A" w:rsidRPr="00825C41" w:rsidRDefault="00AC437A" w:rsidP="00E7515C">
      <w:pPr>
        <w:rPr>
          <w:color w:val="000000"/>
        </w:rPr>
      </w:pPr>
    </w:p>
    <w:p w14:paraId="7BD43FF0" w14:textId="64122E2D" w:rsidR="000F0790" w:rsidRPr="003835CF" w:rsidRDefault="005B2B73" w:rsidP="00E7515C">
      <w:del w:id="276" w:author="Daniel Noble" w:date="2023-08-11T13:09:00Z">
        <w:r w:rsidDel="002E10F8">
          <w:delText>The i</w:delText>
        </w:r>
      </w:del>
      <w:ins w:id="277" w:author="Daniel Noble" w:date="2023-08-11T13:09:00Z">
        <w:r w:rsidR="002E10F8">
          <w:t>I</w:t>
        </w:r>
      </w:ins>
      <w:r>
        <w:t xml:space="preserve">mpaired performance </w:t>
      </w:r>
      <w:del w:id="278" w:author="Daniel Noble" w:date="2023-08-11T13:09:00Z">
        <w:r w:rsidDel="002E10F8">
          <w:delText>ability observed in our study was</w:delText>
        </w:r>
      </w:del>
      <w:ins w:id="279" w:author="Daniel Noble" w:date="2023-08-11T13:09:00Z">
        <w:r w:rsidR="002E10F8">
          <w:t>was</w:t>
        </w:r>
      </w:ins>
      <w:r>
        <w:t xml:space="preserve"> expected to impact the antipredator response of individuals to compensate </w:t>
      </w:r>
      <w:r w:rsidR="007376DF">
        <w:t xml:space="preserve">for </w:t>
      </w:r>
      <w:r>
        <w:t xml:space="preserve">a potential increased vulnerability to predators. </w:t>
      </w:r>
      <w:r w:rsidR="00183721">
        <w:t xml:space="preserve">In contrast to our prediction, we did not find any effect of the incubation treatments in the antipredator behaviour of </w:t>
      </w:r>
      <w:r w:rsidR="00183721" w:rsidRPr="00183721">
        <w:rPr>
          <w:i/>
          <w:iCs/>
        </w:rPr>
        <w:t xml:space="preserve">L. </w:t>
      </w:r>
      <w:proofErr w:type="spellStart"/>
      <w:r w:rsidR="00183721" w:rsidRPr="00183721">
        <w:rPr>
          <w:i/>
          <w:iCs/>
        </w:rPr>
        <w:t>guichenoti</w:t>
      </w:r>
      <w:proofErr w:type="spellEnd"/>
      <w:r w:rsidR="00183721">
        <w:t xml:space="preserve">. </w:t>
      </w:r>
      <w:r>
        <w:t>Interestingly</w:t>
      </w:r>
      <w:r w:rsidR="00183721">
        <w:t>, however</w:t>
      </w:r>
      <w:r>
        <w:t>, we found that juvenil</w:t>
      </w:r>
      <w:ins w:id="280" w:author="Daniel Noble" w:date="2023-08-11T13:10:00Z">
        <w:r w:rsidR="002E10F8">
          <w:t>e</w:t>
        </w:r>
      </w:ins>
      <w:del w:id="281" w:author="Daniel Noble" w:date="2023-08-11T13:10:00Z">
        <w:r w:rsidDel="002E10F8">
          <w:delText>es of</w:delText>
        </w:r>
      </w:del>
      <w:r>
        <w:t xml:space="preserve"> </w:t>
      </w:r>
      <w:r w:rsidRPr="00F01951">
        <w:rPr>
          <w:i/>
          <w:iCs/>
        </w:rPr>
        <w:t xml:space="preserve">L. </w:t>
      </w:r>
      <w:proofErr w:type="spellStart"/>
      <w:r w:rsidRPr="00F01951">
        <w:rPr>
          <w:i/>
          <w:iCs/>
        </w:rPr>
        <w:t>delicata</w:t>
      </w:r>
      <w:proofErr w:type="spellEnd"/>
      <w:r>
        <w:t xml:space="preserve"> from the yolk-reduced treatment</w:t>
      </w:r>
      <w:ins w:id="282" w:author="Daniel Noble" w:date="2023-08-11T13:10:00Z">
        <w:r w:rsidR="002E10F8">
          <w:t>s</w:t>
        </w:r>
      </w:ins>
      <w:r>
        <w:t xml:space="preserve">, and </w:t>
      </w:r>
      <w:r w:rsidR="00F01951">
        <w:t>especially</w:t>
      </w:r>
      <w:r>
        <w:t xml:space="preserve"> when reared at hot tempera</w:t>
      </w:r>
      <w:r w:rsidR="00F01951">
        <w:t>tures</w:t>
      </w:r>
      <w:r w:rsidR="00390F7A">
        <w:t xml:space="preserve"> (i.e., temperature had a significant effect when body size was not included as covariate)</w:t>
      </w:r>
      <w:r w:rsidR="00F01951">
        <w:t xml:space="preserve">, took longer to </w:t>
      </w:r>
      <w:r w:rsidR="00B94023">
        <w:t>resume activity</w:t>
      </w:r>
      <w:r w:rsidR="00F01951">
        <w:t xml:space="preserve"> after a simulated predatory attack than those from the control treatment</w:t>
      </w:r>
      <w:r w:rsidR="00F01951" w:rsidRPr="00891A79">
        <w:t xml:space="preserve">. </w:t>
      </w:r>
      <w:r w:rsidR="004D3E6C">
        <w:t xml:space="preserve">Although we </w:t>
      </w:r>
      <w:r w:rsidR="008C728C">
        <w:t>must</w:t>
      </w:r>
      <w:r w:rsidR="004D3E6C">
        <w:t xml:space="preserve"> be </w:t>
      </w:r>
      <w:r w:rsidR="004D3E6C" w:rsidRPr="00891A79">
        <w:t xml:space="preserve">cautious </w:t>
      </w:r>
      <w:r w:rsidR="004D3E6C">
        <w:t xml:space="preserve">with the interpretation because </w:t>
      </w:r>
      <w:commentRangeStart w:id="283"/>
      <w:r w:rsidR="004D3E6C" w:rsidRPr="00891A79">
        <w:t>within-individual response in the model did not show any correlation between performance and antipredator responses</w:t>
      </w:r>
      <w:commentRangeEnd w:id="283"/>
      <w:r w:rsidR="002E10F8">
        <w:rPr>
          <w:rStyle w:val="CommentReference"/>
          <w:rFonts w:asciiTheme="minorHAnsi" w:eastAsiaTheme="minorHAnsi" w:hAnsiTheme="minorHAnsi" w:cstheme="minorBidi"/>
          <w:lang w:val="en-NZ" w:eastAsia="en-US"/>
        </w:rPr>
        <w:commentReference w:id="283"/>
      </w:r>
      <w:r w:rsidR="004D3E6C">
        <w:t>, our result could suggest</w:t>
      </w:r>
      <w:r w:rsidR="000F0790" w:rsidRPr="00891A79">
        <w:t xml:space="preserve"> that </w:t>
      </w:r>
      <w:r w:rsidR="00183721">
        <w:t>a</w:t>
      </w:r>
      <w:r w:rsidR="000F0790" w:rsidRPr="00891A79">
        <w:t xml:space="preserve"> reduction in running speed might impose a survival cost </w:t>
      </w:r>
      <w:r w:rsidR="004D3E6C">
        <w:t xml:space="preserve">in </w:t>
      </w:r>
      <w:r w:rsidR="004D3E6C" w:rsidRPr="004D3E6C">
        <w:rPr>
          <w:i/>
          <w:iCs/>
        </w:rPr>
        <w:t xml:space="preserve">L. </w:t>
      </w:r>
      <w:proofErr w:type="spellStart"/>
      <w:r w:rsidR="004D3E6C" w:rsidRPr="004D3E6C">
        <w:rPr>
          <w:i/>
          <w:iCs/>
        </w:rPr>
        <w:t>delicata</w:t>
      </w:r>
      <w:proofErr w:type="spellEnd"/>
      <w:r w:rsidR="004D3E6C">
        <w:t>. In consequence,</w:t>
      </w:r>
      <w:r w:rsidR="000F0790" w:rsidRPr="00891A79">
        <w:t xml:space="preserve"> individuals </w:t>
      </w:r>
      <w:r w:rsidR="00E76879">
        <w:t xml:space="preserve">with impaired running </w:t>
      </w:r>
      <w:del w:id="284" w:author="Daniel Noble" w:date="2023-08-11T13:11:00Z">
        <w:r w:rsidR="00E76879" w:rsidDel="00DF0F91">
          <w:delText>velocity</w:delText>
        </w:r>
        <w:r w:rsidR="00E76879" w:rsidRPr="00891A79" w:rsidDel="00DF0F91">
          <w:delText xml:space="preserve"> </w:delText>
        </w:r>
      </w:del>
      <w:ins w:id="285" w:author="Daniel Noble" w:date="2023-08-11T13:11:00Z">
        <w:r w:rsidR="00DF0F91">
          <w:t>speed</w:t>
        </w:r>
        <w:r w:rsidR="00DF0F91" w:rsidRPr="00891A79">
          <w:t xml:space="preserve"> </w:t>
        </w:r>
      </w:ins>
      <w:r w:rsidR="00E76879">
        <w:t xml:space="preserve">can </w:t>
      </w:r>
      <w:r w:rsidR="00F347CB" w:rsidRPr="00891A79">
        <w:t xml:space="preserve">alter their </w:t>
      </w:r>
      <w:r w:rsidR="00907ED6" w:rsidRPr="00891A79">
        <w:t>antipredator behaviour</w:t>
      </w:r>
      <w:r w:rsidR="005860B5">
        <w:t xml:space="preserve"> and hide</w:t>
      </w:r>
      <w:r w:rsidR="00907ED6" w:rsidRPr="00891A79">
        <w:t xml:space="preserve"> for longer </w:t>
      </w:r>
      <w:r w:rsidR="005860B5" w:rsidRPr="004936E5">
        <w:t xml:space="preserve">to </w:t>
      </w:r>
      <w:proofErr w:type="gramStart"/>
      <w:r w:rsidR="005860B5" w:rsidRPr="004936E5">
        <w:t>successfully avoid</w:t>
      </w:r>
      <w:proofErr w:type="gramEnd"/>
      <w:r w:rsidR="005860B5" w:rsidRPr="004936E5">
        <w:t xml:space="preserve"> a predatory attack</w:t>
      </w:r>
      <w:r w:rsidR="005860B5" w:rsidRPr="00891A79">
        <w:t xml:space="preserve"> </w:t>
      </w:r>
      <w:r w:rsidR="00907ED6" w:rsidRPr="00891A79">
        <w:t>according to t</w:t>
      </w:r>
      <w:r w:rsidR="00052237" w:rsidRPr="00891A79">
        <w:t xml:space="preserve">heir perceived </w:t>
      </w:r>
      <w:r w:rsidR="005860B5">
        <w:t xml:space="preserve">higher </w:t>
      </w:r>
      <w:r w:rsidR="00052237" w:rsidRPr="00891A79">
        <w:t>vulnerability</w:t>
      </w:r>
      <w:r w:rsidR="005860B5">
        <w:t xml:space="preserve"> </w:t>
      </w:r>
      <w:r w:rsidR="00052237" w:rsidRPr="00891A79">
        <w:t>(e.g.,</w:t>
      </w:r>
      <w:r w:rsidR="00B26F51">
        <w:t xml:space="preserve"> </w:t>
      </w:r>
      <w:sdt>
        <w:sdtPr>
          <w:tag w:val="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
          <w:id w:val="202220237"/>
          <w:placeholder>
            <w:docPart w:val="DefaultPlaceholder_-1854013440"/>
          </w:placeholder>
        </w:sdtPr>
        <w:sdtEndPr/>
        <w:sdtContent>
          <w:r w:rsidR="00AB10EF">
            <w:t>(Cooper, 2007; Iglesias-Carrasco et al., 2016; Martin &amp; López, 1999)</w:t>
          </w:r>
        </w:sdtContent>
      </w:sdt>
      <w:r w:rsidR="00052237" w:rsidRPr="00891A79">
        <w:t xml:space="preserve">. </w:t>
      </w:r>
      <w:r w:rsidR="00043C38">
        <w:t>I</w:t>
      </w:r>
      <w:r w:rsidR="00196FB9">
        <w:t>ncreased hiding time can be beneficial in terms of predator avoidance, h</w:t>
      </w:r>
      <w:r w:rsidR="004936E5" w:rsidRPr="004936E5">
        <w:t xml:space="preserve">owever, </w:t>
      </w:r>
      <w:r w:rsidR="00196FB9">
        <w:t>the</w:t>
      </w:r>
      <w:r w:rsidR="004936E5" w:rsidRPr="004936E5">
        <w:t xml:space="preserve"> time spen</w:t>
      </w:r>
      <w:r w:rsidR="00196FB9">
        <w:t>t</w:t>
      </w:r>
      <w:r w:rsidR="004936E5" w:rsidRPr="004936E5">
        <w:t xml:space="preserve"> avoiding predators </w:t>
      </w:r>
      <w:ins w:id="286" w:author="Daniel Noble" w:date="2023-08-11T13:12:00Z">
        <w:r w:rsidR="00DF0F91">
          <w:t xml:space="preserve">is expected to </w:t>
        </w:r>
      </w:ins>
      <w:r w:rsidR="004936E5" w:rsidRPr="004936E5">
        <w:t>trade</w:t>
      </w:r>
      <w:del w:id="287" w:author="Daniel Noble" w:date="2023-08-11T13:12:00Z">
        <w:r w:rsidR="004936E5" w:rsidRPr="004936E5" w:rsidDel="00DF0F91">
          <w:delText>s</w:delText>
        </w:r>
      </w:del>
      <w:r w:rsidR="004936E5" w:rsidRPr="004936E5">
        <w:t>-off with other fitness-enhancing activities such as feeding and mating</w:t>
      </w:r>
      <w:r w:rsidR="002B79EC">
        <w:t xml:space="preserve"> </w:t>
      </w:r>
      <w:sdt>
        <w:sdtPr>
          <w:tag w:val="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
          <w:id w:val="-858582975"/>
          <w:placeholder>
            <w:docPart w:val="DefaultPlaceholder_-1854013440"/>
          </w:placeholder>
        </w:sdtPr>
        <w:sdtEndPr/>
        <w:sdtContent>
          <w:r w:rsidR="00AB10EF">
            <w:t xml:space="preserve">(Cooper, 1999; Lima &amp; Dill, 1990; </w:t>
          </w:r>
          <w:proofErr w:type="spellStart"/>
          <w:r w:rsidR="00AB10EF">
            <w:t>Sih</w:t>
          </w:r>
          <w:proofErr w:type="spellEnd"/>
          <w:r w:rsidR="00AB10EF">
            <w:t>, 1992)</w:t>
          </w:r>
        </w:sdtContent>
      </w:sdt>
      <w:r w:rsidR="002B79EC">
        <w:t xml:space="preserve">. </w:t>
      </w:r>
      <w:r w:rsidR="00114216">
        <w:t xml:space="preserve">From our experiment </w:t>
      </w:r>
      <w:r w:rsidR="00114216">
        <w:lastRenderedPageBreak/>
        <w:t xml:space="preserve">we cannot know whether the change in antipredator response observed confers a fitness advantage or instead would lead to costs in terms of for instance, prey capture ability and growth in the wild, so further experiments would benefit from studying how incubation temperature and maternal investment interact to affect </w:t>
      </w:r>
      <w:r w:rsidR="00675A37">
        <w:t>behaviour</w:t>
      </w:r>
      <w:r w:rsidR="00513154">
        <w:t>, and the consequent fitness payoffs,</w:t>
      </w:r>
      <w:r w:rsidR="00675A37">
        <w:t xml:space="preserve"> in a more natural setting. </w:t>
      </w:r>
    </w:p>
    <w:p w14:paraId="2E9835FD" w14:textId="014A2476" w:rsidR="000F0790" w:rsidRDefault="000F0790" w:rsidP="00E7515C"/>
    <w:p w14:paraId="282586EC" w14:textId="2811C7B6" w:rsidR="00DF0F91" w:rsidRDefault="00513154" w:rsidP="00741C30">
      <w:pPr>
        <w:pStyle w:val="NormalWeb"/>
        <w:rPr>
          <w:ins w:id="288" w:author="Daniel Noble" w:date="2023-08-11T13:15:00Z"/>
        </w:rPr>
      </w:pPr>
      <w:r>
        <w:t xml:space="preserve">The two skink species studied differed in their morphological, performance and antipredator responses to the incubation temperature and maternal investment treatment. </w:t>
      </w:r>
      <w:r w:rsidR="004D3E6C">
        <w:t>These differences could be in part associated</w:t>
      </w:r>
      <w:r w:rsidR="00865521">
        <w:t xml:space="preserve"> with some life-history traits, such as the size of the egg. Eggs of </w:t>
      </w:r>
      <w:r w:rsidR="00865521" w:rsidRPr="009118AD">
        <w:rPr>
          <w:i/>
          <w:iCs/>
        </w:rPr>
        <w:t xml:space="preserve">L. </w:t>
      </w:r>
      <w:proofErr w:type="spellStart"/>
      <w:r w:rsidR="00865521" w:rsidRPr="009118AD">
        <w:rPr>
          <w:i/>
          <w:iCs/>
        </w:rPr>
        <w:t>delicata</w:t>
      </w:r>
      <w:proofErr w:type="spellEnd"/>
      <w:r w:rsidR="00865521">
        <w:t xml:space="preserve"> are smaller than those of </w:t>
      </w:r>
      <w:r w:rsidR="00865521" w:rsidRPr="009118AD">
        <w:rPr>
          <w:i/>
          <w:iCs/>
        </w:rPr>
        <w:t xml:space="preserve">L. </w:t>
      </w:r>
      <w:proofErr w:type="spellStart"/>
      <w:r w:rsidR="00865521" w:rsidRPr="009118AD">
        <w:rPr>
          <w:i/>
          <w:iCs/>
        </w:rPr>
        <w:t>guichenoti</w:t>
      </w:r>
      <w:proofErr w:type="spellEnd"/>
      <w:r w:rsidR="00F61533">
        <w:t xml:space="preserve"> </w:t>
      </w:r>
      <w:commentRangeStart w:id="289"/>
      <w:r w:rsidR="00F61533">
        <w:t>()</w:t>
      </w:r>
      <w:commentRangeEnd w:id="289"/>
      <w:r w:rsidR="00E745AD">
        <w:rPr>
          <w:rStyle w:val="CommentReference"/>
          <w:rFonts w:asciiTheme="minorHAnsi" w:eastAsiaTheme="minorHAnsi" w:hAnsiTheme="minorHAnsi" w:cstheme="minorBidi"/>
          <w:lang w:val="en-NZ" w:eastAsia="en-US"/>
        </w:rPr>
        <w:commentReference w:id="289"/>
      </w:r>
      <w:r w:rsidR="00F61533">
        <w:t>,</w:t>
      </w:r>
      <w:r w:rsidR="00865521">
        <w:t xml:space="preserve"> which might make these eggs more sensitive to </w:t>
      </w:r>
      <w:del w:id="290" w:author="Daniel Noble" w:date="2023-08-11T13:12:00Z">
        <w:r w:rsidR="00865521" w:rsidDel="00DF0F91">
          <w:delText xml:space="preserve">any </w:delText>
        </w:r>
      </w:del>
      <w:r w:rsidR="00865521">
        <w:t>small alteration</w:t>
      </w:r>
      <w:ins w:id="291" w:author="Daniel Noble" w:date="2023-08-11T13:12:00Z">
        <w:r w:rsidR="00DF0F91">
          <w:t>s</w:t>
        </w:r>
      </w:ins>
      <w:r w:rsidR="00865521">
        <w:t xml:space="preserve"> in the incubation environment, </w:t>
      </w:r>
      <w:r w:rsidR="00E6301E">
        <w:t xml:space="preserve">strongly </w:t>
      </w:r>
      <w:r w:rsidR="00865521">
        <w:t>impacting the phenotype and behaviour of juveniles</w:t>
      </w:r>
      <w:r w:rsidR="009118AD">
        <w:t>,</w:t>
      </w:r>
      <w:r w:rsidR="00865521">
        <w:t xml:space="preserve"> </w:t>
      </w:r>
      <w:r w:rsidR="009118AD">
        <w:t xml:space="preserve">as observed in our study. </w:t>
      </w:r>
      <w:del w:id="292" w:author="Daniel Noble" w:date="2023-08-11T13:13:00Z">
        <w:r w:rsidR="009118AD" w:rsidDel="00DF0F91">
          <w:delText xml:space="preserve">Importantly, however, </w:delText>
        </w:r>
      </w:del>
      <w:ins w:id="293" w:author="Daniel Noble" w:date="2023-08-11T13:13:00Z">
        <w:r w:rsidR="00DF0F91">
          <w:t xml:space="preserve">While this result suggests that environmental changes in early thermal </w:t>
        </w:r>
      </w:ins>
      <w:ins w:id="294" w:author="Daniel Noble" w:date="2023-08-11T13:14:00Z">
        <w:r w:rsidR="00DF0F91">
          <w:t>environment</w:t>
        </w:r>
      </w:ins>
      <w:ins w:id="295" w:author="Daniel Noble" w:date="2023-08-11T13:13:00Z">
        <w:r w:rsidR="00DF0F91">
          <w:t xml:space="preserve"> coupled with reduced maternal investment will impact </w:t>
        </w:r>
        <w:r w:rsidR="00DF0F91" w:rsidRPr="00DF0F91">
          <w:rPr>
            <w:i/>
            <w:iCs/>
            <w:rPrChange w:id="296" w:author="Daniel Noble" w:date="2023-08-11T13:14:00Z">
              <w:rPr/>
            </w:rPrChange>
          </w:rPr>
          <w:t xml:space="preserve">L </w:t>
        </w:r>
        <w:proofErr w:type="spellStart"/>
        <w:r w:rsidR="00DF0F91" w:rsidRPr="00DF0F91">
          <w:rPr>
            <w:i/>
            <w:iCs/>
            <w:rPrChange w:id="297" w:author="Daniel Noble" w:date="2023-08-11T13:14:00Z">
              <w:rPr/>
            </w:rPrChange>
          </w:rPr>
          <w:t>delicata</w:t>
        </w:r>
        <w:proofErr w:type="spellEnd"/>
        <w:r w:rsidR="00DF0F91">
          <w:t xml:space="preserve"> </w:t>
        </w:r>
      </w:ins>
      <w:ins w:id="298" w:author="Daniel Noble" w:date="2023-08-11T13:15:00Z">
        <w:r w:rsidR="00DF0F91">
          <w:t xml:space="preserve">more </w:t>
        </w:r>
      </w:ins>
      <w:ins w:id="299" w:author="Daniel Noble" w:date="2023-08-11T13:13:00Z">
        <w:r w:rsidR="00DF0F91">
          <w:t>negatively</w:t>
        </w:r>
      </w:ins>
      <w:ins w:id="300" w:author="Daniel Noble" w:date="2023-08-11T13:14:00Z">
        <w:r w:rsidR="00DF0F91">
          <w:t xml:space="preserve"> compared to </w:t>
        </w:r>
        <w:r w:rsidR="00DF0F91" w:rsidRPr="00DF0F91">
          <w:rPr>
            <w:i/>
            <w:iCs/>
            <w:rPrChange w:id="301" w:author="Daniel Noble" w:date="2023-08-11T13:14:00Z">
              <w:rPr/>
            </w:rPrChange>
          </w:rPr>
          <w:t xml:space="preserve">L </w:t>
        </w:r>
        <w:proofErr w:type="spellStart"/>
        <w:r w:rsidR="00DF0F91" w:rsidRPr="00DF0F91">
          <w:rPr>
            <w:i/>
            <w:iCs/>
            <w:rPrChange w:id="302" w:author="Daniel Noble" w:date="2023-08-11T13:14:00Z">
              <w:rPr/>
            </w:rPrChange>
          </w:rPr>
          <w:t>guichenoti</w:t>
        </w:r>
        <w:proofErr w:type="spellEnd"/>
        <w:r w:rsidR="00DF0F91">
          <w:t xml:space="preserve"> we caution </w:t>
        </w:r>
      </w:ins>
      <w:ins w:id="303" w:author="Daniel Noble" w:date="2023-08-11T13:15:00Z">
        <w:r w:rsidR="00DF0F91">
          <w:t xml:space="preserve">over interpretation because </w:t>
        </w:r>
      </w:ins>
      <w:moveToRangeStart w:id="304" w:author="Daniel Noble" w:date="2023-08-11T13:15:00Z" w:name="move142652166"/>
      <w:moveTo w:id="305" w:author="Daniel Noble" w:date="2023-08-11T13:15:00Z">
        <w:r w:rsidR="00DF0F91">
          <w:t xml:space="preserve">phenotypic and behavioural plasticity </w:t>
        </w:r>
        <w:del w:id="306" w:author="Daniel Noble" w:date="2023-08-11T13:15:00Z">
          <w:r w:rsidR="00DF0F91" w:rsidDel="00DF0F91">
            <w:delText xml:space="preserve">of </w:delText>
          </w:r>
          <w:r w:rsidR="00DF0F91" w:rsidRPr="006579EB" w:rsidDel="00DF0F91">
            <w:rPr>
              <w:i/>
              <w:iCs/>
            </w:rPr>
            <w:delText>L. delicata</w:delText>
          </w:r>
          <w:r w:rsidR="00DF0F91" w:rsidDel="00DF0F91">
            <w:delText xml:space="preserve"> </w:delText>
          </w:r>
        </w:del>
        <w:r w:rsidR="00DF0F91">
          <w:t xml:space="preserve">could provide juveniles </w:t>
        </w:r>
        <w:del w:id="307" w:author="Daniel Noble" w:date="2023-08-11T13:16:00Z">
          <w:r w:rsidR="00DF0F91" w:rsidDel="00DF0F91">
            <w:delText xml:space="preserve">of this species </w:delText>
          </w:r>
        </w:del>
        <w:r w:rsidR="00DF0F91">
          <w:t xml:space="preserve">with increased environmental tolerance </w:t>
        </w:r>
        <w:del w:id="308" w:author="Daniel Noble" w:date="2023-08-11T13:16:00Z">
          <w:r w:rsidR="00DF0F91" w:rsidDel="00DF0F91">
            <w:delText>and</w:delText>
          </w:r>
        </w:del>
      </w:moveTo>
      <w:ins w:id="309" w:author="Daniel Noble" w:date="2023-08-11T13:16:00Z">
        <w:r w:rsidR="00DF0F91">
          <w:t>that may</w:t>
        </w:r>
      </w:ins>
      <w:moveTo w:id="310" w:author="Daniel Noble" w:date="2023-08-11T13:15:00Z">
        <w:r w:rsidR="00DF0F91">
          <w:t xml:space="preserve"> confer a fitness benefit in face of climate change </w:t>
        </w:r>
      </w:moveTo>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1104034199"/>
          <w:placeholder>
            <w:docPart w:val="CA71AF2BE64E564B95D0FD6831DD8939"/>
          </w:placeholder>
        </w:sdtPr>
        <w:sdtEndPr/>
        <w:sdtContent>
          <w:moveTo w:id="311" w:author="Daniel Noble" w:date="2023-08-11T13:15:00Z">
            <w:r w:rsidR="00DF0F91">
              <w:rPr>
                <w:color w:val="000000"/>
              </w:rPr>
              <w:t>(</w:t>
            </w:r>
            <w:r w:rsidR="00DF0F91">
              <w:t>DeWitt et al., 1998; Fox et al., 2019; Yeh &amp; Price, 2004,</w:t>
            </w:r>
          </w:moveTo>
        </w:sdtContent>
      </w:sdt>
      <w:moveTo w:id="312" w:author="Daniel Noble" w:date="2023-08-11T13:15:00Z">
        <w:r w:rsidR="00DF0F91">
          <w:t xml:space="preserve"> but see </w:t>
        </w:r>
      </w:moveTo>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157275292"/>
          <w:placeholder>
            <w:docPart w:val="CA71AF2BE64E564B95D0FD6831DD8939"/>
          </w:placeholder>
        </w:sdtPr>
        <w:sdtEndPr/>
        <w:sdtContent>
          <w:proofErr w:type="spellStart"/>
          <w:moveTo w:id="313" w:author="Daniel Noble" w:date="2023-08-11T13:15:00Z">
            <w:r w:rsidR="00DF0F91" w:rsidRPr="00AB10EF">
              <w:rPr>
                <w:color w:val="000000"/>
              </w:rPr>
              <w:t>Oostra</w:t>
            </w:r>
            <w:proofErr w:type="spellEnd"/>
            <w:r w:rsidR="00DF0F91" w:rsidRPr="00AB10EF">
              <w:rPr>
                <w:color w:val="000000"/>
              </w:rPr>
              <w:t xml:space="preserve"> et al., 2018)</w:t>
            </w:r>
          </w:moveTo>
        </w:sdtContent>
      </w:sdt>
      <w:moveTo w:id="314" w:author="Daniel Noble" w:date="2023-08-11T13:15:00Z">
        <w:r w:rsidR="00DF0F91">
          <w:t xml:space="preserve">. </w:t>
        </w:r>
        <w:del w:id="315" w:author="Daniel Noble" w:date="2023-08-11T13:16:00Z">
          <w:r w:rsidR="00DF0F91" w:rsidDel="00DF0F91">
            <w:delText>This</w:delText>
          </w:r>
        </w:del>
      </w:moveTo>
      <w:ins w:id="316" w:author="Daniel Noble" w:date="2023-08-11T13:16:00Z">
        <w:r w:rsidR="00DF0F91">
          <w:t>The</w:t>
        </w:r>
      </w:ins>
      <w:moveTo w:id="317" w:author="Daniel Noble" w:date="2023-08-11T13:15:00Z">
        <w:r w:rsidR="00DF0F91">
          <w:t xml:space="preserve"> ability to plastically respond to different environmental conditions could also explain the </w:t>
        </w:r>
      </w:moveTo>
      <w:ins w:id="318" w:author="Daniel Noble" w:date="2023-08-11T13:16:00Z">
        <w:r w:rsidR="00DF0F91" w:rsidRPr="00DF0F91">
          <w:rPr>
            <w:i/>
            <w:iCs/>
            <w:rPrChange w:id="319" w:author="Daniel Noble" w:date="2023-08-11T13:16:00Z">
              <w:rPr/>
            </w:rPrChange>
          </w:rPr>
          <w:t xml:space="preserve">L </w:t>
        </w:r>
        <w:proofErr w:type="spellStart"/>
        <w:r w:rsidR="00DF0F91" w:rsidRPr="00DF0F91">
          <w:rPr>
            <w:i/>
            <w:iCs/>
            <w:rPrChange w:id="320" w:author="Daniel Noble" w:date="2023-08-11T13:16:00Z">
              <w:rPr/>
            </w:rPrChange>
          </w:rPr>
          <w:t>delicata’s</w:t>
        </w:r>
        <w:proofErr w:type="spellEnd"/>
        <w:r w:rsidR="00DF0F91">
          <w:t xml:space="preserve"> </w:t>
        </w:r>
      </w:ins>
      <w:moveTo w:id="321" w:author="Daniel Noble" w:date="2023-08-11T13:15:00Z">
        <w:r w:rsidR="00DF0F91">
          <w:t xml:space="preserve">success as invasive species </w:t>
        </w:r>
        <w:del w:id="322" w:author="Daniel Noble" w:date="2023-08-11T13:16:00Z">
          <w:r w:rsidR="00DF0F91" w:rsidDel="00DF0F91">
            <w:delText xml:space="preserve">of this skink species </w:delText>
          </w:r>
        </w:del>
        <w:r w:rsidR="00DF0F91">
          <w:t xml:space="preserve">(see e.g., </w:t>
        </w:r>
      </w:moveTo>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802230706"/>
          <w:placeholder>
            <w:docPart w:val="CA71AF2BE64E564B95D0FD6831DD8939"/>
          </w:placeholder>
        </w:sdtPr>
        <w:sdtEndPr/>
        <w:sdtContent>
          <w:moveTo w:id="323" w:author="Daniel Noble" w:date="2023-08-11T13:15:00Z">
            <w:r w:rsidR="00DF0F91" w:rsidRPr="00AB10EF">
              <w:rPr>
                <w:color w:val="000000"/>
              </w:rPr>
              <w:t>(Davidson et al., 2011)</w:t>
            </w:r>
          </w:moveTo>
        </w:sdtContent>
      </w:sdt>
      <w:moveTo w:id="324" w:author="Daniel Noble" w:date="2023-08-11T13:15:00Z">
        <w:r w:rsidR="00DF0F91">
          <w:t xml:space="preserve">. In contrast, the lack of behavioural responses in </w:t>
        </w:r>
        <w:r w:rsidR="00DF0F91" w:rsidRPr="00560544">
          <w:rPr>
            <w:i/>
            <w:iCs/>
          </w:rPr>
          <w:t xml:space="preserve">L. </w:t>
        </w:r>
        <w:proofErr w:type="spellStart"/>
        <w:r w:rsidR="00DF0F91" w:rsidRPr="00560544">
          <w:rPr>
            <w:i/>
            <w:iCs/>
          </w:rPr>
          <w:t>guichenoti</w:t>
        </w:r>
        <w:proofErr w:type="spellEnd"/>
        <w:r w:rsidR="00DF0F91">
          <w:t xml:space="preserve"> could be a sign of the inability of the species to adaptively react to environmental challenges. Alternatively, the incubation temperature range used in our experiment might not be broad enough to lead to plastic changes in this species, since the direction and extent in the expression of plastic changes in traits and behaviours, and the potential maladaptive consequences of such responses, depend on the thermal regime embryos are exposed to (e.g., </w:t>
        </w:r>
      </w:moveTo>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694377959"/>
          <w:placeholder>
            <w:docPart w:val="88BC58409E8B774B924DC80AD5D8E6D7"/>
          </w:placeholder>
        </w:sdtPr>
        <w:sdtEndPr/>
        <w:sdtContent>
          <w:moveTo w:id="325" w:author="Daniel Noble" w:date="2023-08-11T13:15:00Z">
            <w:r w:rsidR="00DF0F91">
              <w:t>(</w:t>
            </w:r>
            <w:proofErr w:type="spellStart"/>
            <w:r w:rsidR="00DF0F91">
              <w:t>Braña</w:t>
            </w:r>
            <w:proofErr w:type="spellEnd"/>
            <w:r w:rsidR="00DF0F91">
              <w:t xml:space="preserve"> &amp; Ji, 2000; Van Damme et al., 1992)</w:t>
            </w:r>
          </w:moveTo>
        </w:sdtContent>
      </w:sdt>
      <w:moveTo w:id="326" w:author="Daniel Noble" w:date="2023-08-11T13:15:00Z">
        <w:r w:rsidR="00DF0F91">
          <w:t xml:space="preserve">). The garden and delicate skinks are likely to be adapted to the temperatures used in our study, since they overlap with the those occurring in the wild </w:t>
        </w:r>
      </w:moveTo>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8754281"/>
          <w:placeholder>
            <w:docPart w:val="17F6BD3D62A2B343A3F53B156889916B"/>
          </w:placeholder>
        </w:sdtPr>
        <w:sdtEndPr/>
        <w:sdtContent>
          <w:moveTo w:id="327" w:author="Daniel Noble" w:date="2023-08-11T13:15:00Z">
            <w:r w:rsidR="00DF0F91" w:rsidRPr="00AB10EF">
              <w:rPr>
                <w:color w:val="000000"/>
              </w:rPr>
              <w:t>(Cheetham et al., 2011)</w:t>
            </w:r>
          </w:moveTo>
        </w:sdtContent>
      </w:sdt>
      <w:moveTo w:id="328" w:author="Daniel Noble" w:date="2023-08-11T13:15:00Z">
        <w:r w:rsidR="00DF0F91">
          <w:t xml:space="preserve">. However, it will be interesting to explore how more extreme thermal incubation conditions expected as consequence of anthropogenic climate change will interact with maternal condition to shape hatchling performance and survival in the future.   </w:t>
        </w:r>
      </w:moveTo>
      <w:moveToRangeEnd w:id="304"/>
    </w:p>
    <w:p w14:paraId="66ADA743" w14:textId="24E993FC" w:rsidR="00741C30" w:rsidRPr="004041B3" w:rsidDel="00DF0F91" w:rsidRDefault="009118AD" w:rsidP="00741C30">
      <w:pPr>
        <w:pStyle w:val="NormalWeb"/>
        <w:rPr>
          <w:del w:id="329" w:author="Daniel Noble" w:date="2023-08-11T13:17:00Z"/>
        </w:rPr>
      </w:pPr>
      <w:del w:id="330" w:author="Daniel Noble" w:date="2023-08-11T13:17:00Z">
        <w:r w:rsidDel="00DF0F91">
          <w:delText xml:space="preserve">we cannot assume that </w:delText>
        </w:r>
        <w:r w:rsidR="00E6301E" w:rsidDel="00DF0F91">
          <w:delText xml:space="preserve">changes observed in </w:delText>
        </w:r>
        <w:r w:rsidRPr="009118AD" w:rsidDel="00DF0F91">
          <w:rPr>
            <w:i/>
            <w:iCs/>
          </w:rPr>
          <w:delText>L. delicata</w:delText>
        </w:r>
        <w:r w:rsidDel="00DF0F91">
          <w:delText xml:space="preserve"> will be </w:delText>
        </w:r>
        <w:r w:rsidR="00E965C8" w:rsidDel="00DF0F91">
          <w:delText>maladaptive and more detrimental</w:delText>
        </w:r>
        <w:r w:rsidDel="00DF0F91">
          <w:delText xml:space="preserve"> </w:delText>
        </w:r>
        <w:r w:rsidR="00E6301E" w:rsidDel="00DF0F91">
          <w:delText>in the face of</w:delText>
        </w:r>
        <w:r w:rsidDel="00DF0F91">
          <w:delText xml:space="preserve"> future </w:delText>
        </w:r>
        <w:r w:rsidR="00E965C8" w:rsidDel="00DF0F91">
          <w:delText>environmental alterations</w:delText>
        </w:r>
        <w:r w:rsidR="00E6301E" w:rsidDel="00DF0F91">
          <w:delText xml:space="preserve"> than the limited responses observed in </w:delText>
        </w:r>
        <w:r w:rsidR="00E6301E" w:rsidRPr="00E6301E" w:rsidDel="00DF0F91">
          <w:rPr>
            <w:i/>
            <w:iCs/>
          </w:rPr>
          <w:delText>L. guichenoti</w:delText>
        </w:r>
        <w:r w:rsidR="00E6301E" w:rsidDel="00DF0F91">
          <w:delText xml:space="preserve">. For example, the </w:delText>
        </w:r>
      </w:del>
      <w:moveFromRangeStart w:id="331" w:author="Daniel Noble" w:date="2023-08-11T13:15:00Z" w:name="move142652166"/>
      <w:moveFrom w:id="332" w:author="Daniel Noble" w:date="2023-08-11T13:15:00Z">
        <w:del w:id="333" w:author="Daniel Noble" w:date="2023-08-11T13:17:00Z">
          <w:r w:rsidR="00E6301E" w:rsidDel="00DF0F91">
            <w:delText>phenotyp</w:delText>
          </w:r>
          <w:r w:rsidR="00F61533" w:rsidDel="00DF0F91">
            <w:delText>ic and behavioural plasticity</w:delText>
          </w:r>
          <w:r w:rsidR="00E6301E" w:rsidDel="00DF0F91">
            <w:delText xml:space="preserve"> of </w:delText>
          </w:r>
          <w:r w:rsidR="00E6301E" w:rsidRPr="006579EB" w:rsidDel="00DF0F91">
            <w:rPr>
              <w:i/>
              <w:iCs/>
            </w:rPr>
            <w:delText>L. delicata</w:delText>
          </w:r>
          <w:r w:rsidR="00E6301E" w:rsidDel="00DF0F91">
            <w:delText xml:space="preserve"> </w:delText>
          </w:r>
          <w:r w:rsidR="00F61533" w:rsidDel="00DF0F91">
            <w:delText>could provide juveniles of this species with increased environmental tolerance and confer a fitness benefit in face of climate change</w:delText>
          </w:r>
          <w:r w:rsidR="00FE4987" w:rsidDel="00DF0F91">
            <w:delText xml:space="preserve"> </w:delText>
          </w:r>
        </w:del>
      </w:moveFrom>
      <w:customXmlDelRangeStart w:id="334" w:author="Daniel Noble" w:date="2023-08-11T13:17:00Z"/>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81069958"/>
          <w:placeholder>
            <w:docPart w:val="DefaultPlaceholder_-1854013440"/>
          </w:placeholder>
        </w:sdtPr>
        <w:sdtEndPr/>
        <w:sdtContent>
          <w:customXmlDelRangeEnd w:id="334"/>
          <w:moveFrom w:id="335" w:author="Daniel Noble" w:date="2023-08-11T13:15:00Z">
            <w:del w:id="336" w:author="Daniel Noble" w:date="2023-08-11T13:17:00Z">
              <w:r w:rsidR="00181479" w:rsidDel="00DF0F91">
                <w:rPr>
                  <w:color w:val="000000"/>
                </w:rPr>
                <w:delText>(</w:delText>
              </w:r>
              <w:r w:rsidR="00AB10EF" w:rsidDel="00DF0F91">
                <w:delText>DeWitt et al., 1998; Fox et al., 2019; Yeh &amp; Price, 2004</w:delText>
              </w:r>
              <w:r w:rsidR="00181479" w:rsidDel="00DF0F91">
                <w:delText>,</w:delText>
              </w:r>
            </w:del>
          </w:moveFrom>
          <w:customXmlDelRangeStart w:id="337" w:author="Daniel Noble" w:date="2023-08-11T13:17:00Z"/>
        </w:sdtContent>
      </w:sdt>
      <w:customXmlDelRangeEnd w:id="337"/>
      <w:moveFrom w:id="338" w:author="Daniel Noble" w:date="2023-08-11T13:15:00Z">
        <w:del w:id="339" w:author="Daniel Noble" w:date="2023-08-11T13:17:00Z">
          <w:r w:rsidR="00FE4987" w:rsidDel="00DF0F91">
            <w:delText xml:space="preserve"> but see </w:delText>
          </w:r>
        </w:del>
      </w:moveFrom>
      <w:customXmlDelRangeStart w:id="340" w:author="Daniel Noble" w:date="2023-08-11T13:17:00Z"/>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208347888"/>
          <w:placeholder>
            <w:docPart w:val="DefaultPlaceholder_-1854013440"/>
          </w:placeholder>
        </w:sdtPr>
        <w:sdtEndPr/>
        <w:sdtContent>
          <w:customXmlDelRangeEnd w:id="340"/>
          <w:moveFrom w:id="341" w:author="Daniel Noble" w:date="2023-08-11T13:15:00Z">
            <w:del w:id="342" w:author="Daniel Noble" w:date="2023-08-11T13:17:00Z">
              <w:r w:rsidR="00AB10EF" w:rsidRPr="00AB10EF" w:rsidDel="00DF0F91">
                <w:rPr>
                  <w:color w:val="000000"/>
                </w:rPr>
                <w:delText>Oostra et al., 2018)</w:delText>
              </w:r>
            </w:del>
          </w:moveFrom>
          <w:customXmlDelRangeStart w:id="343" w:author="Daniel Noble" w:date="2023-08-11T13:17:00Z"/>
        </w:sdtContent>
      </w:sdt>
      <w:customXmlDelRangeEnd w:id="343"/>
      <w:moveFrom w:id="344" w:author="Daniel Noble" w:date="2023-08-11T13:15:00Z">
        <w:del w:id="345" w:author="Daniel Noble" w:date="2023-08-11T13:17:00Z">
          <w:r w:rsidR="00181479" w:rsidDel="00DF0F91">
            <w:delText>.</w:delText>
          </w:r>
          <w:r w:rsidR="00FE4987" w:rsidDel="00DF0F91">
            <w:delText xml:space="preserve"> </w:delText>
          </w:r>
          <w:r w:rsidR="00E965C8" w:rsidDel="00DF0F91">
            <w:delText>This</w:delText>
          </w:r>
          <w:r w:rsidR="00FE4987" w:rsidDel="00DF0F91">
            <w:delText xml:space="preserve"> ability to </w:delText>
          </w:r>
          <w:r w:rsidR="00493BC1" w:rsidDel="00DF0F91">
            <w:delText xml:space="preserve">plastically respond to </w:delText>
          </w:r>
          <w:r w:rsidR="006579EB" w:rsidDel="00DF0F91">
            <w:delText xml:space="preserve">different </w:delText>
          </w:r>
          <w:r w:rsidR="00493BC1" w:rsidDel="00DF0F91">
            <w:delText xml:space="preserve">environmental conditions </w:delText>
          </w:r>
          <w:r w:rsidR="006579EB" w:rsidDel="00DF0F91">
            <w:delText xml:space="preserve">could also explain the success as invasive species of this skink species (see e.g., </w:delText>
          </w:r>
        </w:del>
      </w:moveFrom>
      <w:customXmlDelRangeStart w:id="346" w:author="Daniel Noble" w:date="2023-08-11T13:17:00Z"/>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1802576527"/>
          <w:placeholder>
            <w:docPart w:val="DefaultPlaceholder_-1854013440"/>
          </w:placeholder>
        </w:sdtPr>
        <w:sdtEndPr/>
        <w:sdtContent>
          <w:customXmlDelRangeEnd w:id="346"/>
          <w:moveFrom w:id="347" w:author="Daniel Noble" w:date="2023-08-11T13:15:00Z">
            <w:del w:id="348" w:author="Daniel Noble" w:date="2023-08-11T13:17:00Z">
              <w:r w:rsidR="00AB10EF" w:rsidRPr="00AB10EF" w:rsidDel="00DF0F91">
                <w:rPr>
                  <w:color w:val="000000"/>
                </w:rPr>
                <w:delText>(Davidson et al., 2011)</w:delText>
              </w:r>
            </w:del>
          </w:moveFrom>
          <w:customXmlDelRangeStart w:id="349" w:author="Daniel Noble" w:date="2023-08-11T13:17:00Z"/>
        </w:sdtContent>
      </w:sdt>
      <w:customXmlDelRangeEnd w:id="349"/>
      <w:moveFrom w:id="350" w:author="Daniel Noble" w:date="2023-08-11T13:15:00Z">
        <w:del w:id="351" w:author="Daniel Noble" w:date="2023-08-11T13:17:00Z">
          <w:r w:rsidR="006579EB" w:rsidDel="00DF0F91">
            <w:delText xml:space="preserve">. </w:delText>
          </w:r>
          <w:r w:rsidR="00E965C8" w:rsidDel="00DF0F91">
            <w:delText xml:space="preserve">In contrast, the lack of behavioural responses in </w:delText>
          </w:r>
          <w:r w:rsidR="00E965C8" w:rsidRPr="00560544" w:rsidDel="00DF0F91">
            <w:rPr>
              <w:i/>
              <w:iCs/>
            </w:rPr>
            <w:delText>L. guichenoti</w:delText>
          </w:r>
          <w:r w:rsidR="00E965C8" w:rsidDel="00DF0F91">
            <w:delText xml:space="preserve"> could be a sign of the inability of the species to </w:delText>
          </w:r>
          <w:r w:rsidR="006579EB" w:rsidDel="00DF0F91">
            <w:delText>adaptively</w:delText>
          </w:r>
          <w:r w:rsidR="00E965C8" w:rsidDel="00DF0F91">
            <w:delText xml:space="preserve"> react to </w:delText>
          </w:r>
          <w:r w:rsidR="006579EB" w:rsidDel="00DF0F91">
            <w:delText>environmental</w:delText>
          </w:r>
          <w:r w:rsidR="00E965C8" w:rsidDel="00DF0F91">
            <w:delText xml:space="preserve"> challenges</w:delText>
          </w:r>
          <w:r w:rsidR="005E1370" w:rsidDel="00DF0F91">
            <w:delText>. Alternatively</w:delText>
          </w:r>
          <w:r w:rsidR="00BE18ED" w:rsidDel="00DF0F91">
            <w:delText xml:space="preserve">, the incubation temperature </w:delText>
          </w:r>
          <w:r w:rsidR="00741C30" w:rsidDel="00DF0F91">
            <w:delText>range</w:delText>
          </w:r>
          <w:r w:rsidR="00BE18ED" w:rsidDel="00DF0F91">
            <w:delText xml:space="preserve"> used in our experiment </w:delText>
          </w:r>
          <w:r w:rsidR="005E1370" w:rsidDel="00DF0F91">
            <w:delText>might</w:delText>
          </w:r>
          <w:r w:rsidR="00741C30" w:rsidDel="00DF0F91">
            <w:delText xml:space="preserve"> not </w:delText>
          </w:r>
          <w:r w:rsidR="001C038F" w:rsidDel="00DF0F91">
            <w:delText xml:space="preserve">be </w:delText>
          </w:r>
          <w:r w:rsidR="00741C30" w:rsidDel="00DF0F91">
            <w:delText xml:space="preserve">broad enough to </w:delText>
          </w:r>
          <w:r w:rsidR="005E1370" w:rsidDel="00DF0F91">
            <w:delText>lead to plastic changes in this species, since the</w:delText>
          </w:r>
          <w:r w:rsidR="00741C30" w:rsidDel="00DF0F91">
            <w:delText xml:space="preserve"> direction and extent in the expression of plastic changes in traits and behaviours, and the potential maladaptive consequences of such responses, depend on the thermal regime embryos are exposed to (e.g., </w:delText>
          </w:r>
        </w:del>
      </w:moveFrom>
      <w:customXmlDelRangeStart w:id="352" w:author="Daniel Noble" w:date="2023-08-11T13:17:00Z"/>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911072398"/>
          <w:placeholder>
            <w:docPart w:val="9227F0733BB7504192C0565E5360E5CE"/>
          </w:placeholder>
        </w:sdtPr>
        <w:sdtEndPr/>
        <w:sdtContent>
          <w:customXmlDelRangeEnd w:id="352"/>
          <w:moveFrom w:id="353" w:author="Daniel Noble" w:date="2023-08-11T13:15:00Z">
            <w:del w:id="354" w:author="Daniel Noble" w:date="2023-08-11T13:17:00Z">
              <w:r w:rsidR="00AB10EF" w:rsidDel="00DF0F91">
                <w:delText>(Braña &amp; Ji, 2000; Van Damme et al., 1992)</w:delText>
              </w:r>
            </w:del>
          </w:moveFrom>
          <w:customXmlDelRangeStart w:id="355" w:author="Daniel Noble" w:date="2023-08-11T13:17:00Z"/>
        </w:sdtContent>
      </w:sdt>
      <w:customXmlDelRangeEnd w:id="355"/>
      <w:moveFrom w:id="356" w:author="Daniel Noble" w:date="2023-08-11T13:15:00Z">
        <w:del w:id="357" w:author="Daniel Noble" w:date="2023-08-11T13:17:00Z">
          <w:r w:rsidR="00741C30" w:rsidDel="00DF0F91">
            <w:delText xml:space="preserve">). </w:delText>
          </w:r>
          <w:r w:rsidR="005E1370" w:rsidDel="00DF0F91">
            <w:delText>The garden and delicate skinks</w:delText>
          </w:r>
          <w:r w:rsidR="00741C30" w:rsidDel="00DF0F91">
            <w:delText xml:space="preserve"> are likely to be adapted to the temperatures</w:delText>
          </w:r>
          <w:r w:rsidR="005E1370" w:rsidDel="00DF0F91">
            <w:delText xml:space="preserve"> used in our study</w:delText>
          </w:r>
          <w:r w:rsidR="00741C30" w:rsidDel="00DF0F91">
            <w:delText xml:space="preserve">, since they overlap with </w:delText>
          </w:r>
          <w:r w:rsidR="005E1370" w:rsidDel="00DF0F91">
            <w:delText xml:space="preserve">the </w:delText>
          </w:r>
          <w:r w:rsidR="00741C30" w:rsidDel="00DF0F91">
            <w:delText xml:space="preserve">those </w:delText>
          </w:r>
          <w:r w:rsidR="005E1370" w:rsidDel="00DF0F91">
            <w:delText>occurring in the wild</w:delText>
          </w:r>
          <w:r w:rsidR="00D27CC1" w:rsidDel="00DF0F91">
            <w:delText xml:space="preserve"> </w:delText>
          </w:r>
        </w:del>
      </w:moveFrom>
      <w:customXmlDelRangeStart w:id="358" w:author="Daniel Noble" w:date="2023-08-11T13:17:00Z"/>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2825441"/>
          <w:placeholder>
            <w:docPart w:val="CDDAEA379241CF4A84772847FBD89EFA"/>
          </w:placeholder>
        </w:sdtPr>
        <w:sdtEndPr/>
        <w:sdtContent>
          <w:customXmlDelRangeEnd w:id="358"/>
          <w:moveFrom w:id="359" w:author="Daniel Noble" w:date="2023-08-11T13:15:00Z">
            <w:del w:id="360" w:author="Daniel Noble" w:date="2023-08-11T13:17:00Z">
              <w:r w:rsidR="00AB10EF" w:rsidRPr="00AB10EF" w:rsidDel="00DF0F91">
                <w:rPr>
                  <w:color w:val="000000"/>
                </w:rPr>
                <w:delText>(Cheetham et al., 2011)</w:delText>
              </w:r>
            </w:del>
          </w:moveFrom>
          <w:customXmlDelRangeStart w:id="361" w:author="Daniel Noble" w:date="2023-08-11T13:17:00Z"/>
        </w:sdtContent>
      </w:sdt>
      <w:customXmlDelRangeEnd w:id="361"/>
      <w:moveFrom w:id="362" w:author="Daniel Noble" w:date="2023-08-11T13:15:00Z">
        <w:del w:id="363" w:author="Daniel Noble" w:date="2023-08-11T13:17:00Z">
          <w:r w:rsidR="00741C30" w:rsidDel="00DF0F91">
            <w:delText xml:space="preserve">. However, </w:delText>
          </w:r>
          <w:r w:rsidR="0079698D" w:rsidDel="00DF0F91">
            <w:delText xml:space="preserve">it will be interesting to </w:delText>
          </w:r>
          <w:r w:rsidR="00741C30" w:rsidDel="00DF0F91">
            <w:delText xml:space="preserve">explore how </w:delText>
          </w:r>
          <w:r w:rsidR="00D27CC1" w:rsidDel="00DF0F91">
            <w:delText xml:space="preserve">more </w:delText>
          </w:r>
          <w:r w:rsidR="00741C30" w:rsidDel="00DF0F91">
            <w:delText xml:space="preserve">extreme thermal incubation conditions </w:delText>
          </w:r>
          <w:r w:rsidR="00D27CC1" w:rsidDel="00DF0F91">
            <w:delText>expected as consequence of anthropogenic climate change will interact</w:delText>
          </w:r>
          <w:r w:rsidR="00741C30" w:rsidDel="00DF0F91">
            <w:delText xml:space="preserve"> </w:delText>
          </w:r>
          <w:r w:rsidR="00D27CC1" w:rsidDel="00DF0F91">
            <w:delText xml:space="preserve">with </w:delText>
          </w:r>
          <w:r w:rsidR="00741C30" w:rsidDel="00DF0F91">
            <w:delText xml:space="preserve">maternal </w:delText>
          </w:r>
          <w:r w:rsidR="00D27CC1" w:rsidDel="00DF0F91">
            <w:delText>condition to</w:delText>
          </w:r>
          <w:r w:rsidR="00741C30" w:rsidDel="00DF0F91">
            <w:delText xml:space="preserve"> </w:delText>
          </w:r>
          <w:r w:rsidR="00D27CC1" w:rsidDel="00DF0F91">
            <w:delText>shape</w:delText>
          </w:r>
          <w:r w:rsidR="00741C30" w:rsidDel="00DF0F91">
            <w:delText xml:space="preserve"> hatchling performance and survival</w:delText>
          </w:r>
          <w:r w:rsidR="00D27CC1" w:rsidDel="00DF0F91">
            <w:delText xml:space="preserve"> in the future</w:delText>
          </w:r>
          <w:r w:rsidR="00741C30" w:rsidDel="00DF0F91">
            <w:delText xml:space="preserve">.   </w:delText>
          </w:r>
        </w:del>
      </w:moveFrom>
      <w:moveFromRangeEnd w:id="331"/>
    </w:p>
    <w:p w14:paraId="27180A64" w14:textId="652902C1" w:rsidR="00AB10EF" w:rsidRPr="00AB10EF" w:rsidRDefault="00AB10EF" w:rsidP="00E7515C">
      <w:pPr>
        <w:rPr>
          <w:i/>
          <w:iCs/>
        </w:rPr>
      </w:pPr>
      <w:r w:rsidRPr="00AB10EF">
        <w:rPr>
          <w:i/>
          <w:iCs/>
        </w:rPr>
        <w:t>Conclusions</w:t>
      </w:r>
    </w:p>
    <w:p w14:paraId="715B942E" w14:textId="6985F21C" w:rsidR="00AB10EF" w:rsidRDefault="00AB10EF" w:rsidP="00E7515C"/>
    <w:p w14:paraId="52A616AE" w14:textId="7644BF32" w:rsidR="00AB10EF" w:rsidRDefault="009E5343" w:rsidP="00E7515C">
      <w:r>
        <w:t>We</w:t>
      </w:r>
      <w:r w:rsidR="001D4C50">
        <w:t xml:space="preserve"> have shown</w:t>
      </w:r>
      <w:r>
        <w:t xml:space="preserve"> that </w:t>
      </w:r>
      <w:r w:rsidR="00161819">
        <w:t>exploring the complex interaction between offspring and maternal environments is critical to predict how anthropogenic activit</w:t>
      </w:r>
      <w:r w:rsidR="0081543C">
        <w:t>ies</w:t>
      </w:r>
      <w:r w:rsidR="00161819">
        <w:t xml:space="preserve"> will affect individual performance and ultimately fitness. </w:t>
      </w:r>
      <w:r w:rsidR="00DA476D">
        <w:t>Although maternal yolk investment</w:t>
      </w:r>
      <w:r w:rsidR="004B1121">
        <w:t xml:space="preserve"> did not buffer the effects of higher incubation temperature</w:t>
      </w:r>
      <w:r w:rsidR="00DA476D">
        <w:t xml:space="preserve"> </w:t>
      </w:r>
      <w:r w:rsidR="004B1121">
        <w:t>in</w:t>
      </w:r>
      <w:r w:rsidR="00DA476D">
        <w:t xml:space="preserve"> all the morphological and behaviour</w:t>
      </w:r>
      <w:r w:rsidR="00483A8C">
        <w:t>al</w:t>
      </w:r>
      <w:r w:rsidR="00DA476D">
        <w:t xml:space="preserve"> traits measured, </w:t>
      </w:r>
      <w:r w:rsidR="004B1121">
        <w:t xml:space="preserve">the general pattern suggests that a reduction in the resources allocated by mothers to eggs exacerbates the response </w:t>
      </w:r>
      <w:r w:rsidR="0081543C">
        <w:t>triggered</w:t>
      </w:r>
      <w:r w:rsidR="004B1121">
        <w:t xml:space="preserve"> by warmer temperatures. Future studies will benefit from studying whether </w:t>
      </w:r>
      <w:r w:rsidR="00850BF0">
        <w:t>such</w:t>
      </w:r>
      <w:r w:rsidR="004B1121">
        <w:t xml:space="preserve"> plastic responses </w:t>
      </w:r>
      <w:r w:rsidR="00850BF0">
        <w:t xml:space="preserve">are adaptive in the novel environment conditions, whether more extreme temperatures predicted by climate change </w:t>
      </w:r>
      <w:r w:rsidR="0081543C">
        <w:t>will exert stronger reactions</w:t>
      </w:r>
      <w:r w:rsidR="00483A8C">
        <w:t>,</w:t>
      </w:r>
      <w:r w:rsidR="0081543C">
        <w:t xml:space="preserve"> and</w:t>
      </w:r>
      <w:r w:rsidR="00DB22C5">
        <w:t xml:space="preserve"> whether species sensitivity depends on</w:t>
      </w:r>
      <w:r w:rsidR="00850BF0">
        <w:t xml:space="preserve"> species-specific life-history trait</w:t>
      </w:r>
      <w:r w:rsidR="002A0D33">
        <w:t>s</w:t>
      </w:r>
      <w:r w:rsidR="00850BF0">
        <w:t xml:space="preserve">. </w:t>
      </w:r>
      <w:r w:rsidR="004B1121">
        <w:t xml:space="preserve">  </w:t>
      </w:r>
    </w:p>
    <w:p w14:paraId="6D72D5EE" w14:textId="77777777" w:rsidR="00AB10EF" w:rsidRDefault="00AB10EF" w:rsidP="00E7515C"/>
    <w:p w14:paraId="1D8E73CB" w14:textId="3C072772" w:rsidR="00E7515C" w:rsidRPr="004041B3" w:rsidRDefault="00E7515C" w:rsidP="00E7515C">
      <w:r w:rsidRPr="00B15DA9">
        <w:rPr>
          <w:b/>
          <w:bCs/>
        </w:rPr>
        <w:t>Acknowledgem</w:t>
      </w:r>
      <w:r w:rsidRPr="004041B3">
        <w:rPr>
          <w:b/>
          <w:bCs/>
        </w:rPr>
        <w:t xml:space="preserve">ents: </w:t>
      </w:r>
      <w:ins w:id="364" w:author="Daniel Noble" w:date="2023-07-28T12:57:00Z">
        <w:r w:rsidR="00505B1F">
          <w:t>W</w:t>
        </w:r>
      </w:ins>
      <w:del w:id="365" w:author="Daniel Noble" w:date="2023-07-28T12:57:00Z">
        <w:r w:rsidRPr="004041B3" w:rsidDel="00505B1F">
          <w:delText>w</w:delText>
        </w:r>
      </w:del>
      <w:r w:rsidRPr="004041B3">
        <w:t xml:space="preserve">e thank </w:t>
      </w:r>
      <w:r>
        <w:t xml:space="preserve">Kai Dewar, </w:t>
      </w:r>
      <w:r w:rsidRPr="004041B3">
        <w:t xml:space="preserve">Eoin Noble and Rose Zhang for help in the laboratory. Funding was provided by an ARC Discovery Project to DWAN (DP210101152). Lizards were captured under the NSW SL102296 and ACT LT201917 permits, and the handling and procedures used with animals complied with the ethics approval ARA2019/17 from the Australian National University.  </w:t>
      </w:r>
    </w:p>
    <w:p w14:paraId="7CFD053D" w14:textId="77777777" w:rsidR="00E7515C" w:rsidRPr="004041B3" w:rsidRDefault="00E7515C" w:rsidP="00E7515C"/>
    <w:p w14:paraId="11BEF4D7" w14:textId="77777777" w:rsidR="00E7515C" w:rsidRPr="004041B3" w:rsidRDefault="00E7515C" w:rsidP="00E7515C">
      <w:r w:rsidRPr="004041B3">
        <w:rPr>
          <w:b/>
          <w:bCs/>
        </w:rPr>
        <w:t xml:space="preserve">Author contribution: </w:t>
      </w:r>
      <w:r w:rsidRPr="004041B3">
        <w:t>MI-C and DN conceived and designed the experiment; MI-C</w:t>
      </w:r>
      <w:r>
        <w:t xml:space="preserve"> and J</w:t>
      </w:r>
      <w:r w:rsidRPr="004041B3">
        <w:t xml:space="preserve">Z collected the data; MI-C </w:t>
      </w:r>
      <w:r>
        <w:t xml:space="preserve">and DN </w:t>
      </w:r>
      <w:r w:rsidRPr="004041B3">
        <w:t>analysed the data</w:t>
      </w:r>
      <w:r>
        <w:t>.</w:t>
      </w:r>
      <w:r w:rsidRPr="004041B3">
        <w:t xml:space="preserve"> </w:t>
      </w:r>
      <w:r>
        <w:t>MI-C</w:t>
      </w:r>
      <w:r w:rsidRPr="004041B3">
        <w:t xml:space="preserve"> drafted the first version of the manuscript; all authors contributed to the draft and gave final approval for publication.</w:t>
      </w:r>
    </w:p>
    <w:p w14:paraId="65C3A35C" w14:textId="77777777" w:rsidR="00E7515C" w:rsidRPr="004041B3" w:rsidRDefault="00E7515C" w:rsidP="00E7515C"/>
    <w:p w14:paraId="1D5EF6A9" w14:textId="77777777" w:rsidR="00E7515C" w:rsidRPr="004041B3" w:rsidRDefault="00E7515C" w:rsidP="00E7515C">
      <w:pPr>
        <w:rPr>
          <w:b/>
          <w:bCs/>
          <w:sz w:val="32"/>
          <w:szCs w:val="32"/>
        </w:rPr>
      </w:pPr>
      <w:r w:rsidRPr="004041B3">
        <w:rPr>
          <w:b/>
          <w:bCs/>
          <w:sz w:val="32"/>
          <w:szCs w:val="32"/>
        </w:rPr>
        <w:t>References</w:t>
      </w:r>
    </w:p>
    <w:sdt>
      <w:sdtPr>
        <w:tag w:val="MENDELEY_BIBLIOGRAPHY"/>
        <w:id w:val="1089432533"/>
        <w:placeholder>
          <w:docPart w:val="E37BA658E25043439F89952E3FB8177C"/>
        </w:placeholder>
      </w:sdtPr>
      <w:sdtEndPr/>
      <w:sdtContent>
        <w:p w14:paraId="0F25026B" w14:textId="77777777" w:rsidR="00AB10EF" w:rsidRDefault="00AB10EF">
          <w:pPr>
            <w:autoSpaceDE w:val="0"/>
            <w:autoSpaceDN w:val="0"/>
            <w:ind w:hanging="480"/>
            <w:divId w:val="154884385"/>
          </w:pPr>
          <w:proofErr w:type="spellStart"/>
          <w:r>
            <w:t>Abràmoff</w:t>
          </w:r>
          <w:proofErr w:type="spellEnd"/>
          <w:r>
            <w:t xml:space="preserve">, M. D., </w:t>
          </w:r>
          <w:proofErr w:type="spellStart"/>
          <w:r>
            <w:t>Magalhães</w:t>
          </w:r>
          <w:proofErr w:type="spellEnd"/>
          <w:r>
            <w:t xml:space="preserve">, P. J., &amp; Ram, S. J. (2004). Image processing with </w:t>
          </w:r>
          <w:proofErr w:type="spellStart"/>
          <w:r>
            <w:t>imageJ</w:t>
          </w:r>
          <w:proofErr w:type="spellEnd"/>
          <w:r>
            <w:t xml:space="preserve">. </w:t>
          </w:r>
          <w:proofErr w:type="spellStart"/>
          <w:r>
            <w:rPr>
              <w:i/>
              <w:iCs/>
            </w:rPr>
            <w:t>Biophotonics</w:t>
          </w:r>
          <w:proofErr w:type="spellEnd"/>
          <w:r>
            <w:rPr>
              <w:i/>
              <w:iCs/>
            </w:rPr>
            <w:t xml:space="preserve"> International</w:t>
          </w:r>
          <w:r>
            <w:t xml:space="preserve">, </w:t>
          </w:r>
          <w:r>
            <w:rPr>
              <w:i/>
              <w:iCs/>
            </w:rPr>
            <w:t>11</w:t>
          </w:r>
          <w:r>
            <w:t>(7), 36–41.</w:t>
          </w:r>
        </w:p>
        <w:p w14:paraId="19DA7D51" w14:textId="77777777" w:rsidR="00AB10EF" w:rsidRDefault="00AB10EF">
          <w:pPr>
            <w:autoSpaceDE w:val="0"/>
            <w:autoSpaceDN w:val="0"/>
            <w:ind w:hanging="480"/>
            <w:divId w:val="1855531958"/>
          </w:pPr>
          <w:r>
            <w:t xml:space="preserve">Baxter-Gilbert, J., Riley, J. L., &amp; Whiting, M. J. (2018). Runners and fighters: clutch effects and body size drive innate antipredator behaviour in hatchling lizards.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72</w:t>
          </w:r>
          <w:r>
            <w:t>(6). https://doi.org/10.1007/s00265-018-2505-7</w:t>
          </w:r>
        </w:p>
        <w:p w14:paraId="6E0659F9" w14:textId="77777777" w:rsidR="00AB10EF" w:rsidRDefault="00AB10EF">
          <w:pPr>
            <w:autoSpaceDE w:val="0"/>
            <w:autoSpaceDN w:val="0"/>
            <w:ind w:hanging="480"/>
            <w:divId w:val="1995648217"/>
          </w:pPr>
          <w:r>
            <w:t xml:space="preserve">Bernardo, J. (1996). </w:t>
          </w:r>
          <w:proofErr w:type="spellStart"/>
          <w:r>
            <w:t>Maternai</w:t>
          </w:r>
          <w:proofErr w:type="spellEnd"/>
          <w:r>
            <w:t xml:space="preserve"> effects in animal ecology. </w:t>
          </w:r>
          <w:r>
            <w:rPr>
              <w:i/>
              <w:iCs/>
            </w:rPr>
            <w:t>American Zoologist</w:t>
          </w:r>
          <w:r>
            <w:t xml:space="preserve">, </w:t>
          </w:r>
          <w:r>
            <w:rPr>
              <w:i/>
              <w:iCs/>
            </w:rPr>
            <w:t>36</w:t>
          </w:r>
          <w:r>
            <w:t>(2), 83–105. https://doi.org/10.1093/icb/36.2.83</w:t>
          </w:r>
        </w:p>
        <w:p w14:paraId="04B6A597" w14:textId="77777777" w:rsidR="00AB10EF" w:rsidRDefault="00AB10EF">
          <w:pPr>
            <w:autoSpaceDE w:val="0"/>
            <w:autoSpaceDN w:val="0"/>
            <w:ind w:hanging="480"/>
            <w:divId w:val="245193152"/>
          </w:pPr>
          <w:proofErr w:type="spellStart"/>
          <w:r>
            <w:t>Bilcke</w:t>
          </w:r>
          <w:proofErr w:type="spellEnd"/>
          <w:r>
            <w:t xml:space="preserve">, J., Downes, S., &amp; </w:t>
          </w:r>
          <w:proofErr w:type="spellStart"/>
          <w:r>
            <w:t>Büscher</w:t>
          </w:r>
          <w:proofErr w:type="spellEnd"/>
          <w:r>
            <w:t xml:space="preserve">, I. (2006). Combined effect of incubation and ambient temperature on the feeding performance of a small ectotherm. </w:t>
          </w:r>
          <w:r>
            <w:rPr>
              <w:i/>
              <w:iCs/>
            </w:rPr>
            <w:t>Austral Ecology</w:t>
          </w:r>
          <w:r>
            <w:t xml:space="preserve">, </w:t>
          </w:r>
          <w:r>
            <w:rPr>
              <w:i/>
              <w:iCs/>
            </w:rPr>
            <w:t>31</w:t>
          </w:r>
          <w:r>
            <w:t>(8), 937–947. https://doi.org/10.1111/j.1442-9993.2006.01663.x</w:t>
          </w:r>
        </w:p>
        <w:p w14:paraId="6DFB3658" w14:textId="77777777" w:rsidR="00AB10EF" w:rsidRDefault="00AB10EF">
          <w:pPr>
            <w:autoSpaceDE w:val="0"/>
            <w:autoSpaceDN w:val="0"/>
            <w:ind w:hanging="480"/>
            <w:divId w:val="776750551"/>
          </w:pPr>
          <w:r>
            <w:t xml:space="preserve">Booth, D. T., Thompson, M. B., &amp; Herring, S. (2000). How incubation temperature influences the physiology and growth of embryonic lizards. </w:t>
          </w:r>
          <w:r>
            <w:rPr>
              <w:i/>
              <w:iCs/>
            </w:rPr>
            <w:t>Journal of Comparative Physiology - B Biochemical, Systemic, and Environmental Physiology</w:t>
          </w:r>
          <w:r>
            <w:t xml:space="preserve">, </w:t>
          </w:r>
          <w:r>
            <w:rPr>
              <w:i/>
              <w:iCs/>
            </w:rPr>
            <w:t>170</w:t>
          </w:r>
          <w:r>
            <w:t>(4), 269–276. https://doi.org/10.1007/s003600000097</w:t>
          </w:r>
        </w:p>
        <w:p w14:paraId="5960B96A" w14:textId="77777777" w:rsidR="00AB10EF" w:rsidRDefault="00AB10EF">
          <w:pPr>
            <w:autoSpaceDE w:val="0"/>
            <w:autoSpaceDN w:val="0"/>
            <w:ind w:hanging="480"/>
            <w:divId w:val="1504586455"/>
          </w:pPr>
          <w:proofErr w:type="spellStart"/>
          <w:r>
            <w:t>Braña</w:t>
          </w:r>
          <w:proofErr w:type="spellEnd"/>
          <w:r>
            <w:t>, F., &amp; Ji, X. (2000). Influence of incubation temperature on morphology, locomotor performance, and early growth of hatchling wall lizards (</w:t>
          </w:r>
          <w:proofErr w:type="spellStart"/>
          <w:r w:rsidRPr="00F56BE7">
            <w:rPr>
              <w:i/>
              <w:iCs/>
              <w:rPrChange w:id="366" w:author="Daniel Noble" w:date="2023-07-28T12:57:00Z">
                <w:rPr/>
              </w:rPrChange>
            </w:rPr>
            <w:t>Podarcis</w:t>
          </w:r>
          <w:proofErr w:type="spellEnd"/>
          <w:r w:rsidRPr="00F56BE7">
            <w:rPr>
              <w:i/>
              <w:iCs/>
              <w:rPrChange w:id="367" w:author="Daniel Noble" w:date="2023-07-28T12:57:00Z">
                <w:rPr/>
              </w:rPrChange>
            </w:rPr>
            <w:t xml:space="preserve"> </w:t>
          </w:r>
          <w:proofErr w:type="spellStart"/>
          <w:r w:rsidRPr="00F56BE7">
            <w:rPr>
              <w:i/>
              <w:iCs/>
              <w:rPrChange w:id="368" w:author="Daniel Noble" w:date="2023-07-28T12:57:00Z">
                <w:rPr/>
              </w:rPrChange>
            </w:rPr>
            <w:t>muralis</w:t>
          </w:r>
          <w:proofErr w:type="spellEnd"/>
          <w:r>
            <w:t xml:space="preserve">). </w:t>
          </w:r>
          <w:r>
            <w:rPr>
              <w:i/>
              <w:iCs/>
            </w:rPr>
            <w:t>Journal of Experimental Zoology</w:t>
          </w:r>
          <w:r>
            <w:t xml:space="preserve">, </w:t>
          </w:r>
          <w:r>
            <w:rPr>
              <w:i/>
              <w:iCs/>
            </w:rPr>
            <w:t>286</w:t>
          </w:r>
          <w:r>
            <w:t>(4), 422–433. https://doi.org/10.1002/(SICI)1097-010X(20000301)286:4&lt;</w:t>
          </w:r>
          <w:proofErr w:type="gramStart"/>
          <w:r>
            <w:t>422::</w:t>
          </w:r>
          <w:proofErr w:type="gramEnd"/>
          <w:r>
            <w:t>AID-JEZ10&gt;3.0.CO;2-D</w:t>
          </w:r>
        </w:p>
        <w:p w14:paraId="6EB603A0" w14:textId="77777777" w:rsidR="00AB10EF" w:rsidRDefault="00AB10EF">
          <w:pPr>
            <w:autoSpaceDE w:val="0"/>
            <w:autoSpaceDN w:val="0"/>
            <w:ind w:hanging="480"/>
            <w:divId w:val="323821726"/>
          </w:pPr>
          <w:r>
            <w:t xml:space="preserve">Brodie, E. D., &amp; Russell, N. H. (1999). The consistency of individual differences in behaviour: Temperature effects on antipredator behaviour in garter snakes. </w:t>
          </w:r>
          <w:r>
            <w:rPr>
              <w:i/>
              <w:iCs/>
            </w:rPr>
            <w:t>Animal Behaviour</w:t>
          </w:r>
          <w:r>
            <w:t xml:space="preserve">, </w:t>
          </w:r>
          <w:r>
            <w:rPr>
              <w:i/>
              <w:iCs/>
            </w:rPr>
            <w:t>57</w:t>
          </w:r>
          <w:r>
            <w:t>(2), 445–451. https://doi.org/10.1006/anbe.1998.0990</w:t>
          </w:r>
        </w:p>
        <w:p w14:paraId="57B61572" w14:textId="77777777" w:rsidR="00AB10EF" w:rsidRDefault="00AB10EF">
          <w:pPr>
            <w:autoSpaceDE w:val="0"/>
            <w:autoSpaceDN w:val="0"/>
            <w:ind w:hanging="480"/>
            <w:divId w:val="1291665083"/>
          </w:pPr>
          <w:r>
            <w:t xml:space="preserve">Carter, A. W., Bowden, R. M., &amp; </w:t>
          </w:r>
          <w:proofErr w:type="spellStart"/>
          <w:r>
            <w:t>Paitz</w:t>
          </w:r>
          <w:proofErr w:type="spellEnd"/>
          <w:r>
            <w:t xml:space="preserve">, R. T. (2018). Evidence of embryonic regulation of maternally derived yolk corticosterone. </w:t>
          </w:r>
          <w:r>
            <w:rPr>
              <w:i/>
              <w:iCs/>
            </w:rPr>
            <w:t>Journal of Experimental Biology</w:t>
          </w:r>
          <w:r>
            <w:t xml:space="preserve">, </w:t>
          </w:r>
          <w:r>
            <w:rPr>
              <w:i/>
              <w:iCs/>
            </w:rPr>
            <w:t>221</w:t>
          </w:r>
          <w:r>
            <w:t>(22). https://doi.org/10.1242/jeb.182600</w:t>
          </w:r>
        </w:p>
        <w:p w14:paraId="7F61AE39" w14:textId="77777777" w:rsidR="00AB10EF" w:rsidRDefault="00AB10EF">
          <w:pPr>
            <w:autoSpaceDE w:val="0"/>
            <w:autoSpaceDN w:val="0"/>
            <w:ind w:hanging="480"/>
            <w:divId w:val="345523003"/>
          </w:pPr>
          <w:r>
            <w:t>Chapple, D. G. (2016). Origin, Spread and Biology of the Invasive Plague Skink (</w:t>
          </w:r>
          <w:proofErr w:type="spellStart"/>
          <w:r w:rsidRPr="00F56BE7">
            <w:rPr>
              <w:i/>
              <w:iCs/>
              <w:rPrChange w:id="369" w:author="Daniel Noble" w:date="2023-07-28T12:57:00Z">
                <w:rPr/>
              </w:rPrChange>
            </w:rPr>
            <w:t>Lampropholis</w:t>
          </w:r>
          <w:proofErr w:type="spellEnd"/>
          <w:r w:rsidRPr="00F56BE7">
            <w:rPr>
              <w:i/>
              <w:iCs/>
              <w:rPrChange w:id="370" w:author="Daniel Noble" w:date="2023-07-28T12:57:00Z">
                <w:rPr/>
              </w:rPrChange>
            </w:rPr>
            <w:t xml:space="preserve"> </w:t>
          </w:r>
          <w:proofErr w:type="spellStart"/>
          <w:r w:rsidRPr="00F56BE7">
            <w:rPr>
              <w:i/>
              <w:iCs/>
              <w:rPrChange w:id="371" w:author="Daniel Noble" w:date="2023-07-28T12:57:00Z">
                <w:rPr/>
              </w:rPrChange>
            </w:rPr>
            <w:t>delicata</w:t>
          </w:r>
          <w:proofErr w:type="spellEnd"/>
          <w:r>
            <w:t xml:space="preserve">) in New Zealand. In </w:t>
          </w:r>
          <w:r>
            <w:rPr>
              <w:i/>
              <w:iCs/>
            </w:rPr>
            <w:t>New Zealand Lizards</w:t>
          </w:r>
          <w:r>
            <w:t xml:space="preserve"> (pp. 341–360). https://doi.org/10.1007/978-3-319-41674-8</w:t>
          </w:r>
        </w:p>
        <w:p w14:paraId="6165AB8E" w14:textId="77777777" w:rsidR="00AB10EF" w:rsidRDefault="00AB10EF">
          <w:pPr>
            <w:autoSpaceDE w:val="0"/>
            <w:autoSpaceDN w:val="0"/>
            <w:ind w:hanging="480"/>
            <w:divId w:val="940602711"/>
          </w:pPr>
          <w:r>
            <w:t>Chapple, D. G., Miller, K. A., Chaplin, K., Barnett, L., Thompson, M. B., &amp; Bray, R. D. (2014). Biology of the invasive delicate skink (</w:t>
          </w:r>
          <w:proofErr w:type="spellStart"/>
          <w:r w:rsidRPr="00F56BE7">
            <w:rPr>
              <w:i/>
              <w:iCs/>
              <w:rPrChange w:id="372" w:author="Daniel Noble" w:date="2023-07-28T12:56:00Z">
                <w:rPr/>
              </w:rPrChange>
            </w:rPr>
            <w:t>Lampropholis</w:t>
          </w:r>
          <w:proofErr w:type="spellEnd"/>
          <w:r w:rsidRPr="00F56BE7">
            <w:rPr>
              <w:i/>
              <w:iCs/>
              <w:rPrChange w:id="373" w:author="Daniel Noble" w:date="2023-07-28T12:56:00Z">
                <w:rPr/>
              </w:rPrChange>
            </w:rPr>
            <w:t xml:space="preserve"> </w:t>
          </w:r>
          <w:proofErr w:type="spellStart"/>
          <w:r w:rsidRPr="00F56BE7">
            <w:rPr>
              <w:i/>
              <w:iCs/>
              <w:rPrChange w:id="374" w:author="Daniel Noble" w:date="2023-07-28T12:56:00Z">
                <w:rPr/>
              </w:rPrChange>
            </w:rPr>
            <w:t>delicata</w:t>
          </w:r>
          <w:proofErr w:type="spellEnd"/>
          <w:r>
            <w:t xml:space="preserve">) on Lord Howe Island. </w:t>
          </w:r>
          <w:r>
            <w:rPr>
              <w:i/>
              <w:iCs/>
            </w:rPr>
            <w:t>Australian Journal of Zoology</w:t>
          </w:r>
          <w:r>
            <w:t xml:space="preserve">, </w:t>
          </w:r>
          <w:r>
            <w:rPr>
              <w:i/>
              <w:iCs/>
            </w:rPr>
            <w:t>62</w:t>
          </w:r>
          <w:r>
            <w:t>(6), 498–506. https://doi.org/10.1071/ZO14098</w:t>
          </w:r>
        </w:p>
        <w:p w14:paraId="14734154" w14:textId="77777777" w:rsidR="00AB10EF" w:rsidRDefault="00AB10EF">
          <w:pPr>
            <w:autoSpaceDE w:val="0"/>
            <w:autoSpaceDN w:val="0"/>
            <w:ind w:hanging="480"/>
            <w:divId w:val="805976884"/>
          </w:pPr>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https://doi.org/10.1111/j.1469-7998.2010.00764.x</w:t>
          </w:r>
        </w:p>
        <w:p w14:paraId="249DE5B8" w14:textId="77777777" w:rsidR="00AB10EF" w:rsidRDefault="00AB10EF">
          <w:pPr>
            <w:autoSpaceDE w:val="0"/>
            <w:autoSpaceDN w:val="0"/>
            <w:ind w:hanging="480"/>
            <w:divId w:val="1093434547"/>
          </w:pPr>
          <w:r>
            <w:t xml:space="preserve">Cooper, W. E. (1999). </w:t>
          </w:r>
          <w:proofErr w:type="spellStart"/>
          <w:r>
            <w:t>Tradeoffs</w:t>
          </w:r>
          <w:proofErr w:type="spellEnd"/>
          <w:r>
            <w:t xml:space="preserve"> between courtship, fighting, and </w:t>
          </w:r>
          <w:proofErr w:type="spellStart"/>
          <w:r>
            <w:t>antipredatory</w:t>
          </w:r>
          <w:proofErr w:type="spellEnd"/>
          <w:r>
            <w:t xml:space="preserve"> </w:t>
          </w:r>
          <w:proofErr w:type="spellStart"/>
          <w:r>
            <w:t>behavior</w:t>
          </w:r>
          <w:proofErr w:type="spellEnd"/>
          <w:r>
            <w:t xml:space="preserve"> by a lizard, </w:t>
          </w:r>
          <w:proofErr w:type="spellStart"/>
          <w:r>
            <w:t>Eumeces</w:t>
          </w:r>
          <w:proofErr w:type="spellEnd"/>
          <w:r>
            <w:t xml:space="preserve"> </w:t>
          </w:r>
          <w:proofErr w:type="spellStart"/>
          <w:r>
            <w:t>laticeps</w:t>
          </w:r>
          <w:proofErr w:type="spellEnd"/>
          <w:r>
            <w:t xml:space="preserve">.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47</w:t>
          </w:r>
          <w:r>
            <w:t>(1–2), 54–59. https://doi.org/10.1007/s002650050649</w:t>
          </w:r>
        </w:p>
        <w:p w14:paraId="58829225" w14:textId="77777777" w:rsidR="00AB10EF" w:rsidRDefault="00AB10EF">
          <w:pPr>
            <w:autoSpaceDE w:val="0"/>
            <w:autoSpaceDN w:val="0"/>
            <w:ind w:hanging="480"/>
            <w:divId w:val="377315361"/>
          </w:pPr>
          <w:r>
            <w:t xml:space="preserve">Cooper, W. E. (2007). Compensatory changes in escape and refuge use following autotomy in the lizard Sceloporus </w:t>
          </w:r>
          <w:proofErr w:type="spellStart"/>
          <w:r>
            <w:t>virgatus</w:t>
          </w:r>
          <w:proofErr w:type="spellEnd"/>
          <w:r>
            <w:t xml:space="preserve">. </w:t>
          </w:r>
          <w:r>
            <w:rPr>
              <w:i/>
              <w:iCs/>
            </w:rPr>
            <w:t>Canadian Journal of Zoology</w:t>
          </w:r>
          <w:r>
            <w:t xml:space="preserve">, </w:t>
          </w:r>
          <w:r>
            <w:rPr>
              <w:i/>
              <w:iCs/>
            </w:rPr>
            <w:t>85</w:t>
          </w:r>
          <w:r>
            <w:t>(1), 99–107. https://doi.org/10.1139/Z06-200</w:t>
          </w:r>
        </w:p>
        <w:p w14:paraId="242D682A" w14:textId="77777777" w:rsidR="00AB10EF" w:rsidRDefault="00AB10EF">
          <w:pPr>
            <w:autoSpaceDE w:val="0"/>
            <w:autoSpaceDN w:val="0"/>
            <w:ind w:hanging="480"/>
            <w:divId w:val="35548057"/>
          </w:pPr>
          <w:proofErr w:type="spellStart"/>
          <w:r>
            <w:t>Dalesman</w:t>
          </w:r>
          <w:proofErr w:type="spellEnd"/>
          <w:r>
            <w:t xml:space="preserve">, S., &amp; Rundle, S. D. (2010). Influence of rearing and experimental temperatures on predator avoidance behaviour in a freshwater </w:t>
          </w:r>
          <w:proofErr w:type="spellStart"/>
          <w:r>
            <w:t>pulmonate</w:t>
          </w:r>
          <w:proofErr w:type="spellEnd"/>
          <w:r>
            <w:t xml:space="preserve"> snail. </w:t>
          </w:r>
          <w:r>
            <w:rPr>
              <w:i/>
              <w:iCs/>
            </w:rPr>
            <w:t>Freshwater Biology</w:t>
          </w:r>
          <w:r>
            <w:t xml:space="preserve">, </w:t>
          </w:r>
          <w:r>
            <w:rPr>
              <w:i/>
              <w:iCs/>
            </w:rPr>
            <w:t>55</w:t>
          </w:r>
          <w:r>
            <w:t>(10), 2107–2113. https://doi.org/10.1111/j.1365-2427.2010.02470.x</w:t>
          </w:r>
        </w:p>
        <w:p w14:paraId="7D01DB1C" w14:textId="77777777" w:rsidR="00AB10EF" w:rsidRDefault="00AB10EF">
          <w:pPr>
            <w:autoSpaceDE w:val="0"/>
            <w:autoSpaceDN w:val="0"/>
            <w:ind w:hanging="480"/>
            <w:divId w:val="1869369488"/>
          </w:pPr>
          <w:r>
            <w:lastRenderedPageBreak/>
            <w:t xml:space="preserve">Dang, W., Zhang, W., &amp; Du, W. G. (2015). Incubation temperature affects the immune function of hatchling soft-shelled turtles, </w:t>
          </w:r>
          <w:proofErr w:type="spellStart"/>
          <w:r>
            <w:t>Pelodiscus</w:t>
          </w:r>
          <w:proofErr w:type="spellEnd"/>
          <w:r>
            <w:t xml:space="preserve"> sinensis. </w:t>
          </w:r>
          <w:r>
            <w:rPr>
              <w:i/>
              <w:iCs/>
            </w:rPr>
            <w:t>Scientific Reports</w:t>
          </w:r>
          <w:r>
            <w:t xml:space="preserve">, </w:t>
          </w:r>
          <w:r>
            <w:rPr>
              <w:i/>
              <w:iCs/>
            </w:rPr>
            <w:t>5</w:t>
          </w:r>
          <w:r>
            <w:t>, 1–9. https://doi.org/10.1038/srep10594</w:t>
          </w:r>
        </w:p>
        <w:p w14:paraId="4B3FC8CB" w14:textId="77777777" w:rsidR="00AB10EF" w:rsidRDefault="00AB10EF">
          <w:pPr>
            <w:autoSpaceDE w:val="0"/>
            <w:autoSpaceDN w:val="0"/>
            <w:ind w:hanging="480"/>
            <w:divId w:val="829055381"/>
          </w:pPr>
          <w:r>
            <w:t xml:space="preserve">Davidson, A., </w:t>
          </w:r>
          <w:proofErr w:type="spellStart"/>
          <w:r>
            <w:t>Jennions</w:t>
          </w:r>
          <w:proofErr w:type="spellEnd"/>
          <w:r>
            <w:t xml:space="preserve">, M., &amp; Nicotra, A. (2011). Do invasive species show higher phenotypic plasticity than native species and, if so, is it </w:t>
          </w:r>
          <w:proofErr w:type="gramStart"/>
          <w:r>
            <w:t>adaptive ?</w:t>
          </w:r>
          <w:proofErr w:type="gramEnd"/>
          <w:r>
            <w:t xml:space="preserve"> A meta-analysis. </w:t>
          </w:r>
          <w:r>
            <w:rPr>
              <w:i/>
              <w:iCs/>
            </w:rPr>
            <w:t>Ecology Letters</w:t>
          </w:r>
          <w:r>
            <w:t xml:space="preserve">, </w:t>
          </w:r>
          <w:r>
            <w:rPr>
              <w:i/>
              <w:iCs/>
            </w:rPr>
            <w:t>14</w:t>
          </w:r>
          <w:r>
            <w:t>, 419–431. https://doi.org/10.1111/j.1461-0248.2011.01596.x</w:t>
          </w:r>
        </w:p>
        <w:p w14:paraId="6906E4E4" w14:textId="77777777" w:rsidR="00AB10EF" w:rsidRDefault="00AB10EF">
          <w:pPr>
            <w:autoSpaceDE w:val="0"/>
            <w:autoSpaceDN w:val="0"/>
            <w:ind w:hanging="480"/>
            <w:divId w:val="809595004"/>
          </w:pPr>
          <w:r>
            <w:t xml:space="preserve">Dayananda, B., &amp; Webb, J. K. (2017). Incubation under climate warming affects learning ability and survival in hatchling lizards. </w:t>
          </w:r>
          <w:r>
            <w:rPr>
              <w:i/>
              <w:iCs/>
            </w:rPr>
            <w:t>Biology Letters</w:t>
          </w:r>
          <w:r>
            <w:t xml:space="preserve">, </w:t>
          </w:r>
          <w:r>
            <w:rPr>
              <w:i/>
              <w:iCs/>
            </w:rPr>
            <w:t>13</w:t>
          </w:r>
          <w:r>
            <w:t>(3). https://doi.org/10.1098/rsbl.2017.0002</w:t>
          </w:r>
        </w:p>
        <w:p w14:paraId="4887F42A" w14:textId="77777777" w:rsidR="00AB10EF" w:rsidRDefault="00AB10EF">
          <w:pPr>
            <w:autoSpaceDE w:val="0"/>
            <w:autoSpaceDN w:val="0"/>
            <w:ind w:hanging="480"/>
            <w:divId w:val="1842699211"/>
          </w:pPr>
          <w:r>
            <w:t xml:space="preserve">DeWitt, T. J., </w:t>
          </w:r>
          <w:proofErr w:type="spellStart"/>
          <w:r>
            <w:t>Sih</w:t>
          </w:r>
          <w:proofErr w:type="spellEnd"/>
          <w:r>
            <w:t xml:space="preserve">, A., &amp; Wilson, D. S. (1998). Cost and limits of phenotypic plasticity. </w:t>
          </w:r>
          <w:r>
            <w:rPr>
              <w:i/>
              <w:iCs/>
            </w:rPr>
            <w:t>Trends in Ecology &amp; Evolution</w:t>
          </w:r>
          <w:r>
            <w:t xml:space="preserve">, </w:t>
          </w:r>
          <w:r>
            <w:rPr>
              <w:i/>
              <w:iCs/>
            </w:rPr>
            <w:t>13</w:t>
          </w:r>
          <w:r>
            <w:t>(97), 77–81. https://doi.org/10.1111/j.1558-5646.2009.00647.x</w:t>
          </w:r>
        </w:p>
        <w:p w14:paraId="22AEDA55" w14:textId="77777777" w:rsidR="00AB10EF" w:rsidRPr="00AB10EF" w:rsidRDefault="00AB10EF">
          <w:pPr>
            <w:autoSpaceDE w:val="0"/>
            <w:autoSpaceDN w:val="0"/>
            <w:ind w:hanging="480"/>
            <w:divId w:val="235625740"/>
            <w:rPr>
              <w:lang w:val="es-ES"/>
            </w:rPr>
          </w:pPr>
          <w:r>
            <w:t xml:space="preserve">Downes, S., &amp; Hoefer, A. M. (2007). An experimental study of the effects of weed invasion on lizard phenotypes. </w:t>
          </w:r>
          <w:proofErr w:type="spellStart"/>
          <w:r w:rsidRPr="00AB10EF">
            <w:rPr>
              <w:i/>
              <w:iCs/>
              <w:lang w:val="es-ES"/>
            </w:rPr>
            <w:t>Oecologia</w:t>
          </w:r>
          <w:proofErr w:type="spellEnd"/>
          <w:r w:rsidRPr="00AB10EF">
            <w:rPr>
              <w:lang w:val="es-ES"/>
            </w:rPr>
            <w:t xml:space="preserve">, </w:t>
          </w:r>
          <w:r w:rsidRPr="00AB10EF">
            <w:rPr>
              <w:i/>
              <w:iCs/>
              <w:lang w:val="es-ES"/>
            </w:rPr>
            <w:t>153</w:t>
          </w:r>
          <w:r w:rsidRPr="00AB10EF">
            <w:rPr>
              <w:lang w:val="es-ES"/>
            </w:rPr>
            <w:t>(3), 775–785. https://doi.org/10.1007/s00442-007-0775-2</w:t>
          </w:r>
        </w:p>
        <w:p w14:paraId="28FAB803" w14:textId="77777777" w:rsidR="00AB10EF" w:rsidRDefault="00AB10EF">
          <w:pPr>
            <w:autoSpaceDE w:val="0"/>
            <w:autoSpaceDN w:val="0"/>
            <w:ind w:hanging="480"/>
            <w:divId w:val="775904521"/>
          </w:pPr>
          <w:proofErr w:type="spellStart"/>
          <w:r w:rsidRPr="00AB10EF">
            <w:rPr>
              <w:lang w:val="es-ES"/>
            </w:rPr>
            <w:t>Einum</w:t>
          </w:r>
          <w:proofErr w:type="spellEnd"/>
          <w:r w:rsidRPr="00AB10EF">
            <w:rPr>
              <w:lang w:val="es-ES"/>
            </w:rPr>
            <w:t xml:space="preserve">, S., &amp; Fleming, I. A. (2000). </w:t>
          </w:r>
          <w:r>
            <w:t xml:space="preserve">Selection against late emergence and small offspring in Atlantic salmon (Salmo </w:t>
          </w:r>
          <w:proofErr w:type="spellStart"/>
          <w:r>
            <w:t>salar</w:t>
          </w:r>
          <w:proofErr w:type="spellEnd"/>
          <w:r>
            <w:t xml:space="preserve">). </w:t>
          </w:r>
          <w:r>
            <w:rPr>
              <w:i/>
              <w:iCs/>
            </w:rPr>
            <w:t>Evolution</w:t>
          </w:r>
          <w:r>
            <w:t xml:space="preserve">, </w:t>
          </w:r>
          <w:r>
            <w:rPr>
              <w:i/>
              <w:iCs/>
            </w:rPr>
            <w:t>54</w:t>
          </w:r>
          <w:r>
            <w:t>(2), 628–639. https://doi.org/10.1111/j.0014-3820.2000.tb00064.x</w:t>
          </w:r>
        </w:p>
        <w:p w14:paraId="3572095B" w14:textId="77777777" w:rsidR="00AB10EF" w:rsidRDefault="00AB10EF">
          <w:pPr>
            <w:autoSpaceDE w:val="0"/>
            <w:autoSpaceDN w:val="0"/>
            <w:ind w:hanging="480"/>
            <w:divId w:val="929117044"/>
          </w:pPr>
          <w:r>
            <w:t xml:space="preserve">Fox, R. J., Donelson, J. M., </w:t>
          </w:r>
          <w:proofErr w:type="spellStart"/>
          <w:r>
            <w:t>Schunter</w:t>
          </w:r>
          <w:proofErr w:type="spellEnd"/>
          <w:r>
            <w:t xml:space="preserve">, C., </w:t>
          </w:r>
          <w:proofErr w:type="spellStart"/>
          <w:r>
            <w:t>Ravasi</w:t>
          </w:r>
          <w:proofErr w:type="spellEnd"/>
          <w:r>
            <w:t>, T., &amp; Gaitán-</w:t>
          </w:r>
          <w:proofErr w:type="spellStart"/>
          <w:r>
            <w:t>Espitia</w:t>
          </w:r>
          <w:proofErr w:type="spellEnd"/>
          <w:r>
            <w:t xml:space="preserve">, J. D. (2019). Beyond buying time: The role of plasticity in phenotypic adaptation to rapid environmental change. </w:t>
          </w:r>
          <w:r>
            <w:rPr>
              <w:i/>
              <w:iCs/>
            </w:rPr>
            <w:t>Philosophical Transactions of the Royal Society B: Biological Sciences</w:t>
          </w:r>
          <w:r>
            <w:t xml:space="preserve">, </w:t>
          </w:r>
          <w:r>
            <w:rPr>
              <w:i/>
              <w:iCs/>
            </w:rPr>
            <w:t>374</w:t>
          </w:r>
          <w:r>
            <w:t>(1768). https://doi.org/10.1098/RSTB.2018.0174</w:t>
          </w:r>
        </w:p>
        <w:p w14:paraId="72DDBFB9" w14:textId="77777777" w:rsidR="00AB10EF" w:rsidRDefault="00AB10EF">
          <w:pPr>
            <w:autoSpaceDE w:val="0"/>
            <w:autoSpaceDN w:val="0"/>
            <w:ind w:hanging="480"/>
            <w:divId w:val="34625401"/>
          </w:pPr>
          <w:r>
            <w:t xml:space="preserve">Huang, V., Bowden, R. M., &amp; Crews, D. (2013). Yolk-albumen testosterone in a lizard with temperature-dependent sex determination: Relation with development. </w:t>
          </w:r>
          <w:r>
            <w:rPr>
              <w:i/>
              <w:iCs/>
            </w:rPr>
            <w:t>General and Comparative Endocrinology</w:t>
          </w:r>
          <w:r>
            <w:t xml:space="preserve">, </w:t>
          </w:r>
          <w:r>
            <w:rPr>
              <w:i/>
              <w:iCs/>
            </w:rPr>
            <w:t>186</w:t>
          </w:r>
          <w:r>
            <w:t>, 67–71. https://doi.org/10.1016/j.ygcen.2013.02.019</w:t>
          </w:r>
        </w:p>
        <w:p w14:paraId="401109FA" w14:textId="77777777" w:rsidR="00AB10EF" w:rsidRDefault="00AB10EF">
          <w:pPr>
            <w:autoSpaceDE w:val="0"/>
            <w:autoSpaceDN w:val="0"/>
            <w:ind w:hanging="480"/>
            <w:divId w:val="1311209687"/>
          </w:pPr>
          <w:r>
            <w:t xml:space="preserve">Huey, R. B., &amp; Hertz, P. E. (1984). Effects of body size and slope on </w:t>
          </w:r>
          <w:proofErr w:type="spellStart"/>
          <w:r>
            <w:t>scceleration</w:t>
          </w:r>
          <w:proofErr w:type="spellEnd"/>
          <w:r>
            <w:t xml:space="preserve"> of a lizard (</w:t>
          </w:r>
          <w:proofErr w:type="spellStart"/>
          <w:r>
            <w:t>Stellio</w:t>
          </w:r>
          <w:proofErr w:type="spellEnd"/>
          <w:r>
            <w:t xml:space="preserve"> </w:t>
          </w:r>
          <w:proofErr w:type="spellStart"/>
          <w:r>
            <w:t>stellio</w:t>
          </w:r>
          <w:proofErr w:type="spellEnd"/>
          <w:r>
            <w:t xml:space="preserve">). </w:t>
          </w:r>
          <w:r>
            <w:rPr>
              <w:i/>
              <w:iCs/>
            </w:rPr>
            <w:t>Journal of Experimental Biology</w:t>
          </w:r>
          <w:r>
            <w:t xml:space="preserve">, </w:t>
          </w:r>
          <w:r>
            <w:rPr>
              <w:i/>
              <w:iCs/>
            </w:rPr>
            <w:t>110</w:t>
          </w:r>
          <w:r>
            <w:t>(1), 113–123. https://doi.org/10.1242/jeb.110.1.113</w:t>
          </w:r>
        </w:p>
        <w:p w14:paraId="68B899B4" w14:textId="77777777" w:rsidR="00AB10EF" w:rsidRDefault="00AB10EF">
          <w:pPr>
            <w:autoSpaceDE w:val="0"/>
            <w:autoSpaceDN w:val="0"/>
            <w:ind w:hanging="480"/>
            <w:divId w:val="130635505"/>
          </w:pPr>
          <w:r>
            <w:t xml:space="preserve">Iglesias-Carrasco, M., Head, M. L., &amp; </w:t>
          </w:r>
          <w:proofErr w:type="spellStart"/>
          <w:r>
            <w:t>Cabido</w:t>
          </w:r>
          <w:proofErr w:type="spellEnd"/>
          <w:r>
            <w:t xml:space="preserve">, C. (2016). Habitat dependent effects of experimental immune challenge on lizard anti-predator responses.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70</w:t>
          </w:r>
          <w:r>
            <w:t>(11). https://doi.org/10.1007/s00265-016-2199-7</w:t>
          </w:r>
        </w:p>
        <w:p w14:paraId="0CED7F16" w14:textId="77777777" w:rsidR="00AB10EF" w:rsidRDefault="00AB10EF">
          <w:pPr>
            <w:autoSpaceDE w:val="0"/>
            <w:autoSpaceDN w:val="0"/>
            <w:ind w:hanging="480"/>
            <w:divId w:val="76706363"/>
          </w:pPr>
          <w:r>
            <w:t xml:space="preserve">Lancaster, L. T., McAdam, A. G., &amp; </w:t>
          </w:r>
          <w:proofErr w:type="spellStart"/>
          <w:r>
            <w:t>Sinervo</w:t>
          </w:r>
          <w:proofErr w:type="spellEnd"/>
          <w:r>
            <w:t xml:space="preserve">, B. (2010). Maternal adjustment of egg size organizes alternative escape </w:t>
          </w:r>
          <w:proofErr w:type="spellStart"/>
          <w:r>
            <w:t>behaviors</w:t>
          </w:r>
          <w:proofErr w:type="spellEnd"/>
          <w:r>
            <w:t xml:space="preserve">, promoting adaptive phenotypic integration. </w:t>
          </w:r>
          <w:r>
            <w:rPr>
              <w:i/>
              <w:iCs/>
            </w:rPr>
            <w:t>Evolution</w:t>
          </w:r>
          <w:r>
            <w:t xml:space="preserve">, </w:t>
          </w:r>
          <w:r>
            <w:rPr>
              <w:i/>
              <w:iCs/>
            </w:rPr>
            <w:t>64</w:t>
          </w:r>
          <w:r>
            <w:t>(6), 1607–1621. https://doi.org/10.1111/j.1558-5646.2009.00941.x</w:t>
          </w:r>
        </w:p>
        <w:p w14:paraId="0E3129AA" w14:textId="77777777" w:rsidR="00AB10EF" w:rsidRDefault="00AB10EF">
          <w:pPr>
            <w:autoSpaceDE w:val="0"/>
            <w:autoSpaceDN w:val="0"/>
            <w:ind w:hanging="480"/>
            <w:divId w:val="1861966771"/>
          </w:pPr>
          <w:proofErr w:type="spellStart"/>
          <w:r>
            <w:t>Langkilde</w:t>
          </w:r>
          <w:proofErr w:type="spellEnd"/>
          <w:r>
            <w:t xml:space="preserve">, T., &amp; Shine, R. (2005). Different Optimal Offspring Sizes for Sons Versus Daughters May </w:t>
          </w:r>
          <w:proofErr w:type="spellStart"/>
          <w:r>
            <w:t>Favor</w:t>
          </w:r>
          <w:proofErr w:type="spellEnd"/>
          <w:r>
            <w:t xml:space="preserve"> the Evolution of Temperature-Dependent Sex Determination in Viviparous Lizards. </w:t>
          </w:r>
          <w:r>
            <w:rPr>
              <w:i/>
              <w:iCs/>
            </w:rPr>
            <w:t>Evolution</w:t>
          </w:r>
          <w:r>
            <w:t xml:space="preserve">, </w:t>
          </w:r>
          <w:r>
            <w:rPr>
              <w:i/>
              <w:iCs/>
            </w:rPr>
            <w:t>59</w:t>
          </w:r>
          <w:r>
            <w:t>(10), 2275. https://doi.org/10.1554/05-239.1</w:t>
          </w:r>
        </w:p>
        <w:p w14:paraId="0F181ADB" w14:textId="77777777" w:rsidR="00AB10EF" w:rsidRDefault="00AB10EF">
          <w:pPr>
            <w:autoSpaceDE w:val="0"/>
            <w:autoSpaceDN w:val="0"/>
            <w:ind w:hanging="480"/>
            <w:divId w:val="2004812987"/>
          </w:pPr>
          <w:r>
            <w:t xml:space="preserve">Lima, S. L., &amp; Dill, L. M. (1990). </w:t>
          </w:r>
          <w:proofErr w:type="spellStart"/>
          <w:r>
            <w:t>Behavioral</w:t>
          </w:r>
          <w:proofErr w:type="spellEnd"/>
          <w:r>
            <w:t xml:space="preserve"> decisions made under the risk of predation: a review and prospectus. </w:t>
          </w:r>
          <w:r>
            <w:rPr>
              <w:i/>
              <w:iCs/>
            </w:rPr>
            <w:t>Canadian Journal of Zoology</w:t>
          </w:r>
          <w:r>
            <w:t xml:space="preserve">, </w:t>
          </w:r>
          <w:r>
            <w:rPr>
              <w:i/>
              <w:iCs/>
            </w:rPr>
            <w:t>68</w:t>
          </w:r>
          <w:r>
            <w:t>(4), 619–640. https://doi.org/10.1139/z90-092</w:t>
          </w:r>
        </w:p>
        <w:p w14:paraId="2ACAEA99" w14:textId="77777777" w:rsidR="00AB10EF" w:rsidRDefault="00AB10EF">
          <w:pPr>
            <w:autoSpaceDE w:val="0"/>
            <w:autoSpaceDN w:val="0"/>
            <w:ind w:hanging="480"/>
            <w:divId w:val="240142021"/>
          </w:pPr>
          <w:proofErr w:type="spellStart"/>
          <w:r>
            <w:t>Manenti</w:t>
          </w:r>
          <w:proofErr w:type="spellEnd"/>
          <w:r>
            <w:t xml:space="preserve">, T., </w:t>
          </w:r>
          <w:proofErr w:type="spellStart"/>
          <w:r>
            <w:t>Kjærsgaard</w:t>
          </w:r>
          <w:proofErr w:type="spellEnd"/>
          <w:r>
            <w:t xml:space="preserve">, A., </w:t>
          </w:r>
          <w:proofErr w:type="spellStart"/>
          <w:r>
            <w:t>Schou</w:t>
          </w:r>
          <w:proofErr w:type="spellEnd"/>
          <w:r>
            <w:t xml:space="preserve">, T. M., </w:t>
          </w:r>
          <w:proofErr w:type="spellStart"/>
          <w:r>
            <w:t>Pertoldi</w:t>
          </w:r>
          <w:proofErr w:type="spellEnd"/>
          <w:r>
            <w:t xml:space="preserve">, C., </w:t>
          </w:r>
          <w:proofErr w:type="spellStart"/>
          <w:r>
            <w:t>Loeschcke</w:t>
          </w:r>
          <w:proofErr w:type="spellEnd"/>
          <w:r>
            <w:t xml:space="preserve">, V., &amp; Moghadam, N. N. (2021). Responses to developmental temperature fluctuation in life history traits of five drosophila species (Diptera: </w:t>
          </w:r>
          <w:proofErr w:type="spellStart"/>
          <w:r>
            <w:t>Drosophilidae</w:t>
          </w:r>
          <w:proofErr w:type="spellEnd"/>
          <w:r>
            <w:t xml:space="preserve">) from different thermal niches. </w:t>
          </w:r>
          <w:r>
            <w:rPr>
              <w:i/>
              <w:iCs/>
            </w:rPr>
            <w:t>Insects</w:t>
          </w:r>
          <w:r>
            <w:t xml:space="preserve">, </w:t>
          </w:r>
          <w:r>
            <w:rPr>
              <w:i/>
              <w:iCs/>
            </w:rPr>
            <w:t>12</w:t>
          </w:r>
          <w:r>
            <w:t>(10), 1–16. https://doi.org/10.3390/insects12100925</w:t>
          </w:r>
        </w:p>
        <w:p w14:paraId="4596BB69" w14:textId="77777777" w:rsidR="00AB10EF" w:rsidRDefault="00AB10EF">
          <w:pPr>
            <w:autoSpaceDE w:val="0"/>
            <w:autoSpaceDN w:val="0"/>
            <w:ind w:hanging="480"/>
            <w:divId w:val="569271428"/>
          </w:pPr>
          <w:r>
            <w:t xml:space="preserve">Martin, J., &amp; López, P. (1999). When to come out from a refuge: </w:t>
          </w:r>
          <w:proofErr w:type="spellStart"/>
          <w:r>
            <w:t>Risksensitive</w:t>
          </w:r>
          <w:proofErr w:type="spellEnd"/>
          <w:r>
            <w:t xml:space="preserve"> and state-dependent decisions in an alpine lizard. </w:t>
          </w:r>
          <w:proofErr w:type="spellStart"/>
          <w:r>
            <w:rPr>
              <w:i/>
              <w:iCs/>
            </w:rPr>
            <w:t>Behavioral</w:t>
          </w:r>
          <w:proofErr w:type="spellEnd"/>
          <w:r>
            <w:rPr>
              <w:i/>
              <w:iCs/>
            </w:rPr>
            <w:t xml:space="preserve"> Ecology</w:t>
          </w:r>
          <w:r>
            <w:t xml:space="preserve">, </w:t>
          </w:r>
          <w:r>
            <w:rPr>
              <w:i/>
              <w:iCs/>
            </w:rPr>
            <w:t>10</w:t>
          </w:r>
          <w:r>
            <w:t>(5), 487–492. https://doi.org/10.1093/beheco/10.5.487</w:t>
          </w:r>
        </w:p>
        <w:p w14:paraId="42A07E17" w14:textId="77777777" w:rsidR="00AB10EF" w:rsidRDefault="00AB10EF">
          <w:pPr>
            <w:autoSpaceDE w:val="0"/>
            <w:autoSpaceDN w:val="0"/>
            <w:ind w:hanging="480"/>
            <w:divId w:val="1252354414"/>
          </w:pPr>
          <w:r>
            <w:t xml:space="preserve">McDonald, S., &amp; </w:t>
          </w:r>
          <w:proofErr w:type="spellStart"/>
          <w:r>
            <w:t>Schwanz</w:t>
          </w:r>
          <w:proofErr w:type="spellEnd"/>
          <w:r>
            <w:t xml:space="preserve">, L. E. (2018). Thermal parental effects on offspring behaviour and their fitness consequences. </w:t>
          </w:r>
          <w:r>
            <w:rPr>
              <w:i/>
              <w:iCs/>
            </w:rPr>
            <w:t>Animal Behaviour</w:t>
          </w:r>
          <w:r>
            <w:t xml:space="preserve">, </w:t>
          </w:r>
          <w:r>
            <w:rPr>
              <w:i/>
              <w:iCs/>
            </w:rPr>
            <w:t>135</w:t>
          </w:r>
          <w:r>
            <w:t>, 45–55. https://doi.org/10.1016/j.anbehav.2017.11.007</w:t>
          </w:r>
        </w:p>
        <w:p w14:paraId="2212151E" w14:textId="77777777" w:rsidR="00AB10EF" w:rsidRDefault="00AB10EF">
          <w:pPr>
            <w:autoSpaceDE w:val="0"/>
            <w:autoSpaceDN w:val="0"/>
            <w:ind w:hanging="480"/>
            <w:divId w:val="1353797209"/>
          </w:pPr>
          <w:proofErr w:type="spellStart"/>
          <w:r>
            <w:lastRenderedPageBreak/>
            <w:t>Mcghee</w:t>
          </w:r>
          <w:proofErr w:type="spellEnd"/>
          <w:r>
            <w:t xml:space="preserve">, K. E., </w:t>
          </w:r>
          <w:proofErr w:type="spellStart"/>
          <w:r>
            <w:t>Pintor</w:t>
          </w:r>
          <w:proofErr w:type="spellEnd"/>
          <w:r>
            <w:t xml:space="preserve">, L. M., Suhr, E. L., &amp; Bell, A. M. (2012). Maternal exposure to predation risk decreases offspring antipredator behaviour and survival in </w:t>
          </w:r>
          <w:proofErr w:type="spellStart"/>
          <w:r>
            <w:t>threespined</w:t>
          </w:r>
          <w:proofErr w:type="spellEnd"/>
          <w:r>
            <w:t xml:space="preserve"> stickleback. </w:t>
          </w:r>
          <w:r>
            <w:rPr>
              <w:i/>
              <w:iCs/>
            </w:rPr>
            <w:t>Functional Ecology</w:t>
          </w:r>
          <w:r>
            <w:t xml:space="preserve">, </w:t>
          </w:r>
          <w:r>
            <w:rPr>
              <w:i/>
              <w:iCs/>
            </w:rPr>
            <w:t>26</w:t>
          </w:r>
          <w:r>
            <w:t>(4), 932–940. https://doi.org/10.1111/j.1365-2435.2012.02008.x</w:t>
          </w:r>
        </w:p>
        <w:p w14:paraId="2AC0F4CB" w14:textId="77777777" w:rsidR="00AB10EF" w:rsidRDefault="00AB10EF">
          <w:pPr>
            <w:autoSpaceDE w:val="0"/>
            <w:autoSpaceDN w:val="0"/>
            <w:ind w:hanging="480"/>
            <w:divId w:val="1287082233"/>
          </w:pPr>
          <w:r>
            <w:t xml:space="preserve">Noble, D. W. A., </w:t>
          </w:r>
          <w:proofErr w:type="spellStart"/>
          <w:r>
            <w:t>Mcfarlane</w:t>
          </w:r>
          <w:proofErr w:type="spellEnd"/>
          <w:r>
            <w:t xml:space="preserve">, S. E., Keogh, J. S., &amp; Whiting, M. J. (2014). Maternal and additive genetic effects contribute to variation in offspring traits in a lizard. </w:t>
          </w:r>
          <w:proofErr w:type="spellStart"/>
          <w:r>
            <w:rPr>
              <w:i/>
              <w:iCs/>
            </w:rPr>
            <w:t>Behavioral</w:t>
          </w:r>
          <w:proofErr w:type="spellEnd"/>
          <w:r>
            <w:rPr>
              <w:i/>
              <w:iCs/>
            </w:rPr>
            <w:t xml:space="preserve"> Ecology</w:t>
          </w:r>
          <w:r>
            <w:t xml:space="preserve">, </w:t>
          </w:r>
          <w:r>
            <w:rPr>
              <w:i/>
              <w:iCs/>
            </w:rPr>
            <w:t>25</w:t>
          </w:r>
          <w:r>
            <w:t>(3), 633–640. https://doi.org/10.1093/beheco/aru032</w:t>
          </w:r>
        </w:p>
        <w:p w14:paraId="477BE1DE" w14:textId="77777777" w:rsidR="00AB10EF" w:rsidRDefault="00AB10EF">
          <w:pPr>
            <w:autoSpaceDE w:val="0"/>
            <w:autoSpaceDN w:val="0"/>
            <w:ind w:hanging="480"/>
            <w:divId w:val="300964622"/>
          </w:pPr>
          <w:r>
            <w:t xml:space="preserve">Noble, D. W. A., Stenhouse, V., &amp; </w:t>
          </w:r>
          <w:proofErr w:type="spellStart"/>
          <w:r>
            <w:t>Schwanz</w:t>
          </w:r>
          <w:proofErr w:type="spellEnd"/>
          <w:r>
            <w:t xml:space="preserve">, L. E. (2018). Developmental temperatures and phenotypic plasticity in reptiles: a systematic review and meta-analysis. </w:t>
          </w:r>
          <w:r>
            <w:rPr>
              <w:i/>
              <w:iCs/>
            </w:rPr>
            <w:t>Biological Reviews</w:t>
          </w:r>
          <w:r>
            <w:t xml:space="preserve">, </w:t>
          </w:r>
          <w:r>
            <w:rPr>
              <w:i/>
              <w:iCs/>
            </w:rPr>
            <w:t>93</w:t>
          </w:r>
          <w:r>
            <w:t>(1), 72–97. https://doi.org/10.1111/brv.12333</w:t>
          </w:r>
        </w:p>
        <w:p w14:paraId="7694DE7B" w14:textId="77777777" w:rsidR="00AB10EF" w:rsidRDefault="00AB10EF">
          <w:pPr>
            <w:autoSpaceDE w:val="0"/>
            <w:autoSpaceDN w:val="0"/>
            <w:ind w:hanging="480"/>
            <w:divId w:val="1413508148"/>
          </w:pPr>
          <w:proofErr w:type="spellStart"/>
          <w:r>
            <w:t>Oostra</w:t>
          </w:r>
          <w:proofErr w:type="spellEnd"/>
          <w:r>
            <w:t xml:space="preserve">, V., </w:t>
          </w:r>
          <w:proofErr w:type="spellStart"/>
          <w:r>
            <w:t>Saastamoinen</w:t>
          </w:r>
          <w:proofErr w:type="spellEnd"/>
          <w:r>
            <w:t xml:space="preserve">, M., Zwaan, B. J., &amp; Wheat, C. W. (2018). Strong phenotypic plasticity limits potential for evolutionary responses to climate change. </w:t>
          </w:r>
          <w:r>
            <w:rPr>
              <w:i/>
              <w:iCs/>
            </w:rPr>
            <w:t>Nature Communications 2018 9:1</w:t>
          </w:r>
          <w:r>
            <w:t xml:space="preserve">, </w:t>
          </w:r>
          <w:r>
            <w:rPr>
              <w:i/>
              <w:iCs/>
            </w:rPr>
            <w:t>9</w:t>
          </w:r>
          <w:r>
            <w:t>(1), 1–11. https://doi.org/10.1038/s41467-018-03384-9</w:t>
          </w:r>
        </w:p>
        <w:p w14:paraId="482816E9" w14:textId="77777777" w:rsidR="00AB10EF" w:rsidRDefault="00AB10EF">
          <w:pPr>
            <w:autoSpaceDE w:val="0"/>
            <w:autoSpaceDN w:val="0"/>
            <w:ind w:hanging="480"/>
            <w:divId w:val="635256707"/>
          </w:pPr>
          <w:r>
            <w:t xml:space="preserve">Pearson, P. R., &amp; Warner, D. A. (2016). Habitat- And season-specific temperatures affect phenotypic development of hatchling lizards. </w:t>
          </w:r>
          <w:r>
            <w:rPr>
              <w:i/>
              <w:iCs/>
            </w:rPr>
            <w:t>Biology Letters</w:t>
          </w:r>
          <w:r>
            <w:t xml:space="preserve">, </w:t>
          </w:r>
          <w:r>
            <w:rPr>
              <w:i/>
              <w:iCs/>
            </w:rPr>
            <w:t>12</w:t>
          </w:r>
          <w:r>
            <w:t>(10). https://doi.org/10.1098/rsbl.2016.0646</w:t>
          </w:r>
        </w:p>
        <w:p w14:paraId="4503B6CB" w14:textId="77777777" w:rsidR="00AB10EF" w:rsidRDefault="00AB10EF">
          <w:pPr>
            <w:autoSpaceDE w:val="0"/>
            <w:autoSpaceDN w:val="0"/>
            <w:ind w:hanging="480"/>
            <w:divId w:val="538010358"/>
          </w:pPr>
          <w:r>
            <w:t xml:space="preserve">Qualls, F. J., &amp; Shine, R. (1998). Geographic variation in lizard phenotypes: Importance of the incubation environment. </w:t>
          </w:r>
          <w:r>
            <w:rPr>
              <w:i/>
              <w:iCs/>
            </w:rPr>
            <w:t>Biological Journal of the Linnean Society</w:t>
          </w:r>
          <w:r>
            <w:t xml:space="preserve">, </w:t>
          </w:r>
          <w:r>
            <w:rPr>
              <w:i/>
              <w:iCs/>
            </w:rPr>
            <w:t>64</w:t>
          </w:r>
          <w:r>
            <w:t>(4), 477–491. https://doi.org/10.1006/bijl.1998.0236</w:t>
          </w:r>
        </w:p>
        <w:p w14:paraId="3A8874E5" w14:textId="77777777" w:rsidR="00AB10EF" w:rsidRDefault="00AB10EF">
          <w:pPr>
            <w:autoSpaceDE w:val="0"/>
            <w:autoSpaceDN w:val="0"/>
            <w:ind w:hanging="480"/>
            <w:divId w:val="699354312"/>
          </w:pPr>
          <w:proofErr w:type="spellStart"/>
          <w:r w:rsidRPr="00AB10EF">
            <w:rPr>
              <w:lang w:val="es-ES"/>
            </w:rPr>
            <w:t>Räsänen</w:t>
          </w:r>
          <w:proofErr w:type="spellEnd"/>
          <w:r w:rsidRPr="00AB10EF">
            <w:rPr>
              <w:lang w:val="es-ES"/>
            </w:rPr>
            <w:t xml:space="preserve">, K., </w:t>
          </w:r>
          <w:proofErr w:type="spellStart"/>
          <w:r w:rsidRPr="00AB10EF">
            <w:rPr>
              <w:lang w:val="es-ES"/>
            </w:rPr>
            <w:t>Laurila</w:t>
          </w:r>
          <w:proofErr w:type="spellEnd"/>
          <w:r w:rsidRPr="00AB10EF">
            <w:rPr>
              <w:lang w:val="es-ES"/>
            </w:rPr>
            <w:t xml:space="preserve">, A., &amp; </w:t>
          </w:r>
          <w:proofErr w:type="spellStart"/>
          <w:r w:rsidRPr="00AB10EF">
            <w:rPr>
              <w:lang w:val="es-ES"/>
            </w:rPr>
            <w:t>Merilä</w:t>
          </w:r>
          <w:proofErr w:type="spellEnd"/>
          <w:r w:rsidRPr="00AB10EF">
            <w:rPr>
              <w:lang w:val="es-ES"/>
            </w:rPr>
            <w:t xml:space="preserve">, J. (2005). </w:t>
          </w:r>
          <w:r>
            <w:t xml:space="preserve">Maternal investment in egg size: Environment- and population-specific effects on offspring performance. </w:t>
          </w:r>
          <w:proofErr w:type="spellStart"/>
          <w:r>
            <w:rPr>
              <w:i/>
              <w:iCs/>
            </w:rPr>
            <w:t>Oecologia</w:t>
          </w:r>
          <w:proofErr w:type="spellEnd"/>
          <w:r>
            <w:t xml:space="preserve">, </w:t>
          </w:r>
          <w:r>
            <w:rPr>
              <w:i/>
              <w:iCs/>
            </w:rPr>
            <w:t>142</w:t>
          </w:r>
          <w:r>
            <w:t>(4), 546–553. https://doi.org/10.1007/s00442-004-1762-5</w:t>
          </w:r>
        </w:p>
        <w:p w14:paraId="1FF9454B" w14:textId="77777777" w:rsidR="00AB10EF" w:rsidRDefault="00AB10EF">
          <w:pPr>
            <w:autoSpaceDE w:val="0"/>
            <w:autoSpaceDN w:val="0"/>
            <w:ind w:hanging="480"/>
            <w:divId w:val="702483316"/>
          </w:pPr>
          <w:proofErr w:type="spellStart"/>
          <w:r>
            <w:t>Raynal</w:t>
          </w:r>
          <w:proofErr w:type="spellEnd"/>
          <w:r>
            <w:t xml:space="preserve">, R. S., Noble, D. W. A., Riley, J. L., Senior, A. M., Warner, D. A., While, G. M., &amp; </w:t>
          </w:r>
          <w:proofErr w:type="spellStart"/>
          <w:r>
            <w:t>Schwanz</w:t>
          </w:r>
          <w:proofErr w:type="spellEnd"/>
          <w:r>
            <w:t xml:space="preserve">, L. E. (2022). Impact of fluctuating developmental temperatures on phenotypic traits in reptiles: a meta-analysis. </w:t>
          </w:r>
          <w:r>
            <w:rPr>
              <w:i/>
              <w:iCs/>
            </w:rPr>
            <w:t>Journal of Experimental Biology</w:t>
          </w:r>
          <w:r>
            <w:t xml:space="preserve">, </w:t>
          </w:r>
          <w:r>
            <w:rPr>
              <w:i/>
              <w:iCs/>
            </w:rPr>
            <w:t>225</w:t>
          </w:r>
          <w:r>
            <w:t>. https://doi.org/10.1242/jeb.243369</w:t>
          </w:r>
        </w:p>
        <w:p w14:paraId="38E40864" w14:textId="77777777" w:rsidR="00AB10EF" w:rsidRDefault="00AB10EF">
          <w:pPr>
            <w:autoSpaceDE w:val="0"/>
            <w:autoSpaceDN w:val="0"/>
            <w:ind w:hanging="480"/>
            <w:divId w:val="1869637133"/>
          </w:pPr>
          <w:r>
            <w:t xml:space="preserve">Rosenfeld, C. S., &amp; Roberts, R. M. (2004). Maternal diet and other factors affecting offspring sex ratio: A review. </w:t>
          </w:r>
          <w:r>
            <w:rPr>
              <w:i/>
              <w:iCs/>
            </w:rPr>
            <w:t>Biology of Reproduction</w:t>
          </w:r>
          <w:r>
            <w:t xml:space="preserve">, </w:t>
          </w:r>
          <w:r>
            <w:rPr>
              <w:i/>
              <w:iCs/>
            </w:rPr>
            <w:t>71</w:t>
          </w:r>
          <w:r>
            <w:t>(4), 1063–1070. https://doi.org/10.1095/biolreprod.104.030890</w:t>
          </w:r>
        </w:p>
        <w:p w14:paraId="1F22BC5F" w14:textId="77777777" w:rsidR="00AB10EF" w:rsidRDefault="00AB10EF">
          <w:pPr>
            <w:autoSpaceDE w:val="0"/>
            <w:autoSpaceDN w:val="0"/>
            <w:ind w:hanging="480"/>
            <w:divId w:val="777338561"/>
          </w:pPr>
          <w:proofErr w:type="spellStart"/>
          <w:r>
            <w:t>Rutstein</w:t>
          </w:r>
          <w:proofErr w:type="spellEnd"/>
          <w:r>
            <w:t xml:space="preserve">, A. N., Gilbert, L., Slater, P. J. B., &amp; Graves, J. A. (2005). Sex-specific patterns of yolk androgen allocation depend on maternal diet in the zebra finch. </w:t>
          </w:r>
          <w:proofErr w:type="spellStart"/>
          <w:r>
            <w:rPr>
              <w:i/>
              <w:iCs/>
            </w:rPr>
            <w:t>Behavioral</w:t>
          </w:r>
          <w:proofErr w:type="spellEnd"/>
          <w:r>
            <w:rPr>
              <w:i/>
              <w:iCs/>
            </w:rPr>
            <w:t xml:space="preserve"> Ecology</w:t>
          </w:r>
          <w:r>
            <w:t xml:space="preserve">, </w:t>
          </w:r>
          <w:r>
            <w:rPr>
              <w:i/>
              <w:iCs/>
            </w:rPr>
            <w:t>16</w:t>
          </w:r>
          <w:r>
            <w:t>(1), 62–69. https://doi.org/10.1093/beheco/arh123</w:t>
          </w:r>
        </w:p>
        <w:p w14:paraId="12A14C66" w14:textId="77777777" w:rsidR="00AB10EF" w:rsidRDefault="00AB10EF">
          <w:pPr>
            <w:autoSpaceDE w:val="0"/>
            <w:autoSpaceDN w:val="0"/>
            <w:ind w:hanging="480"/>
            <w:divId w:val="518467882"/>
          </w:pPr>
          <w:r>
            <w:t xml:space="preserve">Sanger, T. J., </w:t>
          </w:r>
          <w:proofErr w:type="spellStart"/>
          <w:r>
            <w:t>Kyrkos</w:t>
          </w:r>
          <w:proofErr w:type="spellEnd"/>
          <w:r>
            <w:t xml:space="preserve">, J., Lachance, D. J., </w:t>
          </w:r>
          <w:proofErr w:type="spellStart"/>
          <w:r>
            <w:t>Czesny</w:t>
          </w:r>
          <w:proofErr w:type="spellEnd"/>
          <w:r>
            <w:t xml:space="preserve">, B., &amp; Stroud, J. T. (2018). The effects of thermal stress on the early development of the lizard Anolis </w:t>
          </w:r>
          <w:proofErr w:type="spellStart"/>
          <w:r>
            <w:t>sagrei</w:t>
          </w:r>
          <w:proofErr w:type="spellEnd"/>
          <w:r>
            <w:t xml:space="preserve">. </w:t>
          </w:r>
          <w:r>
            <w:rPr>
              <w:i/>
              <w:iCs/>
            </w:rPr>
            <w:t>Journal of Experimental Zoology Part A: Ecological and Integrative Physiology</w:t>
          </w:r>
          <w:r>
            <w:t xml:space="preserve">, </w:t>
          </w:r>
          <w:r>
            <w:rPr>
              <w:i/>
              <w:iCs/>
            </w:rPr>
            <w:t>329</w:t>
          </w:r>
          <w:r>
            <w:t>(4–5), 244–251. https://doi.org/10.1002/jez.2185</w:t>
          </w:r>
        </w:p>
        <w:p w14:paraId="50FCAE42" w14:textId="77777777" w:rsidR="00AB10EF" w:rsidRDefault="00AB10EF">
          <w:pPr>
            <w:autoSpaceDE w:val="0"/>
            <w:autoSpaceDN w:val="0"/>
            <w:ind w:hanging="480"/>
            <w:divId w:val="892690224"/>
          </w:pPr>
          <w:r>
            <w:t xml:space="preserve">Sharda, S., </w:t>
          </w:r>
          <w:proofErr w:type="spellStart"/>
          <w:r>
            <w:t>Zuest</w:t>
          </w:r>
          <w:proofErr w:type="spellEnd"/>
          <w:r>
            <w:t xml:space="preserve">, T., </w:t>
          </w:r>
          <w:proofErr w:type="spellStart"/>
          <w:r>
            <w:t>Erb</w:t>
          </w:r>
          <w:proofErr w:type="spellEnd"/>
          <w:r>
            <w:t xml:space="preserve">, M., &amp; </w:t>
          </w:r>
          <w:proofErr w:type="spellStart"/>
          <w:r>
            <w:t>Taborsky</w:t>
          </w:r>
          <w:proofErr w:type="spellEnd"/>
          <w:r>
            <w:t xml:space="preserve">, B. (2021). Predator-induced maternal effects determine adaptive antipredator </w:t>
          </w:r>
          <w:proofErr w:type="spellStart"/>
          <w:r>
            <w:t>behaviors</w:t>
          </w:r>
          <w:proofErr w:type="spellEnd"/>
          <w:r>
            <w:t xml:space="preserve"> via egg composition. </w:t>
          </w:r>
          <w:r>
            <w:rPr>
              <w:i/>
              <w:iCs/>
            </w:rPr>
            <w:t>Proceedings of the National Academy of Sciences of the United States of America</w:t>
          </w:r>
          <w:r>
            <w:t xml:space="preserve">, </w:t>
          </w:r>
          <w:r>
            <w:rPr>
              <w:i/>
              <w:iCs/>
            </w:rPr>
            <w:t>118</w:t>
          </w:r>
          <w:r>
            <w:t>(37). https://doi.org/10.1073/pnas.2017063118</w:t>
          </w:r>
        </w:p>
        <w:p w14:paraId="08B60594" w14:textId="77777777" w:rsidR="00AB10EF" w:rsidRDefault="00AB10EF">
          <w:pPr>
            <w:autoSpaceDE w:val="0"/>
            <w:autoSpaceDN w:val="0"/>
            <w:ind w:hanging="480"/>
            <w:divId w:val="1799833914"/>
          </w:pPr>
          <w:proofErr w:type="spellStart"/>
          <w:r>
            <w:t>Sih</w:t>
          </w:r>
          <w:proofErr w:type="spellEnd"/>
          <w:r>
            <w:t xml:space="preserve">, A. (1992). Prey uncertainty and the balancing of antipredator and feeding needs. </w:t>
          </w:r>
          <w:r>
            <w:rPr>
              <w:i/>
              <w:iCs/>
            </w:rPr>
            <w:t>The American Naturalist</w:t>
          </w:r>
          <w:r>
            <w:t xml:space="preserve">, </w:t>
          </w:r>
          <w:r>
            <w:rPr>
              <w:i/>
              <w:iCs/>
            </w:rPr>
            <w:t>139</w:t>
          </w:r>
          <w:r>
            <w:t>(5), 1052–1069.</w:t>
          </w:r>
        </w:p>
        <w:p w14:paraId="4A00ABF2" w14:textId="77777777" w:rsidR="00AB10EF" w:rsidRDefault="00AB10EF">
          <w:pPr>
            <w:autoSpaceDE w:val="0"/>
            <w:autoSpaceDN w:val="0"/>
            <w:ind w:hanging="480"/>
            <w:divId w:val="1637907471"/>
          </w:pPr>
          <w:proofErr w:type="spellStart"/>
          <w:r>
            <w:t>Sinervo</w:t>
          </w:r>
          <w:proofErr w:type="spellEnd"/>
          <w:r>
            <w:t xml:space="preserve">, B. (1990). The evolution of maternal investment in lizards: an experimental and comparative analysis of egg size and its effects on offspring performance. </w:t>
          </w:r>
          <w:r>
            <w:rPr>
              <w:i/>
              <w:iCs/>
            </w:rPr>
            <w:t>Evolution</w:t>
          </w:r>
          <w:r>
            <w:t xml:space="preserve">, </w:t>
          </w:r>
          <w:r>
            <w:rPr>
              <w:i/>
              <w:iCs/>
            </w:rPr>
            <w:t>44</w:t>
          </w:r>
          <w:r>
            <w:t>(2), 279–294.</w:t>
          </w:r>
        </w:p>
        <w:p w14:paraId="16D15110" w14:textId="77777777" w:rsidR="00AB10EF" w:rsidRDefault="00AB10EF">
          <w:pPr>
            <w:autoSpaceDE w:val="0"/>
            <w:autoSpaceDN w:val="0"/>
            <w:ind w:hanging="480"/>
            <w:divId w:val="1975942858"/>
          </w:pPr>
          <w:proofErr w:type="spellStart"/>
          <w:r>
            <w:t>Sinervo</w:t>
          </w:r>
          <w:proofErr w:type="spellEnd"/>
          <w:r>
            <w:t xml:space="preserve">, B., Doughty, P., Huey, R. B., &amp; Zamudio, K. (1992). Allometric engineering: a causal analysis of natural selection on offspring size. </w:t>
          </w:r>
          <w:r>
            <w:rPr>
              <w:i/>
              <w:iCs/>
            </w:rPr>
            <w:t>Science</w:t>
          </w:r>
          <w:r>
            <w:t xml:space="preserve">, </w:t>
          </w:r>
          <w:r>
            <w:rPr>
              <w:i/>
              <w:iCs/>
            </w:rPr>
            <w:t>258</w:t>
          </w:r>
          <w:r>
            <w:t>, 1927–1930.</w:t>
          </w:r>
        </w:p>
        <w:p w14:paraId="771F86BC" w14:textId="77777777" w:rsidR="00AB10EF" w:rsidRDefault="00AB10EF">
          <w:pPr>
            <w:autoSpaceDE w:val="0"/>
            <w:autoSpaceDN w:val="0"/>
            <w:ind w:hanging="480"/>
            <w:divId w:val="809250435"/>
          </w:pPr>
          <w:r>
            <w:t xml:space="preserve">Singh, S. K., Das, D., &amp; </w:t>
          </w:r>
          <w:proofErr w:type="spellStart"/>
          <w:r>
            <w:t>Rhen</w:t>
          </w:r>
          <w:proofErr w:type="spellEnd"/>
          <w:r>
            <w:t xml:space="preserve">, T. (2020). Embryonic temperature programs phenotype in reptiles. </w:t>
          </w:r>
          <w:r>
            <w:rPr>
              <w:i/>
              <w:iCs/>
            </w:rPr>
            <w:t>Frontiers in Physiology</w:t>
          </w:r>
          <w:r>
            <w:t xml:space="preserve">, </w:t>
          </w:r>
          <w:r>
            <w:rPr>
              <w:i/>
              <w:iCs/>
            </w:rPr>
            <w:t>11</w:t>
          </w:r>
          <w:r>
            <w:t>, doi.org/10.3389/fphys.2020.00035. https://doi.org/10.3389/fphys.2020.00035</w:t>
          </w:r>
        </w:p>
        <w:p w14:paraId="0F80D5C8" w14:textId="77777777" w:rsidR="00AB10EF" w:rsidRDefault="00AB10EF">
          <w:pPr>
            <w:autoSpaceDE w:val="0"/>
            <w:autoSpaceDN w:val="0"/>
            <w:ind w:hanging="480"/>
            <w:divId w:val="2017461832"/>
          </w:pPr>
          <w:proofErr w:type="spellStart"/>
          <w:r>
            <w:lastRenderedPageBreak/>
            <w:t>Ślipiński</w:t>
          </w:r>
          <w:proofErr w:type="spellEnd"/>
          <w:r>
            <w:t xml:space="preserve">, P., Trigos-Peral, G., </w:t>
          </w:r>
          <w:proofErr w:type="spellStart"/>
          <w:r>
            <w:t>Maák</w:t>
          </w:r>
          <w:proofErr w:type="spellEnd"/>
          <w:r>
            <w:t xml:space="preserve">, I., </w:t>
          </w:r>
          <w:proofErr w:type="spellStart"/>
          <w:r>
            <w:t>Wojciechowska</w:t>
          </w:r>
          <w:proofErr w:type="spellEnd"/>
          <w:r>
            <w:t xml:space="preserve">, I., &amp; </w:t>
          </w:r>
          <w:proofErr w:type="spellStart"/>
          <w:r>
            <w:t>Witek</w:t>
          </w:r>
          <w:proofErr w:type="spellEnd"/>
          <w:r>
            <w:t xml:space="preserve">, M. (2021). The influence of age and development temperature on the temperature-related foraging risk of Formica cinerea ants.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75</w:t>
          </w:r>
          <w:r>
            <w:t>(7). https://doi.org/10.1007/s00265-021-03029-w</w:t>
          </w:r>
        </w:p>
        <w:p w14:paraId="5C961A51" w14:textId="77777777" w:rsidR="00AB10EF" w:rsidRDefault="00AB10EF">
          <w:pPr>
            <w:autoSpaceDE w:val="0"/>
            <w:autoSpaceDN w:val="0"/>
            <w:ind w:hanging="480"/>
            <w:divId w:val="1993482395"/>
          </w:pPr>
          <w:proofErr w:type="spellStart"/>
          <w:r>
            <w:t>Tiatragul</w:t>
          </w:r>
          <w:proofErr w:type="spellEnd"/>
          <w:r>
            <w:t xml:space="preserve">, S., Kurniawan, A., Kolbe, J. J., &amp; Warner, D. A. (2017). Embryos of non-native anoles are robust to urban thermal environments. </w:t>
          </w:r>
          <w:r>
            <w:rPr>
              <w:i/>
              <w:iCs/>
            </w:rPr>
            <w:t>Journal of Thermal Biology</w:t>
          </w:r>
          <w:r>
            <w:t xml:space="preserve">, </w:t>
          </w:r>
          <w:r>
            <w:rPr>
              <w:i/>
              <w:iCs/>
            </w:rPr>
            <w:t>65</w:t>
          </w:r>
          <w:r>
            <w:t>(March), 119–124. https://doi.org/10.1016/j.jtherbio.2017.02.021</w:t>
          </w:r>
        </w:p>
        <w:p w14:paraId="057C8C44" w14:textId="77777777" w:rsidR="00AB10EF" w:rsidRDefault="00AB10EF">
          <w:pPr>
            <w:autoSpaceDE w:val="0"/>
            <w:autoSpaceDN w:val="0"/>
            <w:ind w:hanging="480"/>
            <w:divId w:val="1836532927"/>
          </w:pPr>
          <w:r w:rsidRPr="00AB10EF">
            <w:rPr>
              <w:lang w:val="es-ES"/>
            </w:rPr>
            <w:t xml:space="preserve">Valenzuela, N., &amp; Lance, V. A. (2004). </w:t>
          </w:r>
          <w:r>
            <w:rPr>
              <w:i/>
              <w:iCs/>
            </w:rPr>
            <w:t>Temperature-Dependent Sex Determination in Vertebrates</w:t>
          </w:r>
          <w:r>
            <w:t>. Smithsonian Books.</w:t>
          </w:r>
        </w:p>
        <w:p w14:paraId="161DC354" w14:textId="77777777" w:rsidR="00AB10EF" w:rsidRDefault="00AB10EF">
          <w:pPr>
            <w:autoSpaceDE w:val="0"/>
            <w:autoSpaceDN w:val="0"/>
            <w:ind w:hanging="480"/>
            <w:divId w:val="1964800220"/>
          </w:pPr>
          <w:r>
            <w:t xml:space="preserve">Van Damme, R., Bauwens, D., </w:t>
          </w:r>
          <w:proofErr w:type="spellStart"/>
          <w:r>
            <w:t>Braña</w:t>
          </w:r>
          <w:proofErr w:type="spellEnd"/>
          <w:r>
            <w:t xml:space="preserve">, F., &amp; </w:t>
          </w:r>
          <w:proofErr w:type="spellStart"/>
          <w:r>
            <w:t>Verheyen</w:t>
          </w:r>
          <w:proofErr w:type="spellEnd"/>
          <w:r>
            <w:t xml:space="preserve">, R. (1992). Incubation temperature differentially affects hatching time, egg survival, and hatchling performance in the lizard </w:t>
          </w:r>
          <w:proofErr w:type="spellStart"/>
          <w:r>
            <w:t>Podarcis</w:t>
          </w:r>
          <w:proofErr w:type="spellEnd"/>
          <w:r>
            <w:t xml:space="preserve"> </w:t>
          </w:r>
          <w:proofErr w:type="spellStart"/>
          <w:r>
            <w:t>muralis</w:t>
          </w:r>
          <w:proofErr w:type="spellEnd"/>
          <w:r>
            <w:t xml:space="preserve">. </w:t>
          </w:r>
          <w:proofErr w:type="spellStart"/>
          <w:r>
            <w:rPr>
              <w:i/>
              <w:iCs/>
            </w:rPr>
            <w:t>Herpetologica</w:t>
          </w:r>
          <w:proofErr w:type="spellEnd"/>
          <w:r>
            <w:t xml:space="preserve">, </w:t>
          </w:r>
          <w:r>
            <w:rPr>
              <w:i/>
              <w:iCs/>
            </w:rPr>
            <w:t>48</w:t>
          </w:r>
          <w:r>
            <w:t>, 220–228.</w:t>
          </w:r>
        </w:p>
        <w:p w14:paraId="0EDB30F4" w14:textId="77777777" w:rsidR="00AB10EF" w:rsidRDefault="00AB10EF">
          <w:pPr>
            <w:autoSpaceDE w:val="0"/>
            <w:autoSpaceDN w:val="0"/>
            <w:ind w:hanging="480"/>
            <w:divId w:val="846140421"/>
          </w:pPr>
          <w:r>
            <w:t xml:space="preserve">Warner, D. A., &amp; Andrews, R. M. (2002). Laboratory and field experiments identify sources of variation in phenotypes and survival of hatchling lizards. </w:t>
          </w:r>
          <w:r>
            <w:rPr>
              <w:i/>
              <w:iCs/>
            </w:rPr>
            <w:t>Biological Journal of the Linnean Society</w:t>
          </w:r>
          <w:r>
            <w:t xml:space="preserve">, </w:t>
          </w:r>
          <w:r>
            <w:rPr>
              <w:i/>
              <w:iCs/>
            </w:rPr>
            <w:t>76</w:t>
          </w:r>
          <w:r>
            <w:t>(1), 105–124. https://doi.org/10.1046/j.1095-8312.2002.00054.x</w:t>
          </w:r>
        </w:p>
        <w:p w14:paraId="09F1C667" w14:textId="77777777" w:rsidR="00AB10EF" w:rsidRDefault="00AB10EF">
          <w:pPr>
            <w:autoSpaceDE w:val="0"/>
            <w:autoSpaceDN w:val="0"/>
            <w:ind w:hanging="480"/>
            <w:divId w:val="487942166"/>
          </w:pPr>
          <w:r>
            <w:t xml:space="preserve">Warner, D. A., &amp; </w:t>
          </w:r>
          <w:proofErr w:type="spellStart"/>
          <w:r>
            <w:t>Lovern</w:t>
          </w:r>
          <w:proofErr w:type="spellEnd"/>
          <w:r>
            <w:t xml:space="preserve">, M. B. (2014). The maternal environment affects offspring viability via an indirect effect of yolk investment on offspring size. </w:t>
          </w:r>
          <w:r>
            <w:rPr>
              <w:i/>
              <w:iCs/>
            </w:rPr>
            <w:t>Physiological and Biochemical Zoology</w:t>
          </w:r>
          <w:r>
            <w:t xml:space="preserve">, </w:t>
          </w:r>
          <w:r>
            <w:rPr>
              <w:i/>
              <w:iCs/>
            </w:rPr>
            <w:t>87</w:t>
          </w:r>
          <w:r>
            <w:t>(2), 276–287. https://doi.org/10.1086/674454</w:t>
          </w:r>
        </w:p>
        <w:p w14:paraId="1B551504" w14:textId="77777777" w:rsidR="00AB10EF" w:rsidRDefault="00AB10EF">
          <w:pPr>
            <w:autoSpaceDE w:val="0"/>
            <w:autoSpaceDN w:val="0"/>
            <w:ind w:hanging="480"/>
            <w:divId w:val="885600154"/>
          </w:pPr>
          <w:r>
            <w:t xml:space="preserve">Warner, D. A., </w:t>
          </w:r>
          <w:proofErr w:type="spellStart"/>
          <w:r>
            <w:t>Lovern</w:t>
          </w:r>
          <w:proofErr w:type="spellEnd"/>
          <w:r>
            <w:t xml:space="preserve">, M. B., &amp; Shine, R. (2007). Maternal nutrition affects reproductive output and sex allocation in a lizard with environmental sex determination. </w:t>
          </w:r>
          <w:r>
            <w:rPr>
              <w:i/>
              <w:iCs/>
            </w:rPr>
            <w:t>Proceedings of the Royal Society B: Biological Sciences</w:t>
          </w:r>
          <w:r>
            <w:t xml:space="preserve">, </w:t>
          </w:r>
          <w:r>
            <w:rPr>
              <w:i/>
              <w:iCs/>
            </w:rPr>
            <w:t>274</w:t>
          </w:r>
          <w:r>
            <w:t>(1611), 883–890. https://doi.org/10.1098/rspb.2006.0105</w:t>
          </w:r>
        </w:p>
        <w:p w14:paraId="2A140BC1" w14:textId="77777777" w:rsidR="00AB10EF" w:rsidRDefault="00AB10EF">
          <w:pPr>
            <w:autoSpaceDE w:val="0"/>
            <w:autoSpaceDN w:val="0"/>
            <w:ind w:hanging="480"/>
            <w:divId w:val="776414244"/>
          </w:pPr>
          <w:r>
            <w:t>Webb, J. K., Brown, G. P., &amp; Shine, R. (2001). Body size, locomotor speed and antipredator behaviour in a tropical snake (</w:t>
          </w:r>
          <w:proofErr w:type="spellStart"/>
          <w:r>
            <w:t>Tropidonophis</w:t>
          </w:r>
          <w:proofErr w:type="spellEnd"/>
          <w:r>
            <w:t xml:space="preserve"> </w:t>
          </w:r>
          <w:proofErr w:type="spellStart"/>
          <w:r>
            <w:t>mairii</w:t>
          </w:r>
          <w:proofErr w:type="spellEnd"/>
          <w:r>
            <w:t xml:space="preserve">, </w:t>
          </w:r>
          <w:proofErr w:type="spellStart"/>
          <w:r>
            <w:t>colubridae</w:t>
          </w:r>
          <w:proofErr w:type="spellEnd"/>
          <w:r>
            <w:t xml:space="preserve">): The influence of incubation environments and genetic factors. </w:t>
          </w:r>
          <w:r>
            <w:rPr>
              <w:i/>
              <w:iCs/>
            </w:rPr>
            <w:t>Functional Ecology</w:t>
          </w:r>
          <w:r>
            <w:t xml:space="preserve">, </w:t>
          </w:r>
          <w:r>
            <w:rPr>
              <w:i/>
              <w:iCs/>
            </w:rPr>
            <w:t>15</w:t>
          </w:r>
          <w:r>
            <w:t>(5), 561–568. https://doi.org/10.1046/j.0269-8463.2001.00570.x</w:t>
          </w:r>
        </w:p>
        <w:p w14:paraId="5E13A1A9" w14:textId="77777777" w:rsidR="00AB10EF" w:rsidRDefault="00AB10EF">
          <w:pPr>
            <w:autoSpaceDE w:val="0"/>
            <w:autoSpaceDN w:val="0"/>
            <w:ind w:hanging="480"/>
            <w:divId w:val="295382404"/>
          </w:pPr>
          <w:r>
            <w:t xml:space="preserve">Webb, J. K., Shine, R., &amp; Christian, K. A. (2006). The adaptive significance of reptilian viviparity in the tropics: testing the maternal manipulation hypothesis. </w:t>
          </w:r>
          <w:r>
            <w:rPr>
              <w:i/>
              <w:iCs/>
            </w:rPr>
            <w:t>Evolution</w:t>
          </w:r>
          <w:r>
            <w:t xml:space="preserve">, </w:t>
          </w:r>
          <w:r>
            <w:rPr>
              <w:i/>
              <w:iCs/>
            </w:rPr>
            <w:t>60</w:t>
          </w:r>
          <w:r>
            <w:t>, 115. https://doi.org/10.1554/05-460.1</w:t>
          </w:r>
        </w:p>
        <w:p w14:paraId="322DB33A" w14:textId="77777777" w:rsidR="00AB10EF" w:rsidRDefault="00AB10EF">
          <w:pPr>
            <w:autoSpaceDE w:val="0"/>
            <w:autoSpaceDN w:val="0"/>
            <w:ind w:hanging="480"/>
            <w:divId w:val="1031882964"/>
          </w:pPr>
          <w:r>
            <w:t xml:space="preserve">Wilson, S., &amp; Swan, G. (2010). </w:t>
          </w:r>
          <w:r>
            <w:rPr>
              <w:i/>
              <w:iCs/>
            </w:rPr>
            <w:t>A complete guide to reptiles of Australia</w:t>
          </w:r>
          <w:r>
            <w:t xml:space="preserve"> (3rd ed.). Reed New Holland, Sydney.</w:t>
          </w:r>
        </w:p>
        <w:p w14:paraId="1E4181F4" w14:textId="77777777" w:rsidR="00AB10EF" w:rsidRDefault="00AB10EF">
          <w:pPr>
            <w:autoSpaceDE w:val="0"/>
            <w:autoSpaceDN w:val="0"/>
            <w:ind w:hanging="480"/>
            <w:divId w:val="6636410"/>
          </w:pPr>
          <w:r>
            <w:t xml:space="preserve">Wolf, J. B., &amp; Wade, M. J. (2009). What are maternal effects (and what are they not)? </w:t>
          </w:r>
          <w:r>
            <w:rPr>
              <w:i/>
              <w:iCs/>
            </w:rPr>
            <w:t>Philosophical Transactions of the Royal Society B: Biological Sciences</w:t>
          </w:r>
          <w:r>
            <w:t xml:space="preserve">, </w:t>
          </w:r>
          <w:r>
            <w:rPr>
              <w:i/>
              <w:iCs/>
            </w:rPr>
            <w:t>364</w:t>
          </w:r>
          <w:r>
            <w:t>(1520), 1107–1115. https://doi.org/10.1098/rstb.2008.0238</w:t>
          </w:r>
        </w:p>
        <w:p w14:paraId="522324DD" w14:textId="77777777" w:rsidR="00AB10EF" w:rsidRDefault="00AB10EF">
          <w:pPr>
            <w:autoSpaceDE w:val="0"/>
            <w:autoSpaceDN w:val="0"/>
            <w:ind w:hanging="480"/>
            <w:divId w:val="1033768069"/>
          </w:pPr>
          <w:r>
            <w:t xml:space="preserve">Yeh, P. J., &amp; Price, T. D. (2004). Adaptive phenotypic plasticity and the successful colonization of a novel environment. </w:t>
          </w:r>
          <w:r>
            <w:rPr>
              <w:i/>
              <w:iCs/>
            </w:rPr>
            <w:t>American Naturalist</w:t>
          </w:r>
          <w:r>
            <w:t xml:space="preserve">, </w:t>
          </w:r>
          <w:r>
            <w:rPr>
              <w:i/>
              <w:iCs/>
            </w:rPr>
            <w:t>164</w:t>
          </w:r>
          <w:r>
            <w:t>(4), 531–542. https://doi.org/10.1086/423825</w:t>
          </w:r>
        </w:p>
        <w:p w14:paraId="4E1A48A0" w14:textId="294A071B" w:rsidR="00E7515C" w:rsidRPr="004041B3" w:rsidRDefault="00AB10EF" w:rsidP="00E7515C">
          <w:r>
            <w:t> </w:t>
          </w:r>
        </w:p>
      </w:sdtContent>
    </w:sdt>
    <w:p w14:paraId="61610F85" w14:textId="77777777" w:rsidR="00E7515C" w:rsidRPr="004041B3" w:rsidRDefault="00E7515C" w:rsidP="00E7515C"/>
    <w:p w14:paraId="639D42A5" w14:textId="77777777" w:rsidR="00E7515C" w:rsidRPr="004041B3" w:rsidRDefault="00E7515C" w:rsidP="00E7515C">
      <w:r w:rsidRPr="004041B3">
        <w:br w:type="page"/>
      </w:r>
    </w:p>
    <w:p w14:paraId="2312B246" w14:textId="77777777" w:rsidR="00E7515C" w:rsidRPr="004041B3" w:rsidRDefault="00E7515C" w:rsidP="00E7515C">
      <w:pPr>
        <w:rPr>
          <w:b/>
          <w:bCs/>
          <w:sz w:val="32"/>
          <w:szCs w:val="32"/>
        </w:rPr>
      </w:pPr>
      <w:r w:rsidRPr="004041B3">
        <w:rPr>
          <w:b/>
          <w:bCs/>
          <w:sz w:val="32"/>
          <w:szCs w:val="32"/>
        </w:rPr>
        <w:lastRenderedPageBreak/>
        <w:t>Figures</w:t>
      </w:r>
    </w:p>
    <w:p w14:paraId="1F4DE459" w14:textId="77777777" w:rsidR="00E7515C" w:rsidRPr="004041B3" w:rsidRDefault="00E7515C" w:rsidP="00E7515C"/>
    <w:p w14:paraId="0A3DF7A9" w14:textId="4C3A79B5" w:rsidR="00E7515C" w:rsidRPr="004041B3" w:rsidRDefault="00E7515C" w:rsidP="00E7515C"/>
    <w:p w14:paraId="0652D342" w14:textId="60C862A4" w:rsidR="00E7515C" w:rsidRPr="004041B3" w:rsidRDefault="00E7515C" w:rsidP="00E7515C">
      <w:r w:rsidRPr="004041B3">
        <w:t>Figure 1.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 xml:space="preserve">reduced vs </w:t>
      </w:r>
      <w:r w:rsidRPr="004041B3">
        <w:t xml:space="preserve">control) in morphological traits of </w:t>
      </w:r>
      <w:r w:rsidRPr="004041B3">
        <w:rPr>
          <w:i/>
          <w:iCs/>
        </w:rPr>
        <w:t xml:space="preserve">L. </w:t>
      </w:r>
      <w:proofErr w:type="spellStart"/>
      <w:r w:rsidRPr="004041B3">
        <w:rPr>
          <w:i/>
          <w:iCs/>
        </w:rPr>
        <w:t>delicata</w:t>
      </w:r>
      <w:proofErr w:type="spellEnd"/>
      <w:r w:rsidRPr="004041B3">
        <w:t xml:space="preserve"> (a, b and c) and </w:t>
      </w:r>
      <w:r w:rsidRPr="004041B3">
        <w:rPr>
          <w:i/>
          <w:iCs/>
        </w:rPr>
        <w:t xml:space="preserve">L. </w:t>
      </w:r>
      <w:proofErr w:type="spellStart"/>
      <w:r w:rsidRPr="004041B3">
        <w:rPr>
          <w:i/>
          <w:iCs/>
        </w:rPr>
        <w:t>guichenoti</w:t>
      </w:r>
      <w:proofErr w:type="spellEnd"/>
      <w:r w:rsidRPr="004041B3">
        <w:t xml:space="preserve"> (d, e and f). </w:t>
      </w:r>
      <w:proofErr w:type="spellStart"/>
      <w:r w:rsidR="000F24C7">
        <w:t>n.s</w:t>
      </w:r>
      <w:proofErr w:type="spellEnd"/>
      <w:r w:rsidR="000F24C7">
        <w:t>. = non-significant. The horizontal line represents the interactions o</w:t>
      </w:r>
      <w:commentRangeStart w:id="375"/>
      <w:commentRangeStart w:id="376"/>
      <w:commentRangeStart w:id="377"/>
      <w:r w:rsidR="000F24C7">
        <w:t xml:space="preserve">r main effects that had a statistically significant effect. </w:t>
      </w:r>
      <w:commentRangeEnd w:id="375"/>
      <w:r w:rsidR="00FA111B">
        <w:rPr>
          <w:rStyle w:val="CommentReference"/>
          <w:rFonts w:asciiTheme="minorHAnsi" w:eastAsiaTheme="minorHAnsi" w:hAnsiTheme="minorHAnsi" w:cstheme="minorBidi"/>
          <w:lang w:val="en-NZ" w:eastAsia="en-US"/>
        </w:rPr>
        <w:commentReference w:id="375"/>
      </w:r>
      <w:commentRangeEnd w:id="376"/>
      <w:r w:rsidR="00503A3B">
        <w:rPr>
          <w:rStyle w:val="CommentReference"/>
          <w:rFonts w:asciiTheme="minorHAnsi" w:eastAsiaTheme="minorHAnsi" w:hAnsiTheme="minorHAnsi" w:cstheme="minorBidi"/>
          <w:lang w:val="en-NZ" w:eastAsia="en-US"/>
        </w:rPr>
        <w:commentReference w:id="376"/>
      </w:r>
      <w:commentRangeEnd w:id="377"/>
      <w:r w:rsidR="0087034E">
        <w:rPr>
          <w:rStyle w:val="CommentReference"/>
          <w:rFonts w:asciiTheme="minorHAnsi" w:eastAsiaTheme="minorHAnsi" w:hAnsiTheme="minorHAnsi" w:cstheme="minorBidi"/>
          <w:lang w:val="en-NZ" w:eastAsia="en-US"/>
        </w:rPr>
        <w:commentReference w:id="377"/>
      </w:r>
    </w:p>
    <w:p w14:paraId="327F3BAE" w14:textId="66AE158F" w:rsidR="00E7515C" w:rsidRPr="004041B3" w:rsidRDefault="00FC4469" w:rsidP="00E7515C">
      <w:r>
        <w:rPr>
          <w:noProof/>
        </w:rPr>
        <w:drawing>
          <wp:inline distT="0" distB="0" distL="0" distR="0" wp14:anchorId="3F7E0DA7" wp14:editId="4B53753D">
            <wp:extent cx="4039963" cy="5270763"/>
            <wp:effectExtent l="0" t="0" r="0" b="0"/>
            <wp:docPr id="3" name="Picture 3"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shap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6258" cy="5292022"/>
                    </a:xfrm>
                    <a:prstGeom prst="rect">
                      <a:avLst/>
                    </a:prstGeom>
                  </pic:spPr>
                </pic:pic>
              </a:graphicData>
            </a:graphic>
          </wp:inline>
        </w:drawing>
      </w:r>
    </w:p>
    <w:p w14:paraId="56215E99" w14:textId="77777777" w:rsidR="00E7515C" w:rsidRPr="004041B3" w:rsidRDefault="00E7515C" w:rsidP="00E7515C"/>
    <w:p w14:paraId="5936EBFF" w14:textId="77777777" w:rsidR="00E7515C" w:rsidRDefault="00E7515C" w:rsidP="00E7515C"/>
    <w:p w14:paraId="2B087C5D" w14:textId="7A5BFD20" w:rsidR="00E7515C" w:rsidRDefault="00E7515C" w:rsidP="00E7515C"/>
    <w:p w14:paraId="7F97D6BF" w14:textId="7F0AAEE3" w:rsidR="00E7515C" w:rsidRPr="004041B3" w:rsidRDefault="00E7515C" w:rsidP="00E7515C">
      <w:r w:rsidRPr="004041B3">
        <w:t>Figure 2.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 vs</w:t>
      </w:r>
      <w:r w:rsidRPr="004041B3">
        <w:t xml:space="preserve"> control) in lizard performance: distance moved</w:t>
      </w:r>
      <w:r>
        <w:t xml:space="preserve"> and </w:t>
      </w:r>
      <w:r w:rsidRPr="004041B3">
        <w:t xml:space="preserve">running </w:t>
      </w:r>
      <w:r>
        <w:t>velocity</w:t>
      </w:r>
      <w:r w:rsidRPr="004041B3">
        <w:t xml:space="preserve"> (25 cm</w:t>
      </w:r>
      <w:r>
        <w:t xml:space="preserve"> </w:t>
      </w:r>
      <w:proofErr w:type="spellStart"/>
      <w:r>
        <w:t>burnst</w:t>
      </w:r>
      <w:proofErr w:type="spellEnd"/>
      <w:r w:rsidRPr="004041B3">
        <w:t xml:space="preserve"> and 1 m). </w:t>
      </w:r>
      <w:r w:rsidRPr="004041B3">
        <w:rPr>
          <w:i/>
          <w:iCs/>
        </w:rPr>
        <w:t xml:space="preserve">L. </w:t>
      </w:r>
      <w:proofErr w:type="spellStart"/>
      <w:r w:rsidRPr="004041B3">
        <w:rPr>
          <w:i/>
          <w:iCs/>
        </w:rPr>
        <w:t>delicata</w:t>
      </w:r>
      <w:proofErr w:type="spellEnd"/>
      <w:r w:rsidRPr="004041B3">
        <w:t xml:space="preserve"> panels a, b and c, and </w:t>
      </w:r>
      <w:r w:rsidRPr="004041B3">
        <w:rPr>
          <w:i/>
          <w:iCs/>
        </w:rPr>
        <w:t xml:space="preserve">L. </w:t>
      </w:r>
      <w:proofErr w:type="spellStart"/>
      <w:r w:rsidRPr="004041B3">
        <w:rPr>
          <w:i/>
          <w:iCs/>
        </w:rPr>
        <w:t>guichenoti</w:t>
      </w:r>
      <w:proofErr w:type="spellEnd"/>
      <w:r w:rsidRPr="004041B3">
        <w:t xml:space="preserve"> panels d, e and f. </w:t>
      </w:r>
      <w:r>
        <w:t xml:space="preserve">Note: 3 datapoints (raw data &gt; 10s and &lt; 0.01s) in the 25 burst of </w:t>
      </w:r>
      <w:r w:rsidRPr="00395CA1">
        <w:rPr>
          <w:i/>
          <w:iCs/>
        </w:rPr>
        <w:t xml:space="preserve">L. </w:t>
      </w:r>
      <w:proofErr w:type="spellStart"/>
      <w:r w:rsidRPr="00395CA1">
        <w:rPr>
          <w:i/>
          <w:iCs/>
        </w:rPr>
        <w:t>delicata</w:t>
      </w:r>
      <w:proofErr w:type="spellEnd"/>
      <w:r>
        <w:t xml:space="preserve"> were removed for visualization reasons. </w:t>
      </w:r>
      <w:proofErr w:type="spellStart"/>
      <w:r w:rsidR="000F24C7">
        <w:t>n.s</w:t>
      </w:r>
      <w:proofErr w:type="spellEnd"/>
      <w:r w:rsidR="000F24C7">
        <w:t xml:space="preserve">. = non-significant. The horizontal line represents the interactions </w:t>
      </w:r>
      <w:r w:rsidR="00DA698F">
        <w:t>and/</w:t>
      </w:r>
      <w:r w:rsidR="000F24C7">
        <w:t>or main effects that had a statistically significant effect.</w:t>
      </w:r>
    </w:p>
    <w:p w14:paraId="7F164ADA" w14:textId="7A835D75" w:rsidR="00E7515C" w:rsidRPr="004041B3" w:rsidRDefault="00FC4469" w:rsidP="00E7515C">
      <w:r>
        <w:rPr>
          <w:noProof/>
        </w:rPr>
        <w:lastRenderedPageBreak/>
        <w:drawing>
          <wp:inline distT="0" distB="0" distL="0" distR="0" wp14:anchorId="1CA53B4E" wp14:editId="63E785F3">
            <wp:extent cx="4706916" cy="6106467"/>
            <wp:effectExtent l="0" t="0" r="5080" b="2540"/>
            <wp:docPr id="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486" cy="6118882"/>
                    </a:xfrm>
                    <a:prstGeom prst="rect">
                      <a:avLst/>
                    </a:prstGeom>
                  </pic:spPr>
                </pic:pic>
              </a:graphicData>
            </a:graphic>
          </wp:inline>
        </w:drawing>
      </w:r>
    </w:p>
    <w:p w14:paraId="15429BF0" w14:textId="77777777" w:rsidR="00E7515C" w:rsidRPr="004041B3" w:rsidRDefault="00E7515C" w:rsidP="00E7515C"/>
    <w:p w14:paraId="3764FAB7" w14:textId="77777777" w:rsidR="00E7515C" w:rsidRPr="004041B3" w:rsidRDefault="00E7515C" w:rsidP="00E7515C"/>
    <w:p w14:paraId="37F2FE9F" w14:textId="39C50920" w:rsidR="00E7515C" w:rsidRDefault="00E7515C" w:rsidP="00E7515C">
      <w:r w:rsidRPr="004041B3">
        <w:t>Figure 3.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w:t>
      </w:r>
      <w:r w:rsidRPr="004041B3">
        <w:t>, control) in lizard antipredator behaviour: time hiding (time, in seconds, since the lizard hided in the refuge until the head</w:t>
      </w:r>
      <w:r w:rsidR="00E7176F">
        <w:t xml:space="preserve"> was visible</w:t>
      </w:r>
      <w:r w:rsidRPr="004041B3">
        <w:t xml:space="preserve">) and time to active (time </w:t>
      </w:r>
      <w:r w:rsidR="00E7176F">
        <w:t>before resuming activity)</w:t>
      </w:r>
      <w:r w:rsidRPr="004041B3">
        <w:t xml:space="preserve">. </w:t>
      </w:r>
      <w:r w:rsidRPr="004041B3">
        <w:rPr>
          <w:i/>
          <w:iCs/>
        </w:rPr>
        <w:t xml:space="preserve">L. </w:t>
      </w:r>
      <w:proofErr w:type="spellStart"/>
      <w:r w:rsidRPr="004041B3">
        <w:rPr>
          <w:i/>
          <w:iCs/>
        </w:rPr>
        <w:t>delicata</w:t>
      </w:r>
      <w:proofErr w:type="spellEnd"/>
      <w:r w:rsidRPr="004041B3">
        <w:t xml:space="preserve"> panels a and b, and </w:t>
      </w:r>
      <w:r w:rsidRPr="004041B3">
        <w:rPr>
          <w:i/>
          <w:iCs/>
        </w:rPr>
        <w:t xml:space="preserve">L. </w:t>
      </w:r>
      <w:proofErr w:type="spellStart"/>
      <w:r w:rsidRPr="004041B3">
        <w:rPr>
          <w:i/>
          <w:iCs/>
        </w:rPr>
        <w:t>guichenoti</w:t>
      </w:r>
      <w:proofErr w:type="spellEnd"/>
      <w:r w:rsidRPr="004041B3">
        <w:t xml:space="preserve"> panels c and d. </w:t>
      </w:r>
      <w:proofErr w:type="spellStart"/>
      <w:r w:rsidR="000F24C7">
        <w:t>n.s</w:t>
      </w:r>
      <w:proofErr w:type="spellEnd"/>
      <w:r w:rsidR="000F24C7">
        <w:t xml:space="preserve">. = non-significant. The horizontal line represents the interactions or main effects that had a statistically significant effect. </w:t>
      </w:r>
      <w:r w:rsidRPr="004041B3">
        <w:t xml:space="preserve"> </w:t>
      </w:r>
    </w:p>
    <w:p w14:paraId="56FBE25F" w14:textId="6D812F46" w:rsidR="00FC4469" w:rsidRPr="004041B3" w:rsidRDefault="00FC4469" w:rsidP="00E7515C">
      <w:r>
        <w:rPr>
          <w:noProof/>
        </w:rPr>
        <w:lastRenderedPageBreak/>
        <w:drawing>
          <wp:inline distT="0" distB="0" distL="0" distR="0" wp14:anchorId="0FFF8D30" wp14:editId="10274C65">
            <wp:extent cx="2891532" cy="5400828"/>
            <wp:effectExtent l="0" t="0" r="4445" b="0"/>
            <wp:docPr id="1" name="Picture 1" descr="A graph of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time and ti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470" cy="5443672"/>
                    </a:xfrm>
                    <a:prstGeom prst="rect">
                      <a:avLst/>
                    </a:prstGeom>
                  </pic:spPr>
                </pic:pic>
              </a:graphicData>
            </a:graphic>
          </wp:inline>
        </w:drawing>
      </w:r>
    </w:p>
    <w:p w14:paraId="001EDFD3" w14:textId="77777777" w:rsidR="00E7515C" w:rsidRPr="004041B3" w:rsidRDefault="00E7515C" w:rsidP="00E7515C">
      <w:r w:rsidRPr="004041B3">
        <w:br w:type="page"/>
      </w:r>
    </w:p>
    <w:p w14:paraId="3B7D4EC3" w14:textId="77777777" w:rsidR="00E7515C" w:rsidRPr="00AD3AAB" w:rsidRDefault="00E7515C" w:rsidP="00E7515C"/>
    <w:p w14:paraId="51434FA7" w14:textId="77777777" w:rsidR="00E7515C" w:rsidRPr="00505C30" w:rsidRDefault="00E7515C" w:rsidP="00E7515C"/>
    <w:p w14:paraId="1E53A677" w14:textId="77777777" w:rsidR="009C4DAE" w:rsidRPr="00E7515C" w:rsidRDefault="009C4DAE"/>
    <w:sectPr w:rsidR="009C4DAE" w:rsidRPr="00E7515C" w:rsidSect="004254F2">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ider Iglesias" w:date="2023-07-18T19:58:00Z" w:initials="MI">
    <w:p w14:paraId="0AF4CA6E" w14:textId="0D4CFA08" w:rsidR="00852E61" w:rsidRDefault="00852E61">
      <w:pPr>
        <w:pStyle w:val="CommentText"/>
      </w:pPr>
      <w:r>
        <w:rPr>
          <w:rStyle w:val="CommentReference"/>
        </w:rPr>
        <w:annotationRef/>
      </w:r>
      <w:r>
        <w:t xml:space="preserve">The title is a bit difficult since one species yes, the other not etc. </w:t>
      </w:r>
    </w:p>
  </w:comment>
  <w:comment w:id="1" w:author="Daniel Noble" w:date="2023-07-28T11:34:00Z" w:initials="DN">
    <w:p w14:paraId="09A18A74" w14:textId="322145D6" w:rsidR="00D96BCE" w:rsidRDefault="00D96BCE">
      <w:pPr>
        <w:pStyle w:val="CommentText"/>
      </w:pPr>
      <w:r>
        <w:rPr>
          <w:rStyle w:val="CommentReference"/>
        </w:rPr>
        <w:annotationRef/>
      </w:r>
      <w:r>
        <w:t xml:space="preserve">I’m not quite clear on what you want to say here? Do we need this sentence or can we just jump </w:t>
      </w:r>
      <w:proofErr w:type="spellStart"/>
      <w:r>
        <w:t>straitht</w:t>
      </w:r>
      <w:proofErr w:type="spellEnd"/>
      <w:r>
        <w:t xml:space="preserve"> to “Here we explored…:?</w:t>
      </w:r>
    </w:p>
  </w:comment>
  <w:comment w:id="2" w:author="Maider Iglesias" w:date="2023-09-12T23:33:00Z" w:initials="MI">
    <w:p w14:paraId="533A5C91" w14:textId="61EE5F42" w:rsidR="00330B59" w:rsidRDefault="00330B59">
      <w:pPr>
        <w:pStyle w:val="CommentText"/>
      </w:pPr>
      <w:r>
        <w:rPr>
          <w:rStyle w:val="CommentReference"/>
        </w:rPr>
        <w:annotationRef/>
      </w:r>
      <w:r>
        <w:t>This was to briefly try to introduce why two species, saying that life-history traits can shape the extent and direction of the responses but I did not want to go too much into detail.</w:t>
      </w:r>
    </w:p>
  </w:comment>
  <w:comment w:id="3" w:author="Maider Iglesias" w:date="2023-06-08T17:58:00Z" w:initials="MI">
    <w:p w14:paraId="627AD381" w14:textId="77777777" w:rsidR="00E7515C" w:rsidRDefault="00E7515C" w:rsidP="00E7515C">
      <w:pPr>
        <w:pStyle w:val="Heading3"/>
        <w:shd w:val="clear" w:color="auto" w:fill="FFFFFF"/>
        <w:spacing w:before="0" w:after="30" w:line="285" w:lineRule="atLeast"/>
        <w:ind w:right="1500"/>
        <w:rPr>
          <w:rFonts w:ascii="Arial" w:hAnsi="Arial" w:cs="Arial"/>
          <w:color w:val="222222"/>
          <w:sz w:val="26"/>
          <w:szCs w:val="26"/>
          <w:lang w:val="en-AU"/>
        </w:rPr>
      </w:pPr>
      <w:r>
        <w:rPr>
          <w:rStyle w:val="CommentReference"/>
        </w:rPr>
        <w:annotationRef/>
      </w:r>
      <w:r>
        <w:t xml:space="preserve">Do you mean </w:t>
      </w:r>
      <w:hyperlink r:id="rId1" w:history="1">
        <w:r>
          <w:rPr>
            <w:rStyle w:val="Hyperlink"/>
            <w:rFonts w:ascii="Arial" w:hAnsi="Arial" w:cs="Arial"/>
            <w:b/>
            <w:bCs/>
            <w:color w:val="1A0DAB"/>
            <w:sz w:val="26"/>
            <w:szCs w:val="26"/>
          </w:rPr>
          <w:t>Testing adaptation using </w:t>
        </w:r>
        <w:r>
          <w:rPr>
            <w:rStyle w:val="Hyperlink"/>
            <w:rFonts w:ascii="Arial" w:hAnsi="Arial" w:cs="Arial"/>
            <w:color w:val="1A0DAB"/>
            <w:sz w:val="26"/>
            <w:szCs w:val="26"/>
          </w:rPr>
          <w:t>phenotypic </w:t>
        </w:r>
        <w:r>
          <w:rPr>
            <w:rStyle w:val="Hyperlink"/>
            <w:rFonts w:ascii="Arial" w:hAnsi="Arial" w:cs="Arial"/>
            <w:b/>
            <w:bCs/>
            <w:color w:val="1A0DAB"/>
            <w:sz w:val="26"/>
            <w:szCs w:val="26"/>
          </w:rPr>
          <w:t>manipulations</w:t>
        </w:r>
      </w:hyperlink>
    </w:p>
    <w:p w14:paraId="1D10DB66" w14:textId="26DBAD9A" w:rsidR="00E7515C" w:rsidRPr="003A112D" w:rsidRDefault="007B5CE9" w:rsidP="00E7515C">
      <w:pPr>
        <w:shd w:val="clear" w:color="auto" w:fill="FFFFFF"/>
        <w:rPr>
          <w:rFonts w:ascii="Arial" w:hAnsi="Arial" w:cs="Arial"/>
          <w:color w:val="006621"/>
          <w:sz w:val="20"/>
          <w:szCs w:val="20"/>
          <w:lang w:val="es-ES"/>
        </w:rPr>
      </w:pPr>
      <w:hyperlink r:id="rId2" w:history="1">
        <w:r w:rsidR="00E7515C" w:rsidRPr="003A112D">
          <w:rPr>
            <w:rStyle w:val="Hyperlink"/>
            <w:rFonts w:ascii="Arial" w:hAnsi="Arial" w:cs="Arial"/>
            <w:color w:val="006621"/>
            <w:lang w:val="es-ES"/>
          </w:rPr>
          <w:t>B </w:t>
        </w:r>
        <w:proofErr w:type="spellStart"/>
        <w:r w:rsidR="00E7515C" w:rsidRPr="003A112D">
          <w:rPr>
            <w:rStyle w:val="Hyperlink"/>
            <w:rFonts w:ascii="Arial" w:hAnsi="Arial" w:cs="Arial"/>
            <w:b/>
            <w:bCs/>
            <w:color w:val="006621"/>
            <w:lang w:val="es-ES"/>
          </w:rPr>
          <w:t>Sinervo</w:t>
        </w:r>
        <w:proofErr w:type="spellEnd"/>
      </w:hyperlink>
      <w:r w:rsidR="00E7515C" w:rsidRPr="003A112D">
        <w:rPr>
          <w:rFonts w:ascii="Arial" w:hAnsi="Arial" w:cs="Arial"/>
          <w:color w:val="006621"/>
          <w:sz w:val="20"/>
          <w:szCs w:val="20"/>
          <w:lang w:val="es-ES"/>
        </w:rPr>
        <w:t>, </w:t>
      </w:r>
      <w:hyperlink r:id="rId3" w:history="1">
        <w:r w:rsidR="00E7515C" w:rsidRPr="003A112D">
          <w:rPr>
            <w:rStyle w:val="Hyperlink"/>
            <w:rFonts w:ascii="Arial" w:hAnsi="Arial" w:cs="Arial"/>
            <w:color w:val="006621"/>
            <w:lang w:val="es-ES"/>
          </w:rPr>
          <w:t xml:space="preserve">AL </w:t>
        </w:r>
        <w:proofErr w:type="spellStart"/>
        <w:r w:rsidR="00E7515C" w:rsidRPr="003A112D">
          <w:rPr>
            <w:rStyle w:val="Hyperlink"/>
            <w:rFonts w:ascii="Arial" w:hAnsi="Arial" w:cs="Arial"/>
            <w:color w:val="006621"/>
            <w:lang w:val="es-ES"/>
          </w:rPr>
          <w:t>Basolo</w:t>
        </w:r>
        <w:proofErr w:type="spellEnd"/>
      </w:hyperlink>
      <w:r w:rsidR="00E7515C" w:rsidRPr="003A112D">
        <w:rPr>
          <w:rFonts w:ascii="Arial" w:hAnsi="Arial" w:cs="Arial"/>
          <w:color w:val="006621"/>
          <w:sz w:val="20"/>
          <w:szCs w:val="20"/>
          <w:lang w:val="es-ES"/>
        </w:rPr>
        <w:t> </w:t>
      </w:r>
      <w:r w:rsidR="00330B59">
        <w:rPr>
          <w:rFonts w:ascii="Arial" w:hAnsi="Arial" w:cs="Arial"/>
          <w:color w:val="006621"/>
          <w:sz w:val="20"/>
          <w:szCs w:val="20"/>
          <w:lang w:val="es-ES"/>
        </w:rPr>
        <w:t>–</w:t>
      </w:r>
      <w:r w:rsidR="00E7515C" w:rsidRPr="003A112D">
        <w:rPr>
          <w:rFonts w:ascii="Arial" w:hAnsi="Arial" w:cs="Arial"/>
          <w:color w:val="006621"/>
          <w:sz w:val="20"/>
          <w:szCs w:val="20"/>
          <w:lang w:val="es-ES"/>
        </w:rPr>
        <w:t xml:space="preserve"> </w:t>
      </w:r>
      <w:proofErr w:type="spellStart"/>
      <w:r w:rsidR="00E7515C" w:rsidRPr="003A112D">
        <w:rPr>
          <w:rFonts w:ascii="Arial" w:hAnsi="Arial" w:cs="Arial"/>
          <w:color w:val="006621"/>
          <w:sz w:val="20"/>
          <w:szCs w:val="20"/>
          <w:lang w:val="es-ES"/>
        </w:rPr>
        <w:t>Adaptation</w:t>
      </w:r>
      <w:proofErr w:type="spellEnd"/>
      <w:r w:rsidR="00E7515C" w:rsidRPr="003A112D">
        <w:rPr>
          <w:rFonts w:ascii="Arial" w:hAnsi="Arial" w:cs="Arial"/>
          <w:color w:val="006621"/>
          <w:sz w:val="20"/>
          <w:szCs w:val="20"/>
          <w:lang w:val="es-ES"/>
        </w:rPr>
        <w:t xml:space="preserve">, 1996 </w:t>
      </w:r>
      <w:r w:rsidR="00330B59">
        <w:rPr>
          <w:rFonts w:ascii="Arial" w:hAnsi="Arial" w:cs="Arial"/>
          <w:color w:val="006621"/>
          <w:sz w:val="20"/>
          <w:szCs w:val="20"/>
          <w:lang w:val="es-ES"/>
        </w:rPr>
        <w:t>–</w:t>
      </w:r>
    </w:p>
    <w:p w14:paraId="2ABDA23C" w14:textId="77777777" w:rsidR="00E7515C" w:rsidRPr="003A112D" w:rsidRDefault="00E7515C" w:rsidP="00E7515C">
      <w:pPr>
        <w:pStyle w:val="CommentText"/>
        <w:rPr>
          <w:lang w:val="es-ES"/>
        </w:rPr>
      </w:pPr>
    </w:p>
  </w:comment>
  <w:comment w:id="4" w:author="Daniel Noble" w:date="2023-07-28T11:35:00Z" w:initials="DN">
    <w:p w14:paraId="201869B4" w14:textId="15A2B6BE" w:rsidR="00D96BCE" w:rsidRDefault="00D96BCE">
      <w:pPr>
        <w:pStyle w:val="CommentText"/>
      </w:pPr>
      <w:r>
        <w:rPr>
          <w:rStyle w:val="CommentReference"/>
        </w:rPr>
        <w:annotationRef/>
      </w:r>
      <w:r>
        <w:t xml:space="preserve">Great work on the intro </w:t>
      </w:r>
      <w:proofErr w:type="spellStart"/>
      <w:r>
        <w:t>Maider</w:t>
      </w:r>
      <w:proofErr w:type="spellEnd"/>
      <w:r>
        <w:t>. This really well compared to the first version! Just some minor suggestions on my end.</w:t>
      </w:r>
    </w:p>
  </w:comment>
  <w:comment w:id="5" w:author="Maider Iglesias" w:date="2023-06-08T17:59:00Z" w:initials="MI">
    <w:p w14:paraId="4805AAE4" w14:textId="77777777" w:rsidR="00E7515C" w:rsidRDefault="00E7515C" w:rsidP="00E7515C">
      <w:pPr>
        <w:pStyle w:val="CommentText"/>
      </w:pPr>
      <w:r>
        <w:rPr>
          <w:rStyle w:val="CommentReference"/>
        </w:rPr>
        <w:annotationRef/>
      </w:r>
      <w:r>
        <w:t>We need refs here, but I can’t find any clear papers to compare the two species. Any clues?</w:t>
      </w:r>
    </w:p>
  </w:comment>
  <w:comment w:id="6" w:author="Daniel Noble" w:date="2023-07-28T11:37:00Z" w:initials="DN">
    <w:p w14:paraId="10C45756" w14:textId="16447C1B" w:rsidR="00D96BCE" w:rsidRDefault="00D96BCE">
      <w:pPr>
        <w:pStyle w:val="CommentText"/>
      </w:pPr>
      <w:r>
        <w:rPr>
          <w:rStyle w:val="CommentReference"/>
        </w:rPr>
        <w:annotationRef/>
      </w:r>
      <w:r>
        <w:t xml:space="preserve">Flagging this here, but there was a recent and relevant paper that we need to cite on </w:t>
      </w:r>
      <w:proofErr w:type="spellStart"/>
      <w:r>
        <w:t>Delicata</w:t>
      </w:r>
      <w:proofErr w:type="spellEnd"/>
      <w:r>
        <w:t xml:space="preserve">: </w:t>
      </w:r>
    </w:p>
    <w:p w14:paraId="4837C4B6" w14:textId="77777777" w:rsidR="00D96BCE" w:rsidRDefault="00D96BCE">
      <w:pPr>
        <w:pStyle w:val="CommentText"/>
      </w:pPr>
    </w:p>
    <w:p w14:paraId="52444D64" w14:textId="756DB525" w:rsidR="00D96BCE" w:rsidRDefault="007B5CE9">
      <w:pPr>
        <w:pStyle w:val="CommentText"/>
      </w:pPr>
      <w:hyperlink r:id="rId4" w:history="1">
        <w:r w:rsidR="00D96BCE" w:rsidRPr="00D40727">
          <w:rPr>
            <w:rStyle w:val="Hyperlink"/>
          </w:rPr>
          <w:t>https://royalsocietypublishing.org/doi/abs/10.1098/rstb.2022.0137</w:t>
        </w:r>
      </w:hyperlink>
    </w:p>
    <w:p w14:paraId="6CD5584B" w14:textId="77777777" w:rsidR="00D96BCE" w:rsidRDefault="00D96BCE">
      <w:pPr>
        <w:pStyle w:val="CommentText"/>
      </w:pPr>
    </w:p>
    <w:p w14:paraId="0F254799" w14:textId="1C9ED1F6" w:rsidR="00D96BCE" w:rsidRDefault="00D96BCE">
      <w:pPr>
        <w:pStyle w:val="CommentText"/>
      </w:pPr>
    </w:p>
  </w:comment>
  <w:comment w:id="7" w:author="Maider Iglesias" w:date="2023-09-12T23:34:00Z" w:initials="MI">
    <w:p w14:paraId="2612CC4A" w14:textId="09AA02C9" w:rsidR="00330B59" w:rsidRDefault="00330B59">
      <w:pPr>
        <w:pStyle w:val="CommentText"/>
      </w:pPr>
      <w:r>
        <w:rPr>
          <w:rStyle w:val="CommentReference"/>
        </w:rPr>
        <w:annotationRef/>
      </w:r>
      <w:r>
        <w:t>Yep, I will add it</w:t>
      </w:r>
    </w:p>
  </w:comment>
  <w:comment w:id="12" w:author="Daniel Noble" w:date="2023-07-28T11:46:00Z" w:initials="DN">
    <w:p w14:paraId="0DCDABFC" w14:textId="4630CB30" w:rsidR="005C1355" w:rsidRDefault="005C1355">
      <w:pPr>
        <w:pStyle w:val="CommentText"/>
      </w:pPr>
      <w:r>
        <w:rPr>
          <w:rStyle w:val="CommentReference"/>
        </w:rPr>
        <w:annotationRef/>
      </w:r>
      <w:r>
        <w:t>Provide citation and version.</w:t>
      </w:r>
    </w:p>
  </w:comment>
  <w:comment w:id="13" w:author="Maider Iglesias" w:date="2023-09-12T23:35:00Z" w:initials="MI">
    <w:p w14:paraId="05247F48" w14:textId="37F27FCD" w:rsidR="00330B59" w:rsidRDefault="00330B59">
      <w:pPr>
        <w:pStyle w:val="CommentText"/>
      </w:pPr>
      <w:r>
        <w:rPr>
          <w:rStyle w:val="CommentReference"/>
        </w:rPr>
        <w:annotationRef/>
      </w:r>
      <w:r>
        <w:t>Yep</w:t>
      </w:r>
    </w:p>
  </w:comment>
  <w:comment w:id="21" w:author="Daniel Noble" w:date="2023-07-28T11:46:00Z" w:initials="DN">
    <w:p w14:paraId="6C0C11BA" w14:textId="4FB95EFC" w:rsidR="005C1355" w:rsidRDefault="005C1355">
      <w:pPr>
        <w:pStyle w:val="CommentText"/>
      </w:pPr>
      <w:r>
        <w:rPr>
          <w:rStyle w:val="CommentReference"/>
        </w:rPr>
        <w:annotationRef/>
      </w:r>
      <w:r>
        <w:t xml:space="preserve">Also provide a </w:t>
      </w:r>
      <w:proofErr w:type="spellStart"/>
      <w:r>
        <w:t>citatation</w:t>
      </w:r>
      <w:proofErr w:type="spellEnd"/>
    </w:p>
  </w:comment>
  <w:comment w:id="34" w:author="Daniel Noble" w:date="2023-07-28T11:56:00Z" w:initials="DN">
    <w:p w14:paraId="2B5E9928" w14:textId="7E1F73FD" w:rsidR="00A97823" w:rsidRDefault="00A97823">
      <w:pPr>
        <w:pStyle w:val="CommentText"/>
      </w:pPr>
      <w:r>
        <w:rPr>
          <w:rStyle w:val="CommentReference"/>
        </w:rPr>
        <w:annotationRef/>
      </w:r>
      <w:r>
        <w:t xml:space="preserve">We may want to provide the priors for parameters…maybe in a table in the supplement? </w:t>
      </w:r>
    </w:p>
  </w:comment>
  <w:comment w:id="100" w:author="Daniel Noble" w:date="2023-08-11T12:54:00Z" w:initials="DN">
    <w:p w14:paraId="1B88BDF5" w14:textId="226E62D0" w:rsidR="00EC2279" w:rsidRDefault="00EC2279">
      <w:pPr>
        <w:pStyle w:val="CommentText"/>
      </w:pPr>
      <w:r>
        <w:rPr>
          <w:rStyle w:val="CommentReference"/>
        </w:rPr>
        <w:annotationRef/>
      </w:r>
      <w:r>
        <w:t xml:space="preserve">I don’t have </w:t>
      </w:r>
      <w:proofErr w:type="spellStart"/>
      <w:r>
        <w:t>th</w:t>
      </w:r>
      <w:proofErr w:type="spellEnd"/>
      <w:r>
        <w:t xml:space="preserve"> supp so I can’t check.</w:t>
      </w:r>
    </w:p>
  </w:comment>
  <w:comment w:id="101" w:author="Daniel Noble" w:date="2023-08-11T12:43:00Z" w:initials="DN">
    <w:p w14:paraId="4284B64F" w14:textId="36C1A71E" w:rsidR="00D2463B" w:rsidRDefault="00D2463B">
      <w:pPr>
        <w:pStyle w:val="CommentText"/>
      </w:pPr>
      <w:r>
        <w:rPr>
          <w:rStyle w:val="CommentReference"/>
        </w:rPr>
        <w:annotationRef/>
      </w:r>
      <w:r>
        <w:t xml:space="preserve">This is true, but I’m not matching this number, but it’s close…I can’t seem to find the code where this comes from either…I think what you MIGHT be doing from what code I’ve seen is just calculating using a single group and not pooling the posterior samples and then calculating the mean. If you pool then then take the mean this is essentially an “averaged” temperature or investment effect. </w:t>
      </w:r>
      <w:r>
        <w:rPr>
          <w:noProof/>
        </w:rPr>
        <w:t xml:space="preserve">This could also be due to the fact that I needed to ditch imputation to deal with missing data for the WAIC stuff...again, if we just ditch model comparison then we can just fit the interaction model as teh default and get everything we need from it anyway. It will also simplify a lot of things. Lets chat. </w:t>
      </w:r>
    </w:p>
    <w:p w14:paraId="1B7139D1" w14:textId="77777777" w:rsidR="00D2463B" w:rsidRDefault="00D2463B">
      <w:pPr>
        <w:pStyle w:val="CommentText"/>
      </w:pPr>
    </w:p>
    <w:p w14:paraId="4B50CEEE" w14:textId="77777777" w:rsidR="00D2463B" w:rsidRDefault="00D2463B">
      <w:pPr>
        <w:pStyle w:val="CommentText"/>
      </w:pPr>
      <w:r>
        <w:t>See code lines 274 results – for SVL</w:t>
      </w:r>
    </w:p>
    <w:p w14:paraId="1D11D244" w14:textId="77777777" w:rsidR="00D2463B" w:rsidRDefault="00D2463B">
      <w:pPr>
        <w:pStyle w:val="CommentText"/>
      </w:pPr>
      <w:r>
        <w:t>See code lines 277 results for Weight</w:t>
      </w:r>
    </w:p>
    <w:p w14:paraId="761A61D9" w14:textId="77777777" w:rsidR="00D2463B" w:rsidRDefault="00D2463B">
      <w:pPr>
        <w:pStyle w:val="CommentText"/>
      </w:pPr>
      <w:r>
        <w:t>See code lines 280 results for Tail</w:t>
      </w:r>
    </w:p>
    <w:p w14:paraId="506EFC04" w14:textId="77777777" w:rsidR="00D2463B" w:rsidRDefault="00D2463B">
      <w:pPr>
        <w:pStyle w:val="CommentText"/>
      </w:pPr>
    </w:p>
    <w:p w14:paraId="0D381027" w14:textId="72DB4EA2" w:rsidR="00D2463B" w:rsidRPr="00D2463B" w:rsidRDefault="00D2463B" w:rsidP="00D2463B">
      <w:pPr>
        <w:shd w:val="clear" w:color="auto" w:fill="1E1E1E"/>
        <w:spacing w:line="270" w:lineRule="atLeast"/>
        <w:ind w:left="180"/>
        <w:rPr>
          <w:rFonts w:ascii="Menlo" w:hAnsi="Menlo" w:cs="Menlo"/>
          <w:color w:val="C5C8C6"/>
          <w:sz w:val="18"/>
          <w:szCs w:val="18"/>
        </w:rPr>
      </w:pPr>
      <w:r>
        <w:t>You’re right temperature impacts all traits and 23 seem to be smaller (hence negative values) and this matches the figures. I’ve written a function called “</w:t>
      </w:r>
      <w:proofErr w:type="spellStart"/>
      <w:r>
        <w:rPr>
          <w:rFonts w:ascii="Menlo" w:hAnsi="Menlo" w:cs="Menlo"/>
          <w:color w:val="CE6700"/>
          <w:sz w:val="18"/>
          <w:szCs w:val="18"/>
        </w:rPr>
        <w:t>contrast_post_mai</w:t>
      </w:r>
      <w:r>
        <w:rPr>
          <w:rFonts w:ascii="Menlo" w:hAnsi="Menlo" w:cs="Menlo"/>
          <w:noProof/>
          <w:color w:val="CE6700"/>
          <w:sz w:val="18"/>
          <w:szCs w:val="18"/>
        </w:rPr>
        <w:t>n</w:t>
      </w:r>
      <w:proofErr w:type="spellEnd"/>
      <w:r>
        <w:rPr>
          <w:rFonts w:ascii="Menlo" w:hAnsi="Menlo" w:cs="Menlo"/>
          <w:noProof/>
          <w:color w:val="CE6700"/>
          <w:sz w:val="18"/>
          <w:szCs w:val="18"/>
        </w:rPr>
        <w:t xml:space="preserve">" which is doing what I describe above. And it simplies a lot of code that you have. </w:t>
      </w:r>
    </w:p>
  </w:comment>
  <w:comment w:id="104" w:author="Daniel Noble" w:date="2023-08-11T12:41:00Z" w:initials="DN">
    <w:p w14:paraId="17B8ECB6" w14:textId="1C4CC3DD" w:rsidR="00503A3B" w:rsidRDefault="00503A3B">
      <w:pPr>
        <w:pStyle w:val="CommentText"/>
      </w:pPr>
      <w:r>
        <w:rPr>
          <w:rStyle w:val="CommentReference"/>
        </w:rPr>
        <w:annotationRef/>
      </w:r>
      <w:r>
        <w:t xml:space="preserve">The more I think about this the more I think we should just simply ditch this </w:t>
      </w:r>
      <w:proofErr w:type="spellStart"/>
      <w:r>
        <w:t>interactin</w:t>
      </w:r>
      <w:proofErr w:type="spellEnd"/>
      <w:r>
        <w:t xml:space="preserve"> model comparison and JUST use the interaction model We can then just use the posteriors from the interaction model to say what it is. I’ve got a few new functions that give us the </w:t>
      </w:r>
      <w:proofErr w:type="spellStart"/>
      <w:r>
        <w:t>comparsions</w:t>
      </w:r>
      <w:proofErr w:type="spellEnd"/>
      <w:r>
        <w:t xml:space="preserve"> I think we want. </w:t>
      </w:r>
    </w:p>
  </w:comment>
  <w:comment w:id="124" w:author="Daniel Noble" w:date="2023-08-11T12:01:00Z" w:initials="DN">
    <w:p w14:paraId="037F7664" w14:textId="2B45A3A0" w:rsidR="00F73BD1" w:rsidRDefault="00F73BD1">
      <w:pPr>
        <w:pStyle w:val="CommentText"/>
      </w:pPr>
      <w:r>
        <w:rPr>
          <w:rStyle w:val="CommentReference"/>
        </w:rPr>
        <w:annotationRef/>
      </w:r>
      <w:r>
        <w:t>I have written a few very simply function which will extract posterior distributions for the mean in each group for whatever variable you want and then take those means and derived relevant contrasts among the treatments. You can also just use the “</w:t>
      </w:r>
      <w:proofErr w:type="spellStart"/>
      <w:r>
        <w:t>extract_post</w:t>
      </w:r>
      <w:proofErr w:type="spellEnd"/>
      <w:r>
        <w:t xml:space="preserve">” function to extract the means and then you can average them to get, say </w:t>
      </w:r>
      <w:proofErr w:type="spellStart"/>
      <w:r>
        <w:t>a</w:t>
      </w:r>
      <w:proofErr w:type="spellEnd"/>
      <w:r>
        <w:t xml:space="preserve"> overall temperature effect. </w:t>
      </w:r>
    </w:p>
  </w:comment>
  <w:comment w:id="135" w:author="Daniel Noble" w:date="2023-08-11T12:42:00Z" w:initials="DN">
    <w:p w14:paraId="3D82B8A5" w14:textId="549AFDA2" w:rsidR="00492C18" w:rsidRDefault="00492C18">
      <w:pPr>
        <w:pStyle w:val="CommentText"/>
      </w:pPr>
      <w:r>
        <w:rPr>
          <w:rStyle w:val="CommentReference"/>
        </w:rPr>
        <w:annotationRef/>
      </w:r>
      <w:r>
        <w:t xml:space="preserve">This is all true if you look at the </w:t>
      </w:r>
      <w:proofErr w:type="spellStart"/>
      <w:r>
        <w:t>contrast_post_main</w:t>
      </w:r>
      <w:proofErr w:type="spellEnd"/>
      <w:r>
        <w:t xml:space="preserve"> for each trait. </w:t>
      </w:r>
    </w:p>
  </w:comment>
  <w:comment w:id="143" w:author="Daniel Noble" w:date="2023-07-31T11:01:00Z" w:initials="DN">
    <w:p w14:paraId="3B793E64" w14:textId="00226D03" w:rsidR="000033BB" w:rsidRDefault="000033BB">
      <w:pPr>
        <w:pStyle w:val="CommentText"/>
      </w:pPr>
      <w:r>
        <w:rPr>
          <w:rStyle w:val="CommentReference"/>
        </w:rPr>
        <w:annotationRef/>
      </w:r>
      <w:r>
        <w:t xml:space="preserve">I just updated the code to include a model </w:t>
      </w:r>
      <w:r w:rsidR="00ED039F">
        <w:t>comparisons</w:t>
      </w:r>
      <w:r>
        <w:t>. There’s not really any evidence that an interaction is better supported than a main effects</w:t>
      </w:r>
      <w:r w:rsidR="00664824">
        <w:t xml:space="preserve"> (all </w:t>
      </w:r>
      <w:proofErr w:type="spellStart"/>
      <w:r w:rsidR="00664824">
        <w:t>waic</w:t>
      </w:r>
      <w:proofErr w:type="spellEnd"/>
      <w:r w:rsidR="00664824">
        <w:t xml:space="preserve"> &lt; 2)</w:t>
      </w:r>
      <w:r>
        <w:t>. I would still just go with the full interaction model and then just state what was different and what was not as you expected it could be moderated by both so better to still make inferences on the full model</w:t>
      </w:r>
    </w:p>
  </w:comment>
  <w:comment w:id="142" w:author="Daniel Noble" w:date="2023-07-28T12:45:00Z" w:initials="DN">
    <w:p w14:paraId="36FE773B" w14:textId="4756EB77" w:rsidR="00992EEF" w:rsidRDefault="00992EEF">
      <w:pPr>
        <w:pStyle w:val="CommentText"/>
      </w:pPr>
      <w:r>
        <w:rPr>
          <w:rStyle w:val="CommentReference"/>
        </w:rPr>
        <w:annotationRef/>
      </w:r>
      <w:r>
        <w:t>Looking at the model in R, is this true? CI’s overlap 0. Could explain why when you do contrast there is no difference. Then, these would both jive in my mind.</w:t>
      </w:r>
    </w:p>
  </w:comment>
  <w:comment w:id="144" w:author="Daniel Noble" w:date="2023-07-28T12:47:00Z" w:initials="DN">
    <w:p w14:paraId="238EDDF4" w14:textId="09F087A9" w:rsidR="00992EEF" w:rsidRDefault="00992EEF">
      <w:pPr>
        <w:pStyle w:val="CommentText"/>
      </w:pPr>
      <w:r>
        <w:rPr>
          <w:rStyle w:val="CommentReference"/>
        </w:rPr>
        <w:annotationRef/>
      </w:r>
      <w:r>
        <w:t>I’m looking what I think is the MV model with the interaction and I don’t see this value. The model I see in R does not contain this number and there is no interaction anywhere. You may want to double check these numbers.</w:t>
      </w:r>
      <w:r w:rsidR="009D65BC">
        <w:t xml:space="preserve"> Maybe a mix up with another model, or maybe I have the wrong model, but I’m looking at this one: </w:t>
      </w:r>
      <w:proofErr w:type="spellStart"/>
      <w:r w:rsidR="009D65BC" w:rsidRPr="009D65BC">
        <w:t>guich_behav_int</w:t>
      </w:r>
      <w:proofErr w:type="spellEnd"/>
      <w:r w:rsidR="009D65BC" w:rsidRPr="009D65BC">
        <w:t xml:space="preserve"> &lt;- </w:t>
      </w:r>
      <w:proofErr w:type="spellStart"/>
      <w:r w:rsidR="009D65BC" w:rsidRPr="009D65BC">
        <w:t>readRDS</w:t>
      </w:r>
      <w:proofErr w:type="spellEnd"/>
      <w:r w:rsidR="009D65BC" w:rsidRPr="009D65BC">
        <w:t>("./output/models/</w:t>
      </w:r>
      <w:proofErr w:type="spellStart"/>
      <w:r w:rsidR="009D65BC" w:rsidRPr="009D65BC">
        <w:t>guich_mv_int.rds</w:t>
      </w:r>
      <w:proofErr w:type="spellEnd"/>
      <w:r w:rsidR="009D65BC" w:rsidRPr="009D65BC">
        <w:t>")</w:t>
      </w:r>
    </w:p>
  </w:comment>
  <w:comment w:id="151" w:author="Daniel Noble" w:date="2023-07-28T12:39:00Z" w:initials="DN">
    <w:p w14:paraId="60CE10A4" w14:textId="1C106569" w:rsidR="00577F09" w:rsidRDefault="00577F09">
      <w:pPr>
        <w:pStyle w:val="CommentText"/>
      </w:pPr>
      <w:r>
        <w:rPr>
          <w:rStyle w:val="CommentReference"/>
        </w:rPr>
        <w:annotationRef/>
      </w:r>
      <w:r>
        <w:t>That seems kind of weird…..</w:t>
      </w:r>
      <w:r w:rsidR="00C41228">
        <w:t xml:space="preserve">If there is a significant interaction then there MUST be a difference somewhere….so you need to spell out which differences you compared /created contrasts for and just simply state that these were not statistically different. There’s then no reason to say “so we interpret this with caution” because the interaction from the model is probably giving you a different contrast then what you are interpreting. </w:t>
      </w:r>
    </w:p>
  </w:comment>
  <w:comment w:id="166" w:author="Daniel Noble" w:date="2023-07-28T12:53:00Z" w:initials="DN">
    <w:p w14:paraId="028B3260" w14:textId="398FAC97" w:rsidR="00E66D38" w:rsidRDefault="00E66D38">
      <w:pPr>
        <w:pStyle w:val="CommentText"/>
      </w:pPr>
      <w:r>
        <w:rPr>
          <w:rStyle w:val="CommentReference"/>
        </w:rPr>
        <w:annotationRef/>
      </w:r>
      <w:r>
        <w:t>Is that what this is? Maybe better to indicate what the estimates are rather than just saying “estimate” because some are contrasts and we ned to know what specific comparisons are being made.</w:t>
      </w:r>
    </w:p>
  </w:comment>
  <w:comment w:id="175" w:author="Daniel Noble" w:date="2023-07-28T12:54:00Z" w:initials="DN">
    <w:p w14:paraId="13E6FE91" w14:textId="494A5419" w:rsidR="0090214F" w:rsidRDefault="0090214F">
      <w:pPr>
        <w:pStyle w:val="CommentText"/>
      </w:pPr>
      <w:r>
        <w:rPr>
          <w:rStyle w:val="CommentReference"/>
        </w:rPr>
        <w:annotationRef/>
      </w:r>
      <w:r>
        <w:t>What does this stand for?</w:t>
      </w:r>
    </w:p>
  </w:comment>
  <w:comment w:id="174" w:author="Daniel Noble" w:date="2023-07-28T14:55:00Z" w:initials="DN">
    <w:p w14:paraId="591CFDF6" w14:textId="694663EB" w:rsidR="004F3FED" w:rsidRDefault="004F3FED">
      <w:pPr>
        <w:pStyle w:val="CommentText"/>
      </w:pPr>
      <w:r>
        <w:rPr>
          <w:rStyle w:val="CommentReference"/>
        </w:rPr>
        <w:annotationRef/>
      </w:r>
      <w:r>
        <w:t xml:space="preserve">I don’t really get this….if you have an interaction then something is different so what this tells me is that the specific comparisons </w:t>
      </w:r>
      <w:proofErr w:type="spellStart"/>
      <w:r>
        <w:t>your</w:t>
      </w:r>
      <w:proofErr w:type="spellEnd"/>
      <w:r>
        <w:t xml:space="preserve"> interested in making is not what is different, but something that isn’t interesting. I think it would be best to say (there was a two way interaction) then go on to say what all the differences that are relevant are. There is no caution needed in interpreting an interaction. It’s telling you exactly what is going on, but it’s just not relevant it sounds. Maybe we should chat about this.</w:t>
      </w:r>
    </w:p>
  </w:comment>
  <w:comment w:id="181" w:author="Daniel Noble" w:date="2023-07-28T14:58:00Z" w:initials="DN">
    <w:p w14:paraId="282DDCAD" w14:textId="77777777" w:rsidR="001A22FE" w:rsidRDefault="001A22FE">
      <w:pPr>
        <w:pStyle w:val="CommentText"/>
      </w:pPr>
      <w:r>
        <w:rPr>
          <w:rStyle w:val="CommentReference"/>
        </w:rPr>
        <w:annotationRef/>
      </w:r>
      <w:r>
        <w:t xml:space="preserve">But, again, you should explore it because of the exact reasons indicated above. There could be something different, but looking at the interaction on </w:t>
      </w:r>
      <w:proofErr w:type="spellStart"/>
      <w:r>
        <w:t>it’s</w:t>
      </w:r>
      <w:proofErr w:type="spellEnd"/>
      <w:r>
        <w:t xml:space="preserve"> own is not relevant. </w:t>
      </w:r>
    </w:p>
    <w:p w14:paraId="419C6350" w14:textId="77777777" w:rsidR="001A22FE" w:rsidRDefault="001A22FE">
      <w:pPr>
        <w:pStyle w:val="CommentText"/>
      </w:pPr>
    </w:p>
    <w:p w14:paraId="14EE3472" w14:textId="5195A533" w:rsidR="001A22FE" w:rsidRDefault="001A22FE">
      <w:pPr>
        <w:pStyle w:val="CommentText"/>
      </w:pPr>
      <w:r>
        <w:t xml:space="preserve">My take on this would be to just go with the interaction model, created the pairwise comparisons you want from it and then just assess the relevant comparisons statistically. Otherwise, you could get misled because the interaction coefficient is only really testing one contrast. This isn’t the same approach as if you did a ANOVA or LRT on the model with and without the interaction. Here, you’re not doing that, so some </w:t>
      </w:r>
      <w:proofErr w:type="spellStart"/>
      <w:r>
        <w:t>comparsions</w:t>
      </w:r>
      <w:proofErr w:type="spellEnd"/>
      <w:r>
        <w:t xml:space="preserve"> could be different but others not. If you want to do this, my recommendation is to actually </w:t>
      </w:r>
      <w:proofErr w:type="spellStart"/>
      <w:r>
        <w:t>compar</w:t>
      </w:r>
      <w:proofErr w:type="spellEnd"/>
      <w:r>
        <w:t xml:space="preserve"> WAIC between the interaction model and the main effects model. This will tell you if the interaction is important in the sense of explaining significant variation. You can use this really easy by using the </w:t>
      </w:r>
      <w:proofErr w:type="spellStart"/>
      <w:r>
        <w:t>waic</w:t>
      </w:r>
      <w:proofErr w:type="spellEnd"/>
      <w:r>
        <w:t xml:space="preserve">() and </w:t>
      </w:r>
      <w:proofErr w:type="spellStart"/>
      <w:r>
        <w:t>loo_compare</w:t>
      </w:r>
      <w:proofErr w:type="spellEnd"/>
      <w:r>
        <w:t>(mod1, mod2, “</w:t>
      </w:r>
      <w:proofErr w:type="spellStart"/>
      <w:r>
        <w:t>waic</w:t>
      </w:r>
      <w:proofErr w:type="spellEnd"/>
      <w:r>
        <w:t xml:space="preserve">”) function. I can explain. </w:t>
      </w:r>
    </w:p>
  </w:comment>
  <w:comment w:id="198" w:author="Daniel Noble" w:date="2023-07-28T15:57:00Z" w:initials="DN">
    <w:p w14:paraId="59255D50" w14:textId="2EB61A41" w:rsidR="00505D74" w:rsidRDefault="00505D74">
      <w:pPr>
        <w:pStyle w:val="CommentText"/>
      </w:pPr>
      <w:r>
        <w:rPr>
          <w:rStyle w:val="CommentReference"/>
        </w:rPr>
        <w:annotationRef/>
      </w:r>
      <w:r>
        <w:t xml:space="preserve">We don’t have any prediction to </w:t>
      </w:r>
      <w:proofErr w:type="spellStart"/>
      <w:r>
        <w:t>biability</w:t>
      </w:r>
      <w:proofErr w:type="spellEnd"/>
      <w:r>
        <w:t xml:space="preserve"> and we don’t know if stress induces changes in investment (</w:t>
      </w:r>
      <w:proofErr w:type="spellStart"/>
      <w:r>
        <w:t>oprobably</w:t>
      </w:r>
      <w:proofErr w:type="spellEnd"/>
      <w:r>
        <w:t xml:space="preserve">) so I would just remove this </w:t>
      </w:r>
    </w:p>
  </w:comment>
  <w:comment w:id="215" w:author="Daniel Noble" w:date="2023-07-28T16:00:00Z" w:initials="DN">
    <w:p w14:paraId="1EF178C4" w14:textId="513A48DC" w:rsidR="00505D74" w:rsidRDefault="00505D74">
      <w:pPr>
        <w:pStyle w:val="CommentText"/>
      </w:pPr>
      <w:r>
        <w:rPr>
          <w:rStyle w:val="CommentReference"/>
        </w:rPr>
        <w:annotationRef/>
      </w:r>
      <w:proofErr w:type="spellStart"/>
      <w:r>
        <w:t>Biol</w:t>
      </w:r>
      <w:proofErr w:type="spellEnd"/>
      <w:r>
        <w:t xml:space="preserve"> Reviews paper</w:t>
      </w:r>
    </w:p>
  </w:comment>
  <w:comment w:id="246" w:author="Daniel Noble" w:date="2023-08-11T13:07:00Z" w:initials="DN">
    <w:p w14:paraId="594ABC16" w14:textId="4FD872AC" w:rsidR="00B23111" w:rsidRDefault="00B23111">
      <w:pPr>
        <w:pStyle w:val="CommentText"/>
      </w:pPr>
      <w:r>
        <w:rPr>
          <w:rStyle w:val="CommentReference"/>
        </w:rPr>
        <w:annotationRef/>
      </w:r>
      <w:proofErr w:type="spellStart"/>
      <w:r>
        <w:t>Lets</w:t>
      </w:r>
      <w:proofErr w:type="spellEnd"/>
      <w:r>
        <w:t xml:space="preserve"> use some subtitles to break this discussion up</w:t>
      </w:r>
    </w:p>
  </w:comment>
  <w:comment w:id="249" w:author="Maider Iglesias" w:date="2023-09-12T23:37:00Z" w:initials="MI">
    <w:p w14:paraId="04B6798B" w14:textId="563511F0" w:rsidR="00330B59" w:rsidRDefault="00330B59">
      <w:pPr>
        <w:pStyle w:val="CommentText"/>
      </w:pPr>
      <w:r>
        <w:rPr>
          <w:rStyle w:val="CommentReference"/>
        </w:rPr>
        <w:annotationRef/>
      </w:r>
      <w:r>
        <w:t xml:space="preserve">My go here was to add the data collected at hatching on the same individuals. In that way we can test whether the effect of incubation temperature was already present already at hatch, or instead whether incubation </w:t>
      </w:r>
      <w:proofErr w:type="spellStart"/>
      <w:r>
        <w:t>temepature</w:t>
      </w:r>
      <w:proofErr w:type="spellEnd"/>
      <w:r>
        <w:t xml:space="preserve"> affected the growth rates. And I added as ad hoc, since it is not in the analyses and instead I thought about it while reading the discussion. If it is too confusing, let’s remove it and that’s it!</w:t>
      </w:r>
    </w:p>
  </w:comment>
  <w:comment w:id="250" w:author="Daniel Noble" w:date="2023-07-28T16:11:00Z" w:initials="DN">
    <w:p w14:paraId="7D54AF94" w14:textId="7BF61997" w:rsidR="00F50E12" w:rsidRDefault="00F50E12">
      <w:pPr>
        <w:pStyle w:val="CommentText"/>
      </w:pPr>
      <w:r>
        <w:rPr>
          <w:rStyle w:val="CommentReference"/>
        </w:rPr>
        <w:annotationRef/>
      </w:r>
      <w:proofErr w:type="spellStart"/>
      <w:r>
        <w:t>I do</w:t>
      </w:r>
      <w:proofErr w:type="spellEnd"/>
      <w:r>
        <w:t>n’t follow this. I’d bring in more about how thermal environments typically does impact morphology first, and also, did you measure at hatch AND later before measurements? Is that what you’re trying to get at here? If so, I’m not sure what you’re trying to argue or what the problem is really?</w:t>
      </w:r>
    </w:p>
  </w:comment>
  <w:comment w:id="256" w:author="Daniel Noble" w:date="2023-08-11T12:59:00Z" w:initials="DN">
    <w:p w14:paraId="35CCC475" w14:textId="67EC8860" w:rsidR="00CA75DA" w:rsidRDefault="00CA75DA">
      <w:pPr>
        <w:pStyle w:val="CommentText"/>
      </w:pPr>
      <w:r>
        <w:rPr>
          <w:rStyle w:val="CommentReference"/>
        </w:rPr>
        <w:annotationRef/>
      </w:r>
      <w:r>
        <w:t>Did you provide this result?</w:t>
      </w:r>
    </w:p>
  </w:comment>
  <w:comment w:id="257" w:author="Maider Iglesias" w:date="2023-09-12T23:40:00Z" w:initials="MI">
    <w:p w14:paraId="4944AA28" w14:textId="3D2B0CF2" w:rsidR="00330B59" w:rsidRDefault="00330B59">
      <w:pPr>
        <w:pStyle w:val="CommentText"/>
      </w:pPr>
      <w:r>
        <w:rPr>
          <w:rStyle w:val="CommentReference"/>
        </w:rPr>
        <w:annotationRef/>
      </w:r>
      <w:r>
        <w:t>Nope, again, this was an ad hoc results that we can delete.</w:t>
      </w:r>
    </w:p>
  </w:comment>
  <w:comment w:id="265" w:author="Daniel Noble" w:date="2023-08-11T12:59:00Z" w:initials="DN">
    <w:p w14:paraId="4E0AE270" w14:textId="024FF8C4" w:rsidR="00CA75DA" w:rsidRDefault="00CA75DA">
      <w:pPr>
        <w:pStyle w:val="CommentText"/>
      </w:pPr>
      <w:r>
        <w:rPr>
          <w:rStyle w:val="CommentReference"/>
        </w:rPr>
        <w:annotationRef/>
      </w:r>
      <w:r>
        <w:t>Do you mean maternal investment because that’s what your discussing so I don’t see why focusing on incubation temperature is good support….</w:t>
      </w:r>
    </w:p>
  </w:comment>
  <w:comment w:id="269" w:author="Daniel Noble" w:date="2023-08-11T13:01:00Z" w:initials="DN">
    <w:p w14:paraId="2D0549FF" w14:textId="282797CE" w:rsidR="00B23111" w:rsidRDefault="00B23111">
      <w:pPr>
        <w:pStyle w:val="CommentText"/>
      </w:pPr>
      <w:r>
        <w:rPr>
          <w:rStyle w:val="CommentReference"/>
        </w:rPr>
        <w:annotationRef/>
      </w:r>
      <w:r>
        <w:t>Seems misplaced here…save for next paragraph?</w:t>
      </w:r>
    </w:p>
  </w:comment>
  <w:comment w:id="273" w:author="Daniel Noble" w:date="2023-08-11T13:01:00Z" w:initials="DN">
    <w:p w14:paraId="6533B94F" w14:textId="650AFBD1" w:rsidR="00B23111" w:rsidRDefault="00B23111">
      <w:pPr>
        <w:pStyle w:val="CommentText"/>
      </w:pPr>
      <w:r>
        <w:rPr>
          <w:rStyle w:val="CommentReference"/>
        </w:rPr>
        <w:annotationRef/>
      </w:r>
      <w:r>
        <w:t>Again, maybe keep focused on morphology for this section in relation to maternal investment?</w:t>
      </w:r>
    </w:p>
  </w:comment>
  <w:comment w:id="274" w:author="Daniel Noble" w:date="2023-08-11T13:02:00Z" w:initials="DN">
    <w:p w14:paraId="6842C1B7" w14:textId="20553697" w:rsidR="00B23111" w:rsidRDefault="00B23111">
      <w:pPr>
        <w:pStyle w:val="CommentText"/>
      </w:pPr>
      <w:r>
        <w:rPr>
          <w:rStyle w:val="CommentReference"/>
        </w:rPr>
        <w:annotationRef/>
      </w:r>
      <w:r>
        <w:t xml:space="preserve">Alternatively, maybe this performance stuff needs to come after discussions of morphology given that it’s sort of the topic sentence of the next paragraph, but that paragraph focuses on antipredator behaviour. </w:t>
      </w:r>
    </w:p>
  </w:comment>
  <w:comment w:id="275" w:author="Maider Iglesias" w:date="2023-09-12T23:41:00Z" w:initials="MI">
    <w:p w14:paraId="754B1188" w14:textId="0FA99604" w:rsidR="0087034E" w:rsidRDefault="0087034E">
      <w:pPr>
        <w:pStyle w:val="CommentText"/>
      </w:pPr>
      <w:r>
        <w:rPr>
          <w:rStyle w:val="CommentReference"/>
        </w:rPr>
        <w:annotationRef/>
      </w:r>
      <w:r>
        <w:t xml:space="preserve">Ok, I was trying to link it with the next section on performance since everything is related, but I see it could be confusing. </w:t>
      </w:r>
    </w:p>
  </w:comment>
  <w:comment w:id="283" w:author="Daniel Noble" w:date="2023-08-11T13:11:00Z" w:initials="DN">
    <w:p w14:paraId="37DFA5BC" w14:textId="5E3EB8BE" w:rsidR="002E10F8" w:rsidRDefault="002E10F8">
      <w:pPr>
        <w:pStyle w:val="CommentText"/>
      </w:pPr>
      <w:r>
        <w:rPr>
          <w:rStyle w:val="CommentReference"/>
        </w:rPr>
        <w:annotationRef/>
      </w:r>
      <w:r>
        <w:t xml:space="preserve">Why is the important? Maybe you need to explain this some more. </w:t>
      </w:r>
    </w:p>
  </w:comment>
  <w:comment w:id="289" w:author="Maider Iglesias" w:date="2023-07-18T19:02:00Z" w:initials="MI">
    <w:p w14:paraId="2E407D4C" w14:textId="2424E06F" w:rsidR="00E745AD" w:rsidRDefault="00E745AD">
      <w:pPr>
        <w:pStyle w:val="CommentText"/>
      </w:pPr>
      <w:r>
        <w:rPr>
          <w:rStyle w:val="CommentReference"/>
        </w:rPr>
        <w:annotationRef/>
      </w:r>
      <w:r>
        <w:t>We can use the same refs used for the hypothesis in the discussion</w:t>
      </w:r>
    </w:p>
  </w:comment>
  <w:comment w:id="375" w:author="Daniel Noble" w:date="2023-08-11T11:59:00Z" w:initials="DN">
    <w:p w14:paraId="66348040" w14:textId="2B3E91AE" w:rsidR="00FA111B" w:rsidRDefault="00FA111B">
      <w:pPr>
        <w:pStyle w:val="CommentText"/>
      </w:pPr>
      <w:r>
        <w:rPr>
          <w:rStyle w:val="CommentReference"/>
        </w:rPr>
        <w:annotationRef/>
      </w:r>
      <w:r>
        <w:t xml:space="preserve">I find the legend hard with the colour. Why not just keep the colours the same for the maternal investment? Why have two colours for control and 2 for </w:t>
      </w:r>
      <w:proofErr w:type="spellStart"/>
      <w:r>
        <w:t>tolk</w:t>
      </w:r>
      <w:proofErr w:type="spellEnd"/>
      <w:r>
        <w:t xml:space="preserve"> reduced? It makes it slightly confusing. Just unify it across all figures so the colour means the same thing. </w:t>
      </w:r>
      <w:r w:rsidR="00316AC3">
        <w:t>You don’t need colours to coincide with species because you already have species on the y-</w:t>
      </w:r>
      <w:proofErr w:type="spellStart"/>
      <w:r w:rsidR="00316AC3">
        <w:t>acis</w:t>
      </w:r>
      <w:proofErr w:type="spellEnd"/>
      <w:r w:rsidR="00316AC3">
        <w:t xml:space="preserve">. </w:t>
      </w:r>
    </w:p>
  </w:comment>
  <w:comment w:id="376" w:author="Daniel Noble" w:date="2023-08-11T12:38:00Z" w:initials="DN">
    <w:p w14:paraId="28A27C9D" w14:textId="5597D941" w:rsidR="00503A3B" w:rsidRDefault="00503A3B">
      <w:pPr>
        <w:pStyle w:val="CommentText"/>
      </w:pPr>
      <w:r>
        <w:rPr>
          <w:rStyle w:val="CommentReference"/>
        </w:rPr>
        <w:annotationRef/>
      </w:r>
      <w:r>
        <w:t xml:space="preserve">Also, I’ve written a new function that also pools posteriors to calculate the main effects. My values don’t seem to match yours in the figure….and the ones I have seem to make more sense </w:t>
      </w:r>
      <w:proofErr w:type="spellStart"/>
      <w:r>
        <w:t>base don</w:t>
      </w:r>
      <w:proofErr w:type="spellEnd"/>
      <w:r>
        <w:t xml:space="preserve"> the raw data so I’m not sure what is up….O could be wrong, but maybe these are missed up somewhere. Or, maybe you’re using the age corrected models? I’m not totally sure.</w:t>
      </w:r>
    </w:p>
  </w:comment>
  <w:comment w:id="377" w:author="Maider Iglesias" w:date="2023-09-12T23:44:00Z" w:initials="MI">
    <w:p w14:paraId="57A55D9F" w14:textId="6C9AE8DF" w:rsidR="0087034E" w:rsidRDefault="0087034E">
      <w:pPr>
        <w:pStyle w:val="CommentText"/>
      </w:pPr>
      <w:r>
        <w:rPr>
          <w:rStyle w:val="CommentReference"/>
        </w:rPr>
        <w:annotationRef/>
      </w:r>
      <w:r>
        <w:t xml:space="preserve">Change colour of species to be the same.  Also, I will check what’s going on with the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4CA6E" w15:done="0"/>
  <w15:commentEx w15:paraId="09A18A74" w15:done="0"/>
  <w15:commentEx w15:paraId="533A5C91" w15:paraIdParent="09A18A74" w15:done="0"/>
  <w15:commentEx w15:paraId="2ABDA23C" w15:done="0"/>
  <w15:commentEx w15:paraId="201869B4" w15:done="0"/>
  <w15:commentEx w15:paraId="4805AAE4" w15:done="0"/>
  <w15:commentEx w15:paraId="0F254799" w15:done="0"/>
  <w15:commentEx w15:paraId="2612CC4A" w15:paraIdParent="0F254799" w15:done="0"/>
  <w15:commentEx w15:paraId="0DCDABFC" w15:done="0"/>
  <w15:commentEx w15:paraId="05247F48" w15:paraIdParent="0DCDABFC" w15:done="0"/>
  <w15:commentEx w15:paraId="6C0C11BA" w15:done="0"/>
  <w15:commentEx w15:paraId="2B5E9928" w15:done="0"/>
  <w15:commentEx w15:paraId="1B88BDF5" w15:done="0"/>
  <w15:commentEx w15:paraId="0D381027" w15:done="0"/>
  <w15:commentEx w15:paraId="17B8ECB6" w15:done="0"/>
  <w15:commentEx w15:paraId="037F7664" w15:done="0"/>
  <w15:commentEx w15:paraId="3D82B8A5" w15:done="0"/>
  <w15:commentEx w15:paraId="3B793E64" w15:done="0"/>
  <w15:commentEx w15:paraId="36FE773B" w15:done="0"/>
  <w15:commentEx w15:paraId="238EDDF4" w15:done="0"/>
  <w15:commentEx w15:paraId="60CE10A4" w15:done="0"/>
  <w15:commentEx w15:paraId="028B3260" w15:done="0"/>
  <w15:commentEx w15:paraId="13E6FE91" w15:done="0"/>
  <w15:commentEx w15:paraId="591CFDF6" w15:done="0"/>
  <w15:commentEx w15:paraId="14EE3472" w15:done="0"/>
  <w15:commentEx w15:paraId="59255D50" w15:done="0"/>
  <w15:commentEx w15:paraId="1EF178C4" w15:done="0"/>
  <w15:commentEx w15:paraId="594ABC16" w15:done="0"/>
  <w15:commentEx w15:paraId="04B6798B" w15:done="0"/>
  <w15:commentEx w15:paraId="7D54AF94" w15:done="0"/>
  <w15:commentEx w15:paraId="35CCC475" w15:done="0"/>
  <w15:commentEx w15:paraId="4944AA28" w15:paraIdParent="35CCC475" w15:done="0"/>
  <w15:commentEx w15:paraId="4E0AE270" w15:done="0"/>
  <w15:commentEx w15:paraId="2D0549FF" w15:done="0"/>
  <w15:commentEx w15:paraId="6533B94F" w15:done="0"/>
  <w15:commentEx w15:paraId="6842C1B7" w15:paraIdParent="6533B94F" w15:done="0"/>
  <w15:commentEx w15:paraId="754B1188" w15:paraIdParent="6533B94F" w15:done="0"/>
  <w15:commentEx w15:paraId="37DFA5BC" w15:done="0"/>
  <w15:commentEx w15:paraId="2E407D4C" w15:done="0"/>
  <w15:commentEx w15:paraId="66348040" w15:done="0"/>
  <w15:commentEx w15:paraId="28A27C9D" w15:paraIdParent="66348040" w15:done="0"/>
  <w15:commentEx w15:paraId="57A55D9F" w15:paraIdParent="663480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16D4D" w16cex:dateUtc="2023-07-18T09:58:00Z"/>
  <w16cex:commentExtensible w16cex:durableId="286E265C" w16cex:dateUtc="2023-07-28T01:34:00Z"/>
  <w16cex:commentExtensible w16cex:durableId="28AB73BD" w16cex:dateUtc="2023-09-12T13:33:00Z"/>
  <w16cex:commentExtensible w16cex:durableId="282C9559" w16cex:dateUtc="2023-06-08T07:58:00Z"/>
  <w16cex:commentExtensible w16cex:durableId="286E269F" w16cex:dateUtc="2023-07-28T01:35:00Z"/>
  <w16cex:commentExtensible w16cex:durableId="282C956C" w16cex:dateUtc="2023-06-08T07:59:00Z"/>
  <w16cex:commentExtensible w16cex:durableId="286E26F5" w16cex:dateUtc="2023-07-28T01:37:00Z"/>
  <w16cex:commentExtensible w16cex:durableId="28AB740C" w16cex:dateUtc="2023-09-12T13:34:00Z"/>
  <w16cex:commentExtensible w16cex:durableId="286E2932" w16cex:dateUtc="2023-07-28T01:46:00Z"/>
  <w16cex:commentExtensible w16cex:durableId="28AB7434" w16cex:dateUtc="2023-09-12T13:35:00Z"/>
  <w16cex:commentExtensible w16cex:durableId="286E2914" w16cex:dateUtc="2023-07-28T01:46:00Z"/>
  <w16cex:commentExtensible w16cex:durableId="286E2B80" w16cex:dateUtc="2023-07-28T01:56:00Z"/>
  <w16cex:commentExtensible w16cex:durableId="2880AE16" w16cex:dateUtc="2023-08-11T02:54:00Z"/>
  <w16cex:commentExtensible w16cex:durableId="2880AB8B" w16cex:dateUtc="2023-08-11T02:43:00Z"/>
  <w16cex:commentExtensible w16cex:durableId="2880AAFA" w16cex:dateUtc="2023-08-11T02:41:00Z"/>
  <w16cex:commentExtensible w16cex:durableId="2880A19D" w16cex:dateUtc="2023-08-11T02:01:00Z"/>
  <w16cex:commentExtensible w16cex:durableId="2880AB3C" w16cex:dateUtc="2023-08-11T02:42:00Z"/>
  <w16cex:commentExtensible w16cex:durableId="28721315" w16cex:dateUtc="2023-07-31T01:01:00Z"/>
  <w16cex:commentExtensible w16cex:durableId="286E36E4" w16cex:dateUtc="2023-07-28T02:45:00Z"/>
  <w16cex:commentExtensible w16cex:durableId="286E375E" w16cex:dateUtc="2023-07-28T02:47:00Z"/>
  <w16cex:commentExtensible w16cex:durableId="286E357D" w16cex:dateUtc="2023-07-28T02:39:00Z"/>
  <w16cex:commentExtensible w16cex:durableId="286E38CF" w16cex:dateUtc="2023-07-28T02:53:00Z"/>
  <w16cex:commentExtensible w16cex:durableId="286E3906" w16cex:dateUtc="2023-07-28T02:54:00Z"/>
  <w16cex:commentExtensible w16cex:durableId="286E5555" w16cex:dateUtc="2023-07-28T04:55:00Z"/>
  <w16cex:commentExtensible w16cex:durableId="286E560F" w16cex:dateUtc="2023-07-28T04:58:00Z"/>
  <w16cex:commentExtensible w16cex:durableId="286E63FB" w16cex:dateUtc="2023-07-28T05:57:00Z"/>
  <w16cex:commentExtensible w16cex:durableId="286E6488" w16cex:dateUtc="2023-07-28T06:00:00Z"/>
  <w16cex:commentExtensible w16cex:durableId="2880B11D" w16cex:dateUtc="2023-08-11T03:07:00Z"/>
  <w16cex:commentExtensible w16cex:durableId="28AB74A2" w16cex:dateUtc="2023-09-12T13:37:00Z"/>
  <w16cex:commentExtensible w16cex:durableId="286E6717" w16cex:dateUtc="2023-07-28T06:11:00Z"/>
  <w16cex:commentExtensible w16cex:durableId="2880AF14" w16cex:dateUtc="2023-08-11T02:59:00Z"/>
  <w16cex:commentExtensible w16cex:durableId="28AB7575" w16cex:dateUtc="2023-09-12T13:40:00Z"/>
  <w16cex:commentExtensible w16cex:durableId="2880AF4E" w16cex:dateUtc="2023-08-11T02:59:00Z"/>
  <w16cex:commentExtensible w16cex:durableId="2880AFA6" w16cex:dateUtc="2023-08-11T03:01:00Z"/>
  <w16cex:commentExtensible w16cex:durableId="2880AFC5" w16cex:dateUtc="2023-08-11T03:01:00Z"/>
  <w16cex:commentExtensible w16cex:durableId="2880AFF9" w16cex:dateUtc="2023-08-11T03:02:00Z"/>
  <w16cex:commentExtensible w16cex:durableId="28AB75BD" w16cex:dateUtc="2023-09-12T13:41:00Z"/>
  <w16cex:commentExtensible w16cex:durableId="2880B1F6" w16cex:dateUtc="2023-08-11T03:11:00Z"/>
  <w16cex:commentExtensible w16cex:durableId="28616051" w16cex:dateUtc="2023-07-18T09:02:00Z"/>
  <w16cex:commentExtensible w16cex:durableId="2880A126" w16cex:dateUtc="2023-08-11T01:59:00Z"/>
  <w16cex:commentExtensible w16cex:durableId="2880AA4A" w16cex:dateUtc="2023-08-11T02:38:00Z"/>
  <w16cex:commentExtensible w16cex:durableId="28AB7667" w16cex:dateUtc="2023-09-12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4CA6E" w16cid:durableId="28616D4D"/>
  <w16cid:commentId w16cid:paraId="09A18A74" w16cid:durableId="286E265C"/>
  <w16cid:commentId w16cid:paraId="533A5C91" w16cid:durableId="28AB73BD"/>
  <w16cid:commentId w16cid:paraId="2ABDA23C" w16cid:durableId="282C9559"/>
  <w16cid:commentId w16cid:paraId="201869B4" w16cid:durableId="286E269F"/>
  <w16cid:commentId w16cid:paraId="4805AAE4" w16cid:durableId="282C956C"/>
  <w16cid:commentId w16cid:paraId="0F254799" w16cid:durableId="286E26F5"/>
  <w16cid:commentId w16cid:paraId="2612CC4A" w16cid:durableId="28AB740C"/>
  <w16cid:commentId w16cid:paraId="0DCDABFC" w16cid:durableId="286E2932"/>
  <w16cid:commentId w16cid:paraId="05247F48" w16cid:durableId="28AB7434"/>
  <w16cid:commentId w16cid:paraId="6C0C11BA" w16cid:durableId="286E2914"/>
  <w16cid:commentId w16cid:paraId="2B5E9928" w16cid:durableId="286E2B80"/>
  <w16cid:commentId w16cid:paraId="1B88BDF5" w16cid:durableId="2880AE16"/>
  <w16cid:commentId w16cid:paraId="0D381027" w16cid:durableId="2880AB8B"/>
  <w16cid:commentId w16cid:paraId="17B8ECB6" w16cid:durableId="2880AAFA"/>
  <w16cid:commentId w16cid:paraId="037F7664" w16cid:durableId="2880A19D"/>
  <w16cid:commentId w16cid:paraId="3D82B8A5" w16cid:durableId="2880AB3C"/>
  <w16cid:commentId w16cid:paraId="3B793E64" w16cid:durableId="28721315"/>
  <w16cid:commentId w16cid:paraId="36FE773B" w16cid:durableId="286E36E4"/>
  <w16cid:commentId w16cid:paraId="238EDDF4" w16cid:durableId="286E375E"/>
  <w16cid:commentId w16cid:paraId="60CE10A4" w16cid:durableId="286E357D"/>
  <w16cid:commentId w16cid:paraId="028B3260" w16cid:durableId="286E38CF"/>
  <w16cid:commentId w16cid:paraId="13E6FE91" w16cid:durableId="286E3906"/>
  <w16cid:commentId w16cid:paraId="591CFDF6" w16cid:durableId="286E5555"/>
  <w16cid:commentId w16cid:paraId="14EE3472" w16cid:durableId="286E560F"/>
  <w16cid:commentId w16cid:paraId="59255D50" w16cid:durableId="286E63FB"/>
  <w16cid:commentId w16cid:paraId="1EF178C4" w16cid:durableId="286E6488"/>
  <w16cid:commentId w16cid:paraId="594ABC16" w16cid:durableId="2880B11D"/>
  <w16cid:commentId w16cid:paraId="04B6798B" w16cid:durableId="28AB74A2"/>
  <w16cid:commentId w16cid:paraId="7D54AF94" w16cid:durableId="286E6717"/>
  <w16cid:commentId w16cid:paraId="35CCC475" w16cid:durableId="2880AF14"/>
  <w16cid:commentId w16cid:paraId="4944AA28" w16cid:durableId="28AB7575"/>
  <w16cid:commentId w16cid:paraId="4E0AE270" w16cid:durableId="2880AF4E"/>
  <w16cid:commentId w16cid:paraId="2D0549FF" w16cid:durableId="2880AFA6"/>
  <w16cid:commentId w16cid:paraId="6533B94F" w16cid:durableId="2880AFC5"/>
  <w16cid:commentId w16cid:paraId="6842C1B7" w16cid:durableId="2880AFF9"/>
  <w16cid:commentId w16cid:paraId="754B1188" w16cid:durableId="28AB75BD"/>
  <w16cid:commentId w16cid:paraId="37DFA5BC" w16cid:durableId="2880B1F6"/>
  <w16cid:commentId w16cid:paraId="2E407D4C" w16cid:durableId="28616051"/>
  <w16cid:commentId w16cid:paraId="66348040" w16cid:durableId="2880A126"/>
  <w16cid:commentId w16cid:paraId="28A27C9D" w16cid:durableId="2880AA4A"/>
  <w16cid:commentId w16cid:paraId="57A55D9F" w16cid:durableId="28AB76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646F"/>
    <w:multiLevelType w:val="hybridMultilevel"/>
    <w:tmpl w:val="2ADCACE0"/>
    <w:lvl w:ilvl="0" w:tplc="345632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der Iglesias">
    <w15:presenceInfo w15:providerId="Windows Live" w15:userId="efa203c069b969cf"/>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15C"/>
    <w:rsid w:val="000033BB"/>
    <w:rsid w:val="000049CD"/>
    <w:rsid w:val="00043C38"/>
    <w:rsid w:val="00052237"/>
    <w:rsid w:val="00057580"/>
    <w:rsid w:val="000773CD"/>
    <w:rsid w:val="000B01BB"/>
    <w:rsid w:val="000D127C"/>
    <w:rsid w:val="000F0790"/>
    <w:rsid w:val="000F24C7"/>
    <w:rsid w:val="00114216"/>
    <w:rsid w:val="00130443"/>
    <w:rsid w:val="00147C00"/>
    <w:rsid w:val="00161819"/>
    <w:rsid w:val="00165953"/>
    <w:rsid w:val="00171C9D"/>
    <w:rsid w:val="00181479"/>
    <w:rsid w:val="00183721"/>
    <w:rsid w:val="00196FB9"/>
    <w:rsid w:val="001A15BA"/>
    <w:rsid w:val="001A22FE"/>
    <w:rsid w:val="001B4F84"/>
    <w:rsid w:val="001C038F"/>
    <w:rsid w:val="001D351C"/>
    <w:rsid w:val="001D4C50"/>
    <w:rsid w:val="001D7556"/>
    <w:rsid w:val="001E3167"/>
    <w:rsid w:val="00235A0B"/>
    <w:rsid w:val="002A0D33"/>
    <w:rsid w:val="002B79EC"/>
    <w:rsid w:val="002D3F48"/>
    <w:rsid w:val="002E10F8"/>
    <w:rsid w:val="002F7C30"/>
    <w:rsid w:val="00315215"/>
    <w:rsid w:val="00316AC3"/>
    <w:rsid w:val="00322794"/>
    <w:rsid w:val="00330B59"/>
    <w:rsid w:val="003466EF"/>
    <w:rsid w:val="00365EC8"/>
    <w:rsid w:val="003835CF"/>
    <w:rsid w:val="00390F7A"/>
    <w:rsid w:val="00394892"/>
    <w:rsid w:val="003C0EE8"/>
    <w:rsid w:val="003C18E8"/>
    <w:rsid w:val="003E3BDE"/>
    <w:rsid w:val="003E63C5"/>
    <w:rsid w:val="00406697"/>
    <w:rsid w:val="00424918"/>
    <w:rsid w:val="004265B9"/>
    <w:rsid w:val="00446833"/>
    <w:rsid w:val="00450E6E"/>
    <w:rsid w:val="00455E3A"/>
    <w:rsid w:val="00467A01"/>
    <w:rsid w:val="00472C7F"/>
    <w:rsid w:val="004766FB"/>
    <w:rsid w:val="00483A8C"/>
    <w:rsid w:val="00492C18"/>
    <w:rsid w:val="004936E5"/>
    <w:rsid w:val="00493BC1"/>
    <w:rsid w:val="00494EDC"/>
    <w:rsid w:val="004A4D0D"/>
    <w:rsid w:val="004B1121"/>
    <w:rsid w:val="004B4420"/>
    <w:rsid w:val="004C197E"/>
    <w:rsid w:val="004C5EA1"/>
    <w:rsid w:val="004D3E6C"/>
    <w:rsid w:val="004F18CF"/>
    <w:rsid w:val="004F3FED"/>
    <w:rsid w:val="00501C20"/>
    <w:rsid w:val="00503A3B"/>
    <w:rsid w:val="00505B1F"/>
    <w:rsid w:val="00505D74"/>
    <w:rsid w:val="00513154"/>
    <w:rsid w:val="005206FB"/>
    <w:rsid w:val="00532345"/>
    <w:rsid w:val="00560544"/>
    <w:rsid w:val="00563E21"/>
    <w:rsid w:val="00564D26"/>
    <w:rsid w:val="00577F09"/>
    <w:rsid w:val="005860B5"/>
    <w:rsid w:val="00594CBE"/>
    <w:rsid w:val="005950F7"/>
    <w:rsid w:val="005A6956"/>
    <w:rsid w:val="005A6ECE"/>
    <w:rsid w:val="005B2B73"/>
    <w:rsid w:val="005B7AF0"/>
    <w:rsid w:val="005C1355"/>
    <w:rsid w:val="005C3684"/>
    <w:rsid w:val="005E1370"/>
    <w:rsid w:val="006579EB"/>
    <w:rsid w:val="006603D1"/>
    <w:rsid w:val="00664824"/>
    <w:rsid w:val="00667CCC"/>
    <w:rsid w:val="00675A37"/>
    <w:rsid w:val="006C2454"/>
    <w:rsid w:val="00714FD6"/>
    <w:rsid w:val="007203F5"/>
    <w:rsid w:val="007376DF"/>
    <w:rsid w:val="0074150F"/>
    <w:rsid w:val="00741C30"/>
    <w:rsid w:val="007740EB"/>
    <w:rsid w:val="0079698D"/>
    <w:rsid w:val="007B5CE9"/>
    <w:rsid w:val="007D1FA6"/>
    <w:rsid w:val="007E71A0"/>
    <w:rsid w:val="007F5FC3"/>
    <w:rsid w:val="00812A40"/>
    <w:rsid w:val="0081543C"/>
    <w:rsid w:val="00825C41"/>
    <w:rsid w:val="00834D60"/>
    <w:rsid w:val="00844D7D"/>
    <w:rsid w:val="008476DB"/>
    <w:rsid w:val="00850BF0"/>
    <w:rsid w:val="00852E61"/>
    <w:rsid w:val="00865521"/>
    <w:rsid w:val="0087034E"/>
    <w:rsid w:val="008705C7"/>
    <w:rsid w:val="00873CDA"/>
    <w:rsid w:val="00891A79"/>
    <w:rsid w:val="008C23AE"/>
    <w:rsid w:val="008C6925"/>
    <w:rsid w:val="008C728C"/>
    <w:rsid w:val="008D5E8E"/>
    <w:rsid w:val="008D6946"/>
    <w:rsid w:val="00901752"/>
    <w:rsid w:val="0090214F"/>
    <w:rsid w:val="00907ED6"/>
    <w:rsid w:val="009118AD"/>
    <w:rsid w:val="00920750"/>
    <w:rsid w:val="00926761"/>
    <w:rsid w:val="00960C1D"/>
    <w:rsid w:val="00972836"/>
    <w:rsid w:val="00975014"/>
    <w:rsid w:val="00992EEF"/>
    <w:rsid w:val="009A1AB3"/>
    <w:rsid w:val="009A2F96"/>
    <w:rsid w:val="009C4DAE"/>
    <w:rsid w:val="009D65BC"/>
    <w:rsid w:val="009E5343"/>
    <w:rsid w:val="00A05AF6"/>
    <w:rsid w:val="00A34DE3"/>
    <w:rsid w:val="00A4371D"/>
    <w:rsid w:val="00A65BF1"/>
    <w:rsid w:val="00A675FD"/>
    <w:rsid w:val="00A72B37"/>
    <w:rsid w:val="00A8227D"/>
    <w:rsid w:val="00A82B05"/>
    <w:rsid w:val="00A97823"/>
    <w:rsid w:val="00AA5BE4"/>
    <w:rsid w:val="00AB04E1"/>
    <w:rsid w:val="00AB10EF"/>
    <w:rsid w:val="00AC437A"/>
    <w:rsid w:val="00AC75F2"/>
    <w:rsid w:val="00AD06F0"/>
    <w:rsid w:val="00AD5274"/>
    <w:rsid w:val="00B20594"/>
    <w:rsid w:val="00B23111"/>
    <w:rsid w:val="00B26F51"/>
    <w:rsid w:val="00B45B4F"/>
    <w:rsid w:val="00B7145A"/>
    <w:rsid w:val="00B94023"/>
    <w:rsid w:val="00BA49DB"/>
    <w:rsid w:val="00BB656C"/>
    <w:rsid w:val="00BB7CF4"/>
    <w:rsid w:val="00BC3265"/>
    <w:rsid w:val="00BC4627"/>
    <w:rsid w:val="00BE18ED"/>
    <w:rsid w:val="00BE2B56"/>
    <w:rsid w:val="00BF2CF2"/>
    <w:rsid w:val="00C37AB6"/>
    <w:rsid w:val="00C41228"/>
    <w:rsid w:val="00C817F0"/>
    <w:rsid w:val="00CA75DA"/>
    <w:rsid w:val="00CB58FF"/>
    <w:rsid w:val="00CC3E94"/>
    <w:rsid w:val="00CC6D53"/>
    <w:rsid w:val="00CE7DBE"/>
    <w:rsid w:val="00CF2BAA"/>
    <w:rsid w:val="00D055DE"/>
    <w:rsid w:val="00D10BB7"/>
    <w:rsid w:val="00D2463B"/>
    <w:rsid w:val="00D27CC1"/>
    <w:rsid w:val="00D34BFB"/>
    <w:rsid w:val="00D96BCE"/>
    <w:rsid w:val="00DA476D"/>
    <w:rsid w:val="00DA698F"/>
    <w:rsid w:val="00DB22C5"/>
    <w:rsid w:val="00DF0F91"/>
    <w:rsid w:val="00DF0FE8"/>
    <w:rsid w:val="00E40629"/>
    <w:rsid w:val="00E5579D"/>
    <w:rsid w:val="00E6301E"/>
    <w:rsid w:val="00E66D38"/>
    <w:rsid w:val="00E708D1"/>
    <w:rsid w:val="00E7176F"/>
    <w:rsid w:val="00E745AD"/>
    <w:rsid w:val="00E7515C"/>
    <w:rsid w:val="00E76879"/>
    <w:rsid w:val="00E927B1"/>
    <w:rsid w:val="00E965C8"/>
    <w:rsid w:val="00EC2279"/>
    <w:rsid w:val="00ED039F"/>
    <w:rsid w:val="00EE12FF"/>
    <w:rsid w:val="00EF240F"/>
    <w:rsid w:val="00F01951"/>
    <w:rsid w:val="00F275E9"/>
    <w:rsid w:val="00F347CB"/>
    <w:rsid w:val="00F45BF3"/>
    <w:rsid w:val="00F50E12"/>
    <w:rsid w:val="00F54667"/>
    <w:rsid w:val="00F56BE7"/>
    <w:rsid w:val="00F61533"/>
    <w:rsid w:val="00F63331"/>
    <w:rsid w:val="00F73BD1"/>
    <w:rsid w:val="00FA111B"/>
    <w:rsid w:val="00FC4469"/>
    <w:rsid w:val="00FE0538"/>
    <w:rsid w:val="00FE1A2E"/>
    <w:rsid w:val="00FE1D56"/>
    <w:rsid w:val="00FE498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E90780"/>
  <w15:chartTrackingRefBased/>
  <w15:docId w15:val="{5C8B3A8F-6543-D140-91DD-4BD8D3CE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EDC"/>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E7515C"/>
    <w:pPr>
      <w:keepNext/>
      <w:keepLines/>
      <w:spacing w:before="40"/>
      <w:outlineLvl w:val="2"/>
    </w:pPr>
    <w:rPr>
      <w:rFonts w:asciiTheme="majorHAnsi" w:eastAsiaTheme="majorEastAsia" w:hAnsiTheme="majorHAnsi" w:cstheme="majorBidi"/>
      <w:color w:val="1F3763" w:themeColor="accent1" w:themeShade="7F"/>
      <w:lang w:val="en-N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515C"/>
    <w:rPr>
      <w:rFonts w:asciiTheme="majorHAnsi" w:eastAsiaTheme="majorEastAsia" w:hAnsiTheme="majorHAnsi" w:cstheme="majorBidi"/>
      <w:color w:val="1F3763" w:themeColor="accent1" w:themeShade="7F"/>
      <w:lang w:val="en-NZ"/>
    </w:rPr>
  </w:style>
  <w:style w:type="character" w:styleId="CommentReference">
    <w:name w:val="annotation reference"/>
    <w:basedOn w:val="DefaultParagraphFont"/>
    <w:uiPriority w:val="99"/>
    <w:semiHidden/>
    <w:unhideWhenUsed/>
    <w:rsid w:val="00E7515C"/>
    <w:rPr>
      <w:sz w:val="16"/>
      <w:szCs w:val="16"/>
    </w:rPr>
  </w:style>
  <w:style w:type="paragraph" w:styleId="CommentText">
    <w:name w:val="annotation text"/>
    <w:basedOn w:val="Normal"/>
    <w:link w:val="CommentTextChar"/>
    <w:uiPriority w:val="99"/>
    <w:semiHidden/>
    <w:unhideWhenUsed/>
    <w:rsid w:val="00E7515C"/>
    <w:rPr>
      <w:rFonts w:asciiTheme="minorHAnsi" w:eastAsiaTheme="minorHAnsi" w:hAnsiTheme="minorHAnsi" w:cstheme="minorBidi"/>
      <w:sz w:val="20"/>
      <w:szCs w:val="20"/>
      <w:lang w:val="en-NZ" w:eastAsia="en-US"/>
    </w:rPr>
  </w:style>
  <w:style w:type="character" w:customStyle="1" w:styleId="CommentTextChar">
    <w:name w:val="Comment Text Char"/>
    <w:basedOn w:val="DefaultParagraphFont"/>
    <w:link w:val="CommentText"/>
    <w:uiPriority w:val="99"/>
    <w:semiHidden/>
    <w:rsid w:val="00E7515C"/>
    <w:rPr>
      <w:sz w:val="20"/>
      <w:szCs w:val="20"/>
      <w:lang w:val="en-NZ"/>
    </w:rPr>
  </w:style>
  <w:style w:type="paragraph" w:styleId="ListParagraph">
    <w:name w:val="List Paragraph"/>
    <w:basedOn w:val="Normal"/>
    <w:uiPriority w:val="34"/>
    <w:qFormat/>
    <w:rsid w:val="00E7515C"/>
    <w:pPr>
      <w:ind w:left="720"/>
      <w:contextualSpacing/>
    </w:pPr>
    <w:rPr>
      <w:rFonts w:asciiTheme="minorHAnsi" w:eastAsiaTheme="minorHAnsi" w:hAnsiTheme="minorHAnsi" w:cstheme="minorBidi"/>
      <w:lang w:val="en-NZ" w:eastAsia="en-US"/>
    </w:rPr>
  </w:style>
  <w:style w:type="character" w:styleId="PlaceholderText">
    <w:name w:val="Placeholder Text"/>
    <w:basedOn w:val="DefaultParagraphFont"/>
    <w:uiPriority w:val="99"/>
    <w:semiHidden/>
    <w:rsid w:val="00E7515C"/>
    <w:rPr>
      <w:color w:val="808080"/>
    </w:rPr>
  </w:style>
  <w:style w:type="paragraph" w:styleId="NormalWeb">
    <w:name w:val="Normal (Web)"/>
    <w:basedOn w:val="Normal"/>
    <w:uiPriority w:val="99"/>
    <w:semiHidden/>
    <w:unhideWhenUsed/>
    <w:rsid w:val="00E7515C"/>
    <w:pPr>
      <w:spacing w:before="100" w:beforeAutospacing="1" w:after="100" w:afterAutospacing="1"/>
    </w:pPr>
  </w:style>
  <w:style w:type="character" w:styleId="Hyperlink">
    <w:name w:val="Hyperlink"/>
    <w:basedOn w:val="DefaultParagraphFont"/>
    <w:uiPriority w:val="99"/>
    <w:unhideWhenUsed/>
    <w:rsid w:val="00E7515C"/>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B4420"/>
    <w:rPr>
      <w:b/>
      <w:bCs/>
    </w:rPr>
  </w:style>
  <w:style w:type="character" w:customStyle="1" w:styleId="CommentSubjectChar">
    <w:name w:val="Comment Subject Char"/>
    <w:basedOn w:val="CommentTextChar"/>
    <w:link w:val="CommentSubject"/>
    <w:uiPriority w:val="99"/>
    <w:semiHidden/>
    <w:rsid w:val="004B4420"/>
    <w:rPr>
      <w:b/>
      <w:bCs/>
      <w:sz w:val="20"/>
      <w:szCs w:val="20"/>
      <w:lang w:val="en-NZ"/>
    </w:rPr>
  </w:style>
  <w:style w:type="paragraph" w:styleId="Revision">
    <w:name w:val="Revision"/>
    <w:hidden/>
    <w:uiPriority w:val="99"/>
    <w:semiHidden/>
    <w:rsid w:val="00D96BCE"/>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D96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51">
      <w:bodyDiv w:val="1"/>
      <w:marLeft w:val="0"/>
      <w:marRight w:val="0"/>
      <w:marTop w:val="0"/>
      <w:marBottom w:val="0"/>
      <w:divBdr>
        <w:top w:val="none" w:sz="0" w:space="0" w:color="auto"/>
        <w:left w:val="none" w:sz="0" w:space="0" w:color="auto"/>
        <w:bottom w:val="none" w:sz="0" w:space="0" w:color="auto"/>
        <w:right w:val="none" w:sz="0" w:space="0" w:color="auto"/>
      </w:divBdr>
    </w:div>
    <w:div w:id="3554460">
      <w:bodyDiv w:val="1"/>
      <w:marLeft w:val="0"/>
      <w:marRight w:val="0"/>
      <w:marTop w:val="0"/>
      <w:marBottom w:val="0"/>
      <w:divBdr>
        <w:top w:val="none" w:sz="0" w:space="0" w:color="auto"/>
        <w:left w:val="none" w:sz="0" w:space="0" w:color="auto"/>
        <w:bottom w:val="none" w:sz="0" w:space="0" w:color="auto"/>
        <w:right w:val="none" w:sz="0" w:space="0" w:color="auto"/>
      </w:divBdr>
      <w:divsChild>
        <w:div w:id="1985548316">
          <w:marLeft w:val="480"/>
          <w:marRight w:val="0"/>
          <w:marTop w:val="0"/>
          <w:marBottom w:val="0"/>
          <w:divBdr>
            <w:top w:val="none" w:sz="0" w:space="0" w:color="auto"/>
            <w:left w:val="none" w:sz="0" w:space="0" w:color="auto"/>
            <w:bottom w:val="none" w:sz="0" w:space="0" w:color="auto"/>
            <w:right w:val="none" w:sz="0" w:space="0" w:color="auto"/>
          </w:divBdr>
        </w:div>
        <w:div w:id="482090798">
          <w:marLeft w:val="480"/>
          <w:marRight w:val="0"/>
          <w:marTop w:val="0"/>
          <w:marBottom w:val="0"/>
          <w:divBdr>
            <w:top w:val="none" w:sz="0" w:space="0" w:color="auto"/>
            <w:left w:val="none" w:sz="0" w:space="0" w:color="auto"/>
            <w:bottom w:val="none" w:sz="0" w:space="0" w:color="auto"/>
            <w:right w:val="none" w:sz="0" w:space="0" w:color="auto"/>
          </w:divBdr>
        </w:div>
        <w:div w:id="1210267046">
          <w:marLeft w:val="480"/>
          <w:marRight w:val="0"/>
          <w:marTop w:val="0"/>
          <w:marBottom w:val="0"/>
          <w:divBdr>
            <w:top w:val="none" w:sz="0" w:space="0" w:color="auto"/>
            <w:left w:val="none" w:sz="0" w:space="0" w:color="auto"/>
            <w:bottom w:val="none" w:sz="0" w:space="0" w:color="auto"/>
            <w:right w:val="none" w:sz="0" w:space="0" w:color="auto"/>
          </w:divBdr>
        </w:div>
        <w:div w:id="889658934">
          <w:marLeft w:val="480"/>
          <w:marRight w:val="0"/>
          <w:marTop w:val="0"/>
          <w:marBottom w:val="0"/>
          <w:divBdr>
            <w:top w:val="none" w:sz="0" w:space="0" w:color="auto"/>
            <w:left w:val="none" w:sz="0" w:space="0" w:color="auto"/>
            <w:bottom w:val="none" w:sz="0" w:space="0" w:color="auto"/>
            <w:right w:val="none" w:sz="0" w:space="0" w:color="auto"/>
          </w:divBdr>
        </w:div>
        <w:div w:id="39209661">
          <w:marLeft w:val="480"/>
          <w:marRight w:val="0"/>
          <w:marTop w:val="0"/>
          <w:marBottom w:val="0"/>
          <w:divBdr>
            <w:top w:val="none" w:sz="0" w:space="0" w:color="auto"/>
            <w:left w:val="none" w:sz="0" w:space="0" w:color="auto"/>
            <w:bottom w:val="none" w:sz="0" w:space="0" w:color="auto"/>
            <w:right w:val="none" w:sz="0" w:space="0" w:color="auto"/>
          </w:divBdr>
        </w:div>
        <w:div w:id="1529180633">
          <w:marLeft w:val="480"/>
          <w:marRight w:val="0"/>
          <w:marTop w:val="0"/>
          <w:marBottom w:val="0"/>
          <w:divBdr>
            <w:top w:val="none" w:sz="0" w:space="0" w:color="auto"/>
            <w:left w:val="none" w:sz="0" w:space="0" w:color="auto"/>
            <w:bottom w:val="none" w:sz="0" w:space="0" w:color="auto"/>
            <w:right w:val="none" w:sz="0" w:space="0" w:color="auto"/>
          </w:divBdr>
        </w:div>
        <w:div w:id="1234970063">
          <w:marLeft w:val="480"/>
          <w:marRight w:val="0"/>
          <w:marTop w:val="0"/>
          <w:marBottom w:val="0"/>
          <w:divBdr>
            <w:top w:val="none" w:sz="0" w:space="0" w:color="auto"/>
            <w:left w:val="none" w:sz="0" w:space="0" w:color="auto"/>
            <w:bottom w:val="none" w:sz="0" w:space="0" w:color="auto"/>
            <w:right w:val="none" w:sz="0" w:space="0" w:color="auto"/>
          </w:divBdr>
        </w:div>
        <w:div w:id="32267666">
          <w:marLeft w:val="480"/>
          <w:marRight w:val="0"/>
          <w:marTop w:val="0"/>
          <w:marBottom w:val="0"/>
          <w:divBdr>
            <w:top w:val="none" w:sz="0" w:space="0" w:color="auto"/>
            <w:left w:val="none" w:sz="0" w:space="0" w:color="auto"/>
            <w:bottom w:val="none" w:sz="0" w:space="0" w:color="auto"/>
            <w:right w:val="none" w:sz="0" w:space="0" w:color="auto"/>
          </w:divBdr>
        </w:div>
        <w:div w:id="1283489117">
          <w:marLeft w:val="480"/>
          <w:marRight w:val="0"/>
          <w:marTop w:val="0"/>
          <w:marBottom w:val="0"/>
          <w:divBdr>
            <w:top w:val="none" w:sz="0" w:space="0" w:color="auto"/>
            <w:left w:val="none" w:sz="0" w:space="0" w:color="auto"/>
            <w:bottom w:val="none" w:sz="0" w:space="0" w:color="auto"/>
            <w:right w:val="none" w:sz="0" w:space="0" w:color="auto"/>
          </w:divBdr>
        </w:div>
        <w:div w:id="2132085891">
          <w:marLeft w:val="480"/>
          <w:marRight w:val="0"/>
          <w:marTop w:val="0"/>
          <w:marBottom w:val="0"/>
          <w:divBdr>
            <w:top w:val="none" w:sz="0" w:space="0" w:color="auto"/>
            <w:left w:val="none" w:sz="0" w:space="0" w:color="auto"/>
            <w:bottom w:val="none" w:sz="0" w:space="0" w:color="auto"/>
            <w:right w:val="none" w:sz="0" w:space="0" w:color="auto"/>
          </w:divBdr>
        </w:div>
        <w:div w:id="18044051">
          <w:marLeft w:val="480"/>
          <w:marRight w:val="0"/>
          <w:marTop w:val="0"/>
          <w:marBottom w:val="0"/>
          <w:divBdr>
            <w:top w:val="none" w:sz="0" w:space="0" w:color="auto"/>
            <w:left w:val="none" w:sz="0" w:space="0" w:color="auto"/>
            <w:bottom w:val="none" w:sz="0" w:space="0" w:color="auto"/>
            <w:right w:val="none" w:sz="0" w:space="0" w:color="auto"/>
          </w:divBdr>
        </w:div>
        <w:div w:id="728575245">
          <w:marLeft w:val="480"/>
          <w:marRight w:val="0"/>
          <w:marTop w:val="0"/>
          <w:marBottom w:val="0"/>
          <w:divBdr>
            <w:top w:val="none" w:sz="0" w:space="0" w:color="auto"/>
            <w:left w:val="none" w:sz="0" w:space="0" w:color="auto"/>
            <w:bottom w:val="none" w:sz="0" w:space="0" w:color="auto"/>
            <w:right w:val="none" w:sz="0" w:space="0" w:color="auto"/>
          </w:divBdr>
        </w:div>
        <w:div w:id="1494301698">
          <w:marLeft w:val="480"/>
          <w:marRight w:val="0"/>
          <w:marTop w:val="0"/>
          <w:marBottom w:val="0"/>
          <w:divBdr>
            <w:top w:val="none" w:sz="0" w:space="0" w:color="auto"/>
            <w:left w:val="none" w:sz="0" w:space="0" w:color="auto"/>
            <w:bottom w:val="none" w:sz="0" w:space="0" w:color="auto"/>
            <w:right w:val="none" w:sz="0" w:space="0" w:color="auto"/>
          </w:divBdr>
        </w:div>
        <w:div w:id="795216539">
          <w:marLeft w:val="480"/>
          <w:marRight w:val="0"/>
          <w:marTop w:val="0"/>
          <w:marBottom w:val="0"/>
          <w:divBdr>
            <w:top w:val="none" w:sz="0" w:space="0" w:color="auto"/>
            <w:left w:val="none" w:sz="0" w:space="0" w:color="auto"/>
            <w:bottom w:val="none" w:sz="0" w:space="0" w:color="auto"/>
            <w:right w:val="none" w:sz="0" w:space="0" w:color="auto"/>
          </w:divBdr>
        </w:div>
        <w:div w:id="1971158760">
          <w:marLeft w:val="480"/>
          <w:marRight w:val="0"/>
          <w:marTop w:val="0"/>
          <w:marBottom w:val="0"/>
          <w:divBdr>
            <w:top w:val="none" w:sz="0" w:space="0" w:color="auto"/>
            <w:left w:val="none" w:sz="0" w:space="0" w:color="auto"/>
            <w:bottom w:val="none" w:sz="0" w:space="0" w:color="auto"/>
            <w:right w:val="none" w:sz="0" w:space="0" w:color="auto"/>
          </w:divBdr>
        </w:div>
        <w:div w:id="1086413682">
          <w:marLeft w:val="480"/>
          <w:marRight w:val="0"/>
          <w:marTop w:val="0"/>
          <w:marBottom w:val="0"/>
          <w:divBdr>
            <w:top w:val="none" w:sz="0" w:space="0" w:color="auto"/>
            <w:left w:val="none" w:sz="0" w:space="0" w:color="auto"/>
            <w:bottom w:val="none" w:sz="0" w:space="0" w:color="auto"/>
            <w:right w:val="none" w:sz="0" w:space="0" w:color="auto"/>
          </w:divBdr>
        </w:div>
        <w:div w:id="1041318562">
          <w:marLeft w:val="480"/>
          <w:marRight w:val="0"/>
          <w:marTop w:val="0"/>
          <w:marBottom w:val="0"/>
          <w:divBdr>
            <w:top w:val="none" w:sz="0" w:space="0" w:color="auto"/>
            <w:left w:val="none" w:sz="0" w:space="0" w:color="auto"/>
            <w:bottom w:val="none" w:sz="0" w:space="0" w:color="auto"/>
            <w:right w:val="none" w:sz="0" w:space="0" w:color="auto"/>
          </w:divBdr>
        </w:div>
        <w:div w:id="1819226021">
          <w:marLeft w:val="480"/>
          <w:marRight w:val="0"/>
          <w:marTop w:val="0"/>
          <w:marBottom w:val="0"/>
          <w:divBdr>
            <w:top w:val="none" w:sz="0" w:space="0" w:color="auto"/>
            <w:left w:val="none" w:sz="0" w:space="0" w:color="auto"/>
            <w:bottom w:val="none" w:sz="0" w:space="0" w:color="auto"/>
            <w:right w:val="none" w:sz="0" w:space="0" w:color="auto"/>
          </w:divBdr>
        </w:div>
        <w:div w:id="1348290519">
          <w:marLeft w:val="480"/>
          <w:marRight w:val="0"/>
          <w:marTop w:val="0"/>
          <w:marBottom w:val="0"/>
          <w:divBdr>
            <w:top w:val="none" w:sz="0" w:space="0" w:color="auto"/>
            <w:left w:val="none" w:sz="0" w:space="0" w:color="auto"/>
            <w:bottom w:val="none" w:sz="0" w:space="0" w:color="auto"/>
            <w:right w:val="none" w:sz="0" w:space="0" w:color="auto"/>
          </w:divBdr>
        </w:div>
        <w:div w:id="752894139">
          <w:marLeft w:val="480"/>
          <w:marRight w:val="0"/>
          <w:marTop w:val="0"/>
          <w:marBottom w:val="0"/>
          <w:divBdr>
            <w:top w:val="none" w:sz="0" w:space="0" w:color="auto"/>
            <w:left w:val="none" w:sz="0" w:space="0" w:color="auto"/>
            <w:bottom w:val="none" w:sz="0" w:space="0" w:color="auto"/>
            <w:right w:val="none" w:sz="0" w:space="0" w:color="auto"/>
          </w:divBdr>
        </w:div>
        <w:div w:id="1607153115">
          <w:marLeft w:val="480"/>
          <w:marRight w:val="0"/>
          <w:marTop w:val="0"/>
          <w:marBottom w:val="0"/>
          <w:divBdr>
            <w:top w:val="none" w:sz="0" w:space="0" w:color="auto"/>
            <w:left w:val="none" w:sz="0" w:space="0" w:color="auto"/>
            <w:bottom w:val="none" w:sz="0" w:space="0" w:color="auto"/>
            <w:right w:val="none" w:sz="0" w:space="0" w:color="auto"/>
          </w:divBdr>
        </w:div>
        <w:div w:id="642391868">
          <w:marLeft w:val="480"/>
          <w:marRight w:val="0"/>
          <w:marTop w:val="0"/>
          <w:marBottom w:val="0"/>
          <w:divBdr>
            <w:top w:val="none" w:sz="0" w:space="0" w:color="auto"/>
            <w:left w:val="none" w:sz="0" w:space="0" w:color="auto"/>
            <w:bottom w:val="none" w:sz="0" w:space="0" w:color="auto"/>
            <w:right w:val="none" w:sz="0" w:space="0" w:color="auto"/>
          </w:divBdr>
        </w:div>
        <w:div w:id="1682388889">
          <w:marLeft w:val="480"/>
          <w:marRight w:val="0"/>
          <w:marTop w:val="0"/>
          <w:marBottom w:val="0"/>
          <w:divBdr>
            <w:top w:val="none" w:sz="0" w:space="0" w:color="auto"/>
            <w:left w:val="none" w:sz="0" w:space="0" w:color="auto"/>
            <w:bottom w:val="none" w:sz="0" w:space="0" w:color="auto"/>
            <w:right w:val="none" w:sz="0" w:space="0" w:color="auto"/>
          </w:divBdr>
        </w:div>
        <w:div w:id="1893926606">
          <w:marLeft w:val="480"/>
          <w:marRight w:val="0"/>
          <w:marTop w:val="0"/>
          <w:marBottom w:val="0"/>
          <w:divBdr>
            <w:top w:val="none" w:sz="0" w:space="0" w:color="auto"/>
            <w:left w:val="none" w:sz="0" w:space="0" w:color="auto"/>
            <w:bottom w:val="none" w:sz="0" w:space="0" w:color="auto"/>
            <w:right w:val="none" w:sz="0" w:space="0" w:color="auto"/>
          </w:divBdr>
        </w:div>
        <w:div w:id="139469684">
          <w:marLeft w:val="480"/>
          <w:marRight w:val="0"/>
          <w:marTop w:val="0"/>
          <w:marBottom w:val="0"/>
          <w:divBdr>
            <w:top w:val="none" w:sz="0" w:space="0" w:color="auto"/>
            <w:left w:val="none" w:sz="0" w:space="0" w:color="auto"/>
            <w:bottom w:val="none" w:sz="0" w:space="0" w:color="auto"/>
            <w:right w:val="none" w:sz="0" w:space="0" w:color="auto"/>
          </w:divBdr>
        </w:div>
        <w:div w:id="710231089">
          <w:marLeft w:val="480"/>
          <w:marRight w:val="0"/>
          <w:marTop w:val="0"/>
          <w:marBottom w:val="0"/>
          <w:divBdr>
            <w:top w:val="none" w:sz="0" w:space="0" w:color="auto"/>
            <w:left w:val="none" w:sz="0" w:space="0" w:color="auto"/>
            <w:bottom w:val="none" w:sz="0" w:space="0" w:color="auto"/>
            <w:right w:val="none" w:sz="0" w:space="0" w:color="auto"/>
          </w:divBdr>
        </w:div>
        <w:div w:id="892236447">
          <w:marLeft w:val="480"/>
          <w:marRight w:val="0"/>
          <w:marTop w:val="0"/>
          <w:marBottom w:val="0"/>
          <w:divBdr>
            <w:top w:val="none" w:sz="0" w:space="0" w:color="auto"/>
            <w:left w:val="none" w:sz="0" w:space="0" w:color="auto"/>
            <w:bottom w:val="none" w:sz="0" w:space="0" w:color="auto"/>
            <w:right w:val="none" w:sz="0" w:space="0" w:color="auto"/>
          </w:divBdr>
        </w:div>
        <w:div w:id="1759516511">
          <w:marLeft w:val="480"/>
          <w:marRight w:val="0"/>
          <w:marTop w:val="0"/>
          <w:marBottom w:val="0"/>
          <w:divBdr>
            <w:top w:val="none" w:sz="0" w:space="0" w:color="auto"/>
            <w:left w:val="none" w:sz="0" w:space="0" w:color="auto"/>
            <w:bottom w:val="none" w:sz="0" w:space="0" w:color="auto"/>
            <w:right w:val="none" w:sz="0" w:space="0" w:color="auto"/>
          </w:divBdr>
        </w:div>
        <w:div w:id="525336706">
          <w:marLeft w:val="480"/>
          <w:marRight w:val="0"/>
          <w:marTop w:val="0"/>
          <w:marBottom w:val="0"/>
          <w:divBdr>
            <w:top w:val="none" w:sz="0" w:space="0" w:color="auto"/>
            <w:left w:val="none" w:sz="0" w:space="0" w:color="auto"/>
            <w:bottom w:val="none" w:sz="0" w:space="0" w:color="auto"/>
            <w:right w:val="none" w:sz="0" w:space="0" w:color="auto"/>
          </w:divBdr>
        </w:div>
        <w:div w:id="58674572">
          <w:marLeft w:val="480"/>
          <w:marRight w:val="0"/>
          <w:marTop w:val="0"/>
          <w:marBottom w:val="0"/>
          <w:divBdr>
            <w:top w:val="none" w:sz="0" w:space="0" w:color="auto"/>
            <w:left w:val="none" w:sz="0" w:space="0" w:color="auto"/>
            <w:bottom w:val="none" w:sz="0" w:space="0" w:color="auto"/>
            <w:right w:val="none" w:sz="0" w:space="0" w:color="auto"/>
          </w:divBdr>
        </w:div>
        <w:div w:id="219482937">
          <w:marLeft w:val="480"/>
          <w:marRight w:val="0"/>
          <w:marTop w:val="0"/>
          <w:marBottom w:val="0"/>
          <w:divBdr>
            <w:top w:val="none" w:sz="0" w:space="0" w:color="auto"/>
            <w:left w:val="none" w:sz="0" w:space="0" w:color="auto"/>
            <w:bottom w:val="none" w:sz="0" w:space="0" w:color="auto"/>
            <w:right w:val="none" w:sz="0" w:space="0" w:color="auto"/>
          </w:divBdr>
        </w:div>
        <w:div w:id="35815334">
          <w:marLeft w:val="480"/>
          <w:marRight w:val="0"/>
          <w:marTop w:val="0"/>
          <w:marBottom w:val="0"/>
          <w:divBdr>
            <w:top w:val="none" w:sz="0" w:space="0" w:color="auto"/>
            <w:left w:val="none" w:sz="0" w:space="0" w:color="auto"/>
            <w:bottom w:val="none" w:sz="0" w:space="0" w:color="auto"/>
            <w:right w:val="none" w:sz="0" w:space="0" w:color="auto"/>
          </w:divBdr>
        </w:div>
        <w:div w:id="759840114">
          <w:marLeft w:val="480"/>
          <w:marRight w:val="0"/>
          <w:marTop w:val="0"/>
          <w:marBottom w:val="0"/>
          <w:divBdr>
            <w:top w:val="none" w:sz="0" w:space="0" w:color="auto"/>
            <w:left w:val="none" w:sz="0" w:space="0" w:color="auto"/>
            <w:bottom w:val="none" w:sz="0" w:space="0" w:color="auto"/>
            <w:right w:val="none" w:sz="0" w:space="0" w:color="auto"/>
          </w:divBdr>
        </w:div>
        <w:div w:id="1549416696">
          <w:marLeft w:val="480"/>
          <w:marRight w:val="0"/>
          <w:marTop w:val="0"/>
          <w:marBottom w:val="0"/>
          <w:divBdr>
            <w:top w:val="none" w:sz="0" w:space="0" w:color="auto"/>
            <w:left w:val="none" w:sz="0" w:space="0" w:color="auto"/>
            <w:bottom w:val="none" w:sz="0" w:space="0" w:color="auto"/>
            <w:right w:val="none" w:sz="0" w:space="0" w:color="auto"/>
          </w:divBdr>
        </w:div>
        <w:div w:id="542248890">
          <w:marLeft w:val="480"/>
          <w:marRight w:val="0"/>
          <w:marTop w:val="0"/>
          <w:marBottom w:val="0"/>
          <w:divBdr>
            <w:top w:val="none" w:sz="0" w:space="0" w:color="auto"/>
            <w:left w:val="none" w:sz="0" w:space="0" w:color="auto"/>
            <w:bottom w:val="none" w:sz="0" w:space="0" w:color="auto"/>
            <w:right w:val="none" w:sz="0" w:space="0" w:color="auto"/>
          </w:divBdr>
        </w:div>
        <w:div w:id="1848015875">
          <w:marLeft w:val="480"/>
          <w:marRight w:val="0"/>
          <w:marTop w:val="0"/>
          <w:marBottom w:val="0"/>
          <w:divBdr>
            <w:top w:val="none" w:sz="0" w:space="0" w:color="auto"/>
            <w:left w:val="none" w:sz="0" w:space="0" w:color="auto"/>
            <w:bottom w:val="none" w:sz="0" w:space="0" w:color="auto"/>
            <w:right w:val="none" w:sz="0" w:space="0" w:color="auto"/>
          </w:divBdr>
        </w:div>
        <w:div w:id="1022172269">
          <w:marLeft w:val="480"/>
          <w:marRight w:val="0"/>
          <w:marTop w:val="0"/>
          <w:marBottom w:val="0"/>
          <w:divBdr>
            <w:top w:val="none" w:sz="0" w:space="0" w:color="auto"/>
            <w:left w:val="none" w:sz="0" w:space="0" w:color="auto"/>
            <w:bottom w:val="none" w:sz="0" w:space="0" w:color="auto"/>
            <w:right w:val="none" w:sz="0" w:space="0" w:color="auto"/>
          </w:divBdr>
        </w:div>
        <w:div w:id="421336491">
          <w:marLeft w:val="480"/>
          <w:marRight w:val="0"/>
          <w:marTop w:val="0"/>
          <w:marBottom w:val="0"/>
          <w:divBdr>
            <w:top w:val="none" w:sz="0" w:space="0" w:color="auto"/>
            <w:left w:val="none" w:sz="0" w:space="0" w:color="auto"/>
            <w:bottom w:val="none" w:sz="0" w:space="0" w:color="auto"/>
            <w:right w:val="none" w:sz="0" w:space="0" w:color="auto"/>
          </w:divBdr>
        </w:div>
        <w:div w:id="1337197438">
          <w:marLeft w:val="480"/>
          <w:marRight w:val="0"/>
          <w:marTop w:val="0"/>
          <w:marBottom w:val="0"/>
          <w:divBdr>
            <w:top w:val="none" w:sz="0" w:space="0" w:color="auto"/>
            <w:left w:val="none" w:sz="0" w:space="0" w:color="auto"/>
            <w:bottom w:val="none" w:sz="0" w:space="0" w:color="auto"/>
            <w:right w:val="none" w:sz="0" w:space="0" w:color="auto"/>
          </w:divBdr>
        </w:div>
        <w:div w:id="115805212">
          <w:marLeft w:val="480"/>
          <w:marRight w:val="0"/>
          <w:marTop w:val="0"/>
          <w:marBottom w:val="0"/>
          <w:divBdr>
            <w:top w:val="none" w:sz="0" w:space="0" w:color="auto"/>
            <w:left w:val="none" w:sz="0" w:space="0" w:color="auto"/>
            <w:bottom w:val="none" w:sz="0" w:space="0" w:color="auto"/>
            <w:right w:val="none" w:sz="0" w:space="0" w:color="auto"/>
          </w:divBdr>
        </w:div>
        <w:div w:id="472408050">
          <w:marLeft w:val="480"/>
          <w:marRight w:val="0"/>
          <w:marTop w:val="0"/>
          <w:marBottom w:val="0"/>
          <w:divBdr>
            <w:top w:val="none" w:sz="0" w:space="0" w:color="auto"/>
            <w:left w:val="none" w:sz="0" w:space="0" w:color="auto"/>
            <w:bottom w:val="none" w:sz="0" w:space="0" w:color="auto"/>
            <w:right w:val="none" w:sz="0" w:space="0" w:color="auto"/>
          </w:divBdr>
        </w:div>
        <w:div w:id="1486585574">
          <w:marLeft w:val="480"/>
          <w:marRight w:val="0"/>
          <w:marTop w:val="0"/>
          <w:marBottom w:val="0"/>
          <w:divBdr>
            <w:top w:val="none" w:sz="0" w:space="0" w:color="auto"/>
            <w:left w:val="none" w:sz="0" w:space="0" w:color="auto"/>
            <w:bottom w:val="none" w:sz="0" w:space="0" w:color="auto"/>
            <w:right w:val="none" w:sz="0" w:space="0" w:color="auto"/>
          </w:divBdr>
        </w:div>
        <w:div w:id="1804273079">
          <w:marLeft w:val="480"/>
          <w:marRight w:val="0"/>
          <w:marTop w:val="0"/>
          <w:marBottom w:val="0"/>
          <w:divBdr>
            <w:top w:val="none" w:sz="0" w:space="0" w:color="auto"/>
            <w:left w:val="none" w:sz="0" w:space="0" w:color="auto"/>
            <w:bottom w:val="none" w:sz="0" w:space="0" w:color="auto"/>
            <w:right w:val="none" w:sz="0" w:space="0" w:color="auto"/>
          </w:divBdr>
        </w:div>
        <w:div w:id="1408380847">
          <w:marLeft w:val="480"/>
          <w:marRight w:val="0"/>
          <w:marTop w:val="0"/>
          <w:marBottom w:val="0"/>
          <w:divBdr>
            <w:top w:val="none" w:sz="0" w:space="0" w:color="auto"/>
            <w:left w:val="none" w:sz="0" w:space="0" w:color="auto"/>
            <w:bottom w:val="none" w:sz="0" w:space="0" w:color="auto"/>
            <w:right w:val="none" w:sz="0" w:space="0" w:color="auto"/>
          </w:divBdr>
        </w:div>
        <w:div w:id="1773476323">
          <w:marLeft w:val="480"/>
          <w:marRight w:val="0"/>
          <w:marTop w:val="0"/>
          <w:marBottom w:val="0"/>
          <w:divBdr>
            <w:top w:val="none" w:sz="0" w:space="0" w:color="auto"/>
            <w:left w:val="none" w:sz="0" w:space="0" w:color="auto"/>
            <w:bottom w:val="none" w:sz="0" w:space="0" w:color="auto"/>
            <w:right w:val="none" w:sz="0" w:space="0" w:color="auto"/>
          </w:divBdr>
        </w:div>
        <w:div w:id="748650165">
          <w:marLeft w:val="480"/>
          <w:marRight w:val="0"/>
          <w:marTop w:val="0"/>
          <w:marBottom w:val="0"/>
          <w:divBdr>
            <w:top w:val="none" w:sz="0" w:space="0" w:color="auto"/>
            <w:left w:val="none" w:sz="0" w:space="0" w:color="auto"/>
            <w:bottom w:val="none" w:sz="0" w:space="0" w:color="auto"/>
            <w:right w:val="none" w:sz="0" w:space="0" w:color="auto"/>
          </w:divBdr>
        </w:div>
        <w:div w:id="305860127">
          <w:marLeft w:val="480"/>
          <w:marRight w:val="0"/>
          <w:marTop w:val="0"/>
          <w:marBottom w:val="0"/>
          <w:divBdr>
            <w:top w:val="none" w:sz="0" w:space="0" w:color="auto"/>
            <w:left w:val="none" w:sz="0" w:space="0" w:color="auto"/>
            <w:bottom w:val="none" w:sz="0" w:space="0" w:color="auto"/>
            <w:right w:val="none" w:sz="0" w:space="0" w:color="auto"/>
          </w:divBdr>
        </w:div>
        <w:div w:id="1064907780">
          <w:marLeft w:val="480"/>
          <w:marRight w:val="0"/>
          <w:marTop w:val="0"/>
          <w:marBottom w:val="0"/>
          <w:divBdr>
            <w:top w:val="none" w:sz="0" w:space="0" w:color="auto"/>
            <w:left w:val="none" w:sz="0" w:space="0" w:color="auto"/>
            <w:bottom w:val="none" w:sz="0" w:space="0" w:color="auto"/>
            <w:right w:val="none" w:sz="0" w:space="0" w:color="auto"/>
          </w:divBdr>
        </w:div>
        <w:div w:id="399715211">
          <w:marLeft w:val="480"/>
          <w:marRight w:val="0"/>
          <w:marTop w:val="0"/>
          <w:marBottom w:val="0"/>
          <w:divBdr>
            <w:top w:val="none" w:sz="0" w:space="0" w:color="auto"/>
            <w:left w:val="none" w:sz="0" w:space="0" w:color="auto"/>
            <w:bottom w:val="none" w:sz="0" w:space="0" w:color="auto"/>
            <w:right w:val="none" w:sz="0" w:space="0" w:color="auto"/>
          </w:divBdr>
        </w:div>
        <w:div w:id="265582078">
          <w:marLeft w:val="480"/>
          <w:marRight w:val="0"/>
          <w:marTop w:val="0"/>
          <w:marBottom w:val="0"/>
          <w:divBdr>
            <w:top w:val="none" w:sz="0" w:space="0" w:color="auto"/>
            <w:left w:val="none" w:sz="0" w:space="0" w:color="auto"/>
            <w:bottom w:val="none" w:sz="0" w:space="0" w:color="auto"/>
            <w:right w:val="none" w:sz="0" w:space="0" w:color="auto"/>
          </w:divBdr>
        </w:div>
        <w:div w:id="1252008537">
          <w:marLeft w:val="480"/>
          <w:marRight w:val="0"/>
          <w:marTop w:val="0"/>
          <w:marBottom w:val="0"/>
          <w:divBdr>
            <w:top w:val="none" w:sz="0" w:space="0" w:color="auto"/>
            <w:left w:val="none" w:sz="0" w:space="0" w:color="auto"/>
            <w:bottom w:val="none" w:sz="0" w:space="0" w:color="auto"/>
            <w:right w:val="none" w:sz="0" w:space="0" w:color="auto"/>
          </w:divBdr>
        </w:div>
        <w:div w:id="1104108953">
          <w:marLeft w:val="480"/>
          <w:marRight w:val="0"/>
          <w:marTop w:val="0"/>
          <w:marBottom w:val="0"/>
          <w:divBdr>
            <w:top w:val="none" w:sz="0" w:space="0" w:color="auto"/>
            <w:left w:val="none" w:sz="0" w:space="0" w:color="auto"/>
            <w:bottom w:val="none" w:sz="0" w:space="0" w:color="auto"/>
            <w:right w:val="none" w:sz="0" w:space="0" w:color="auto"/>
          </w:divBdr>
        </w:div>
        <w:div w:id="1818036167">
          <w:marLeft w:val="480"/>
          <w:marRight w:val="0"/>
          <w:marTop w:val="0"/>
          <w:marBottom w:val="0"/>
          <w:divBdr>
            <w:top w:val="none" w:sz="0" w:space="0" w:color="auto"/>
            <w:left w:val="none" w:sz="0" w:space="0" w:color="auto"/>
            <w:bottom w:val="none" w:sz="0" w:space="0" w:color="auto"/>
            <w:right w:val="none" w:sz="0" w:space="0" w:color="auto"/>
          </w:divBdr>
        </w:div>
        <w:div w:id="1748771006">
          <w:marLeft w:val="480"/>
          <w:marRight w:val="0"/>
          <w:marTop w:val="0"/>
          <w:marBottom w:val="0"/>
          <w:divBdr>
            <w:top w:val="none" w:sz="0" w:space="0" w:color="auto"/>
            <w:left w:val="none" w:sz="0" w:space="0" w:color="auto"/>
            <w:bottom w:val="none" w:sz="0" w:space="0" w:color="auto"/>
            <w:right w:val="none" w:sz="0" w:space="0" w:color="auto"/>
          </w:divBdr>
        </w:div>
        <w:div w:id="1029916816">
          <w:marLeft w:val="480"/>
          <w:marRight w:val="0"/>
          <w:marTop w:val="0"/>
          <w:marBottom w:val="0"/>
          <w:divBdr>
            <w:top w:val="none" w:sz="0" w:space="0" w:color="auto"/>
            <w:left w:val="none" w:sz="0" w:space="0" w:color="auto"/>
            <w:bottom w:val="none" w:sz="0" w:space="0" w:color="auto"/>
            <w:right w:val="none" w:sz="0" w:space="0" w:color="auto"/>
          </w:divBdr>
        </w:div>
        <w:div w:id="1462965622">
          <w:marLeft w:val="480"/>
          <w:marRight w:val="0"/>
          <w:marTop w:val="0"/>
          <w:marBottom w:val="0"/>
          <w:divBdr>
            <w:top w:val="none" w:sz="0" w:space="0" w:color="auto"/>
            <w:left w:val="none" w:sz="0" w:space="0" w:color="auto"/>
            <w:bottom w:val="none" w:sz="0" w:space="0" w:color="auto"/>
            <w:right w:val="none" w:sz="0" w:space="0" w:color="auto"/>
          </w:divBdr>
        </w:div>
        <w:div w:id="1443307537">
          <w:marLeft w:val="480"/>
          <w:marRight w:val="0"/>
          <w:marTop w:val="0"/>
          <w:marBottom w:val="0"/>
          <w:divBdr>
            <w:top w:val="none" w:sz="0" w:space="0" w:color="auto"/>
            <w:left w:val="none" w:sz="0" w:space="0" w:color="auto"/>
            <w:bottom w:val="none" w:sz="0" w:space="0" w:color="auto"/>
            <w:right w:val="none" w:sz="0" w:space="0" w:color="auto"/>
          </w:divBdr>
        </w:div>
        <w:div w:id="779953774">
          <w:marLeft w:val="480"/>
          <w:marRight w:val="0"/>
          <w:marTop w:val="0"/>
          <w:marBottom w:val="0"/>
          <w:divBdr>
            <w:top w:val="none" w:sz="0" w:space="0" w:color="auto"/>
            <w:left w:val="none" w:sz="0" w:space="0" w:color="auto"/>
            <w:bottom w:val="none" w:sz="0" w:space="0" w:color="auto"/>
            <w:right w:val="none" w:sz="0" w:space="0" w:color="auto"/>
          </w:divBdr>
        </w:div>
        <w:div w:id="1484153828">
          <w:marLeft w:val="480"/>
          <w:marRight w:val="0"/>
          <w:marTop w:val="0"/>
          <w:marBottom w:val="0"/>
          <w:divBdr>
            <w:top w:val="none" w:sz="0" w:space="0" w:color="auto"/>
            <w:left w:val="none" w:sz="0" w:space="0" w:color="auto"/>
            <w:bottom w:val="none" w:sz="0" w:space="0" w:color="auto"/>
            <w:right w:val="none" w:sz="0" w:space="0" w:color="auto"/>
          </w:divBdr>
        </w:div>
        <w:div w:id="993946324">
          <w:marLeft w:val="480"/>
          <w:marRight w:val="0"/>
          <w:marTop w:val="0"/>
          <w:marBottom w:val="0"/>
          <w:divBdr>
            <w:top w:val="none" w:sz="0" w:space="0" w:color="auto"/>
            <w:left w:val="none" w:sz="0" w:space="0" w:color="auto"/>
            <w:bottom w:val="none" w:sz="0" w:space="0" w:color="auto"/>
            <w:right w:val="none" w:sz="0" w:space="0" w:color="auto"/>
          </w:divBdr>
        </w:div>
        <w:div w:id="14968500">
          <w:marLeft w:val="480"/>
          <w:marRight w:val="0"/>
          <w:marTop w:val="0"/>
          <w:marBottom w:val="0"/>
          <w:divBdr>
            <w:top w:val="none" w:sz="0" w:space="0" w:color="auto"/>
            <w:left w:val="none" w:sz="0" w:space="0" w:color="auto"/>
            <w:bottom w:val="none" w:sz="0" w:space="0" w:color="auto"/>
            <w:right w:val="none" w:sz="0" w:space="0" w:color="auto"/>
          </w:divBdr>
        </w:div>
        <w:div w:id="614681413">
          <w:marLeft w:val="480"/>
          <w:marRight w:val="0"/>
          <w:marTop w:val="0"/>
          <w:marBottom w:val="0"/>
          <w:divBdr>
            <w:top w:val="none" w:sz="0" w:space="0" w:color="auto"/>
            <w:left w:val="none" w:sz="0" w:space="0" w:color="auto"/>
            <w:bottom w:val="none" w:sz="0" w:space="0" w:color="auto"/>
            <w:right w:val="none" w:sz="0" w:space="0" w:color="auto"/>
          </w:divBdr>
        </w:div>
        <w:div w:id="1086921696">
          <w:marLeft w:val="480"/>
          <w:marRight w:val="0"/>
          <w:marTop w:val="0"/>
          <w:marBottom w:val="0"/>
          <w:divBdr>
            <w:top w:val="none" w:sz="0" w:space="0" w:color="auto"/>
            <w:left w:val="none" w:sz="0" w:space="0" w:color="auto"/>
            <w:bottom w:val="none" w:sz="0" w:space="0" w:color="auto"/>
            <w:right w:val="none" w:sz="0" w:space="0" w:color="auto"/>
          </w:divBdr>
        </w:div>
      </w:divsChild>
    </w:div>
    <w:div w:id="16322398">
      <w:bodyDiv w:val="1"/>
      <w:marLeft w:val="0"/>
      <w:marRight w:val="0"/>
      <w:marTop w:val="0"/>
      <w:marBottom w:val="0"/>
      <w:divBdr>
        <w:top w:val="none" w:sz="0" w:space="0" w:color="auto"/>
        <w:left w:val="none" w:sz="0" w:space="0" w:color="auto"/>
        <w:bottom w:val="none" w:sz="0" w:space="0" w:color="auto"/>
        <w:right w:val="none" w:sz="0" w:space="0" w:color="auto"/>
      </w:divBdr>
    </w:div>
    <w:div w:id="26219265">
      <w:bodyDiv w:val="1"/>
      <w:marLeft w:val="0"/>
      <w:marRight w:val="0"/>
      <w:marTop w:val="0"/>
      <w:marBottom w:val="0"/>
      <w:divBdr>
        <w:top w:val="none" w:sz="0" w:space="0" w:color="auto"/>
        <w:left w:val="none" w:sz="0" w:space="0" w:color="auto"/>
        <w:bottom w:val="none" w:sz="0" w:space="0" w:color="auto"/>
        <w:right w:val="none" w:sz="0" w:space="0" w:color="auto"/>
      </w:divBdr>
    </w:div>
    <w:div w:id="47457321">
      <w:bodyDiv w:val="1"/>
      <w:marLeft w:val="0"/>
      <w:marRight w:val="0"/>
      <w:marTop w:val="0"/>
      <w:marBottom w:val="0"/>
      <w:divBdr>
        <w:top w:val="none" w:sz="0" w:space="0" w:color="auto"/>
        <w:left w:val="none" w:sz="0" w:space="0" w:color="auto"/>
        <w:bottom w:val="none" w:sz="0" w:space="0" w:color="auto"/>
        <w:right w:val="none" w:sz="0" w:space="0" w:color="auto"/>
      </w:divBdr>
    </w:div>
    <w:div w:id="65735830">
      <w:bodyDiv w:val="1"/>
      <w:marLeft w:val="0"/>
      <w:marRight w:val="0"/>
      <w:marTop w:val="0"/>
      <w:marBottom w:val="0"/>
      <w:divBdr>
        <w:top w:val="none" w:sz="0" w:space="0" w:color="auto"/>
        <w:left w:val="none" w:sz="0" w:space="0" w:color="auto"/>
        <w:bottom w:val="none" w:sz="0" w:space="0" w:color="auto"/>
        <w:right w:val="none" w:sz="0" w:space="0" w:color="auto"/>
      </w:divBdr>
    </w:div>
    <w:div w:id="73472975">
      <w:bodyDiv w:val="1"/>
      <w:marLeft w:val="0"/>
      <w:marRight w:val="0"/>
      <w:marTop w:val="0"/>
      <w:marBottom w:val="0"/>
      <w:divBdr>
        <w:top w:val="none" w:sz="0" w:space="0" w:color="auto"/>
        <w:left w:val="none" w:sz="0" w:space="0" w:color="auto"/>
        <w:bottom w:val="none" w:sz="0" w:space="0" w:color="auto"/>
        <w:right w:val="none" w:sz="0" w:space="0" w:color="auto"/>
      </w:divBdr>
    </w:div>
    <w:div w:id="76369277">
      <w:bodyDiv w:val="1"/>
      <w:marLeft w:val="0"/>
      <w:marRight w:val="0"/>
      <w:marTop w:val="0"/>
      <w:marBottom w:val="0"/>
      <w:divBdr>
        <w:top w:val="none" w:sz="0" w:space="0" w:color="auto"/>
        <w:left w:val="none" w:sz="0" w:space="0" w:color="auto"/>
        <w:bottom w:val="none" w:sz="0" w:space="0" w:color="auto"/>
        <w:right w:val="none" w:sz="0" w:space="0" w:color="auto"/>
      </w:divBdr>
    </w:div>
    <w:div w:id="82344615">
      <w:bodyDiv w:val="1"/>
      <w:marLeft w:val="0"/>
      <w:marRight w:val="0"/>
      <w:marTop w:val="0"/>
      <w:marBottom w:val="0"/>
      <w:divBdr>
        <w:top w:val="none" w:sz="0" w:space="0" w:color="auto"/>
        <w:left w:val="none" w:sz="0" w:space="0" w:color="auto"/>
        <w:bottom w:val="none" w:sz="0" w:space="0" w:color="auto"/>
        <w:right w:val="none" w:sz="0" w:space="0" w:color="auto"/>
      </w:divBdr>
    </w:div>
    <w:div w:id="87820147">
      <w:bodyDiv w:val="1"/>
      <w:marLeft w:val="0"/>
      <w:marRight w:val="0"/>
      <w:marTop w:val="0"/>
      <w:marBottom w:val="0"/>
      <w:divBdr>
        <w:top w:val="none" w:sz="0" w:space="0" w:color="auto"/>
        <w:left w:val="none" w:sz="0" w:space="0" w:color="auto"/>
        <w:bottom w:val="none" w:sz="0" w:space="0" w:color="auto"/>
        <w:right w:val="none" w:sz="0" w:space="0" w:color="auto"/>
      </w:divBdr>
    </w:div>
    <w:div w:id="88164038">
      <w:bodyDiv w:val="1"/>
      <w:marLeft w:val="0"/>
      <w:marRight w:val="0"/>
      <w:marTop w:val="0"/>
      <w:marBottom w:val="0"/>
      <w:divBdr>
        <w:top w:val="none" w:sz="0" w:space="0" w:color="auto"/>
        <w:left w:val="none" w:sz="0" w:space="0" w:color="auto"/>
        <w:bottom w:val="none" w:sz="0" w:space="0" w:color="auto"/>
        <w:right w:val="none" w:sz="0" w:space="0" w:color="auto"/>
      </w:divBdr>
    </w:div>
    <w:div w:id="107509351">
      <w:bodyDiv w:val="1"/>
      <w:marLeft w:val="0"/>
      <w:marRight w:val="0"/>
      <w:marTop w:val="0"/>
      <w:marBottom w:val="0"/>
      <w:divBdr>
        <w:top w:val="none" w:sz="0" w:space="0" w:color="auto"/>
        <w:left w:val="none" w:sz="0" w:space="0" w:color="auto"/>
        <w:bottom w:val="none" w:sz="0" w:space="0" w:color="auto"/>
        <w:right w:val="none" w:sz="0" w:space="0" w:color="auto"/>
      </w:divBdr>
    </w:div>
    <w:div w:id="151146368">
      <w:bodyDiv w:val="1"/>
      <w:marLeft w:val="0"/>
      <w:marRight w:val="0"/>
      <w:marTop w:val="0"/>
      <w:marBottom w:val="0"/>
      <w:divBdr>
        <w:top w:val="none" w:sz="0" w:space="0" w:color="auto"/>
        <w:left w:val="none" w:sz="0" w:space="0" w:color="auto"/>
        <w:bottom w:val="none" w:sz="0" w:space="0" w:color="auto"/>
        <w:right w:val="none" w:sz="0" w:space="0" w:color="auto"/>
      </w:divBdr>
    </w:div>
    <w:div w:id="161551772">
      <w:bodyDiv w:val="1"/>
      <w:marLeft w:val="0"/>
      <w:marRight w:val="0"/>
      <w:marTop w:val="0"/>
      <w:marBottom w:val="0"/>
      <w:divBdr>
        <w:top w:val="none" w:sz="0" w:space="0" w:color="auto"/>
        <w:left w:val="none" w:sz="0" w:space="0" w:color="auto"/>
        <w:bottom w:val="none" w:sz="0" w:space="0" w:color="auto"/>
        <w:right w:val="none" w:sz="0" w:space="0" w:color="auto"/>
      </w:divBdr>
    </w:div>
    <w:div w:id="163907983">
      <w:bodyDiv w:val="1"/>
      <w:marLeft w:val="0"/>
      <w:marRight w:val="0"/>
      <w:marTop w:val="0"/>
      <w:marBottom w:val="0"/>
      <w:divBdr>
        <w:top w:val="none" w:sz="0" w:space="0" w:color="auto"/>
        <w:left w:val="none" w:sz="0" w:space="0" w:color="auto"/>
        <w:bottom w:val="none" w:sz="0" w:space="0" w:color="auto"/>
        <w:right w:val="none" w:sz="0" w:space="0" w:color="auto"/>
      </w:divBdr>
    </w:div>
    <w:div w:id="164829531">
      <w:bodyDiv w:val="1"/>
      <w:marLeft w:val="0"/>
      <w:marRight w:val="0"/>
      <w:marTop w:val="0"/>
      <w:marBottom w:val="0"/>
      <w:divBdr>
        <w:top w:val="none" w:sz="0" w:space="0" w:color="auto"/>
        <w:left w:val="none" w:sz="0" w:space="0" w:color="auto"/>
        <w:bottom w:val="none" w:sz="0" w:space="0" w:color="auto"/>
        <w:right w:val="none" w:sz="0" w:space="0" w:color="auto"/>
      </w:divBdr>
    </w:div>
    <w:div w:id="176693841">
      <w:bodyDiv w:val="1"/>
      <w:marLeft w:val="0"/>
      <w:marRight w:val="0"/>
      <w:marTop w:val="0"/>
      <w:marBottom w:val="0"/>
      <w:divBdr>
        <w:top w:val="none" w:sz="0" w:space="0" w:color="auto"/>
        <w:left w:val="none" w:sz="0" w:space="0" w:color="auto"/>
        <w:bottom w:val="none" w:sz="0" w:space="0" w:color="auto"/>
        <w:right w:val="none" w:sz="0" w:space="0" w:color="auto"/>
      </w:divBdr>
    </w:div>
    <w:div w:id="212693059">
      <w:bodyDiv w:val="1"/>
      <w:marLeft w:val="0"/>
      <w:marRight w:val="0"/>
      <w:marTop w:val="0"/>
      <w:marBottom w:val="0"/>
      <w:divBdr>
        <w:top w:val="none" w:sz="0" w:space="0" w:color="auto"/>
        <w:left w:val="none" w:sz="0" w:space="0" w:color="auto"/>
        <w:bottom w:val="none" w:sz="0" w:space="0" w:color="auto"/>
        <w:right w:val="none" w:sz="0" w:space="0" w:color="auto"/>
      </w:divBdr>
    </w:div>
    <w:div w:id="215287831">
      <w:bodyDiv w:val="1"/>
      <w:marLeft w:val="0"/>
      <w:marRight w:val="0"/>
      <w:marTop w:val="0"/>
      <w:marBottom w:val="0"/>
      <w:divBdr>
        <w:top w:val="none" w:sz="0" w:space="0" w:color="auto"/>
        <w:left w:val="none" w:sz="0" w:space="0" w:color="auto"/>
        <w:bottom w:val="none" w:sz="0" w:space="0" w:color="auto"/>
        <w:right w:val="none" w:sz="0" w:space="0" w:color="auto"/>
      </w:divBdr>
    </w:div>
    <w:div w:id="226453734">
      <w:bodyDiv w:val="1"/>
      <w:marLeft w:val="0"/>
      <w:marRight w:val="0"/>
      <w:marTop w:val="0"/>
      <w:marBottom w:val="0"/>
      <w:divBdr>
        <w:top w:val="none" w:sz="0" w:space="0" w:color="auto"/>
        <w:left w:val="none" w:sz="0" w:space="0" w:color="auto"/>
        <w:bottom w:val="none" w:sz="0" w:space="0" w:color="auto"/>
        <w:right w:val="none" w:sz="0" w:space="0" w:color="auto"/>
      </w:divBdr>
    </w:div>
    <w:div w:id="232353066">
      <w:bodyDiv w:val="1"/>
      <w:marLeft w:val="0"/>
      <w:marRight w:val="0"/>
      <w:marTop w:val="0"/>
      <w:marBottom w:val="0"/>
      <w:divBdr>
        <w:top w:val="none" w:sz="0" w:space="0" w:color="auto"/>
        <w:left w:val="none" w:sz="0" w:space="0" w:color="auto"/>
        <w:bottom w:val="none" w:sz="0" w:space="0" w:color="auto"/>
        <w:right w:val="none" w:sz="0" w:space="0" w:color="auto"/>
      </w:divBdr>
    </w:div>
    <w:div w:id="235283909">
      <w:bodyDiv w:val="1"/>
      <w:marLeft w:val="0"/>
      <w:marRight w:val="0"/>
      <w:marTop w:val="0"/>
      <w:marBottom w:val="0"/>
      <w:divBdr>
        <w:top w:val="none" w:sz="0" w:space="0" w:color="auto"/>
        <w:left w:val="none" w:sz="0" w:space="0" w:color="auto"/>
        <w:bottom w:val="none" w:sz="0" w:space="0" w:color="auto"/>
        <w:right w:val="none" w:sz="0" w:space="0" w:color="auto"/>
      </w:divBdr>
    </w:div>
    <w:div w:id="236791236">
      <w:bodyDiv w:val="1"/>
      <w:marLeft w:val="0"/>
      <w:marRight w:val="0"/>
      <w:marTop w:val="0"/>
      <w:marBottom w:val="0"/>
      <w:divBdr>
        <w:top w:val="none" w:sz="0" w:space="0" w:color="auto"/>
        <w:left w:val="none" w:sz="0" w:space="0" w:color="auto"/>
        <w:bottom w:val="none" w:sz="0" w:space="0" w:color="auto"/>
        <w:right w:val="none" w:sz="0" w:space="0" w:color="auto"/>
      </w:divBdr>
    </w:div>
    <w:div w:id="268634435">
      <w:bodyDiv w:val="1"/>
      <w:marLeft w:val="0"/>
      <w:marRight w:val="0"/>
      <w:marTop w:val="0"/>
      <w:marBottom w:val="0"/>
      <w:divBdr>
        <w:top w:val="none" w:sz="0" w:space="0" w:color="auto"/>
        <w:left w:val="none" w:sz="0" w:space="0" w:color="auto"/>
        <w:bottom w:val="none" w:sz="0" w:space="0" w:color="auto"/>
        <w:right w:val="none" w:sz="0" w:space="0" w:color="auto"/>
      </w:divBdr>
    </w:div>
    <w:div w:id="270094710">
      <w:bodyDiv w:val="1"/>
      <w:marLeft w:val="0"/>
      <w:marRight w:val="0"/>
      <w:marTop w:val="0"/>
      <w:marBottom w:val="0"/>
      <w:divBdr>
        <w:top w:val="none" w:sz="0" w:space="0" w:color="auto"/>
        <w:left w:val="none" w:sz="0" w:space="0" w:color="auto"/>
        <w:bottom w:val="none" w:sz="0" w:space="0" w:color="auto"/>
        <w:right w:val="none" w:sz="0" w:space="0" w:color="auto"/>
      </w:divBdr>
    </w:div>
    <w:div w:id="282159109">
      <w:bodyDiv w:val="1"/>
      <w:marLeft w:val="0"/>
      <w:marRight w:val="0"/>
      <w:marTop w:val="0"/>
      <w:marBottom w:val="0"/>
      <w:divBdr>
        <w:top w:val="none" w:sz="0" w:space="0" w:color="auto"/>
        <w:left w:val="none" w:sz="0" w:space="0" w:color="auto"/>
        <w:bottom w:val="none" w:sz="0" w:space="0" w:color="auto"/>
        <w:right w:val="none" w:sz="0" w:space="0" w:color="auto"/>
      </w:divBdr>
    </w:div>
    <w:div w:id="283653392">
      <w:bodyDiv w:val="1"/>
      <w:marLeft w:val="0"/>
      <w:marRight w:val="0"/>
      <w:marTop w:val="0"/>
      <w:marBottom w:val="0"/>
      <w:divBdr>
        <w:top w:val="none" w:sz="0" w:space="0" w:color="auto"/>
        <w:left w:val="none" w:sz="0" w:space="0" w:color="auto"/>
        <w:bottom w:val="none" w:sz="0" w:space="0" w:color="auto"/>
        <w:right w:val="none" w:sz="0" w:space="0" w:color="auto"/>
      </w:divBdr>
    </w:div>
    <w:div w:id="289366666">
      <w:bodyDiv w:val="1"/>
      <w:marLeft w:val="0"/>
      <w:marRight w:val="0"/>
      <w:marTop w:val="0"/>
      <w:marBottom w:val="0"/>
      <w:divBdr>
        <w:top w:val="none" w:sz="0" w:space="0" w:color="auto"/>
        <w:left w:val="none" w:sz="0" w:space="0" w:color="auto"/>
        <w:bottom w:val="none" w:sz="0" w:space="0" w:color="auto"/>
        <w:right w:val="none" w:sz="0" w:space="0" w:color="auto"/>
      </w:divBdr>
    </w:div>
    <w:div w:id="292057740">
      <w:bodyDiv w:val="1"/>
      <w:marLeft w:val="0"/>
      <w:marRight w:val="0"/>
      <w:marTop w:val="0"/>
      <w:marBottom w:val="0"/>
      <w:divBdr>
        <w:top w:val="none" w:sz="0" w:space="0" w:color="auto"/>
        <w:left w:val="none" w:sz="0" w:space="0" w:color="auto"/>
        <w:bottom w:val="none" w:sz="0" w:space="0" w:color="auto"/>
        <w:right w:val="none" w:sz="0" w:space="0" w:color="auto"/>
      </w:divBdr>
    </w:div>
    <w:div w:id="337775493">
      <w:bodyDiv w:val="1"/>
      <w:marLeft w:val="0"/>
      <w:marRight w:val="0"/>
      <w:marTop w:val="0"/>
      <w:marBottom w:val="0"/>
      <w:divBdr>
        <w:top w:val="none" w:sz="0" w:space="0" w:color="auto"/>
        <w:left w:val="none" w:sz="0" w:space="0" w:color="auto"/>
        <w:bottom w:val="none" w:sz="0" w:space="0" w:color="auto"/>
        <w:right w:val="none" w:sz="0" w:space="0" w:color="auto"/>
      </w:divBdr>
    </w:div>
    <w:div w:id="341132549">
      <w:bodyDiv w:val="1"/>
      <w:marLeft w:val="0"/>
      <w:marRight w:val="0"/>
      <w:marTop w:val="0"/>
      <w:marBottom w:val="0"/>
      <w:divBdr>
        <w:top w:val="none" w:sz="0" w:space="0" w:color="auto"/>
        <w:left w:val="none" w:sz="0" w:space="0" w:color="auto"/>
        <w:bottom w:val="none" w:sz="0" w:space="0" w:color="auto"/>
        <w:right w:val="none" w:sz="0" w:space="0" w:color="auto"/>
      </w:divBdr>
    </w:div>
    <w:div w:id="341472835">
      <w:bodyDiv w:val="1"/>
      <w:marLeft w:val="0"/>
      <w:marRight w:val="0"/>
      <w:marTop w:val="0"/>
      <w:marBottom w:val="0"/>
      <w:divBdr>
        <w:top w:val="none" w:sz="0" w:space="0" w:color="auto"/>
        <w:left w:val="none" w:sz="0" w:space="0" w:color="auto"/>
        <w:bottom w:val="none" w:sz="0" w:space="0" w:color="auto"/>
        <w:right w:val="none" w:sz="0" w:space="0" w:color="auto"/>
      </w:divBdr>
    </w:div>
    <w:div w:id="362629668">
      <w:bodyDiv w:val="1"/>
      <w:marLeft w:val="0"/>
      <w:marRight w:val="0"/>
      <w:marTop w:val="0"/>
      <w:marBottom w:val="0"/>
      <w:divBdr>
        <w:top w:val="none" w:sz="0" w:space="0" w:color="auto"/>
        <w:left w:val="none" w:sz="0" w:space="0" w:color="auto"/>
        <w:bottom w:val="none" w:sz="0" w:space="0" w:color="auto"/>
        <w:right w:val="none" w:sz="0" w:space="0" w:color="auto"/>
      </w:divBdr>
    </w:div>
    <w:div w:id="365373584">
      <w:bodyDiv w:val="1"/>
      <w:marLeft w:val="0"/>
      <w:marRight w:val="0"/>
      <w:marTop w:val="0"/>
      <w:marBottom w:val="0"/>
      <w:divBdr>
        <w:top w:val="none" w:sz="0" w:space="0" w:color="auto"/>
        <w:left w:val="none" w:sz="0" w:space="0" w:color="auto"/>
        <w:bottom w:val="none" w:sz="0" w:space="0" w:color="auto"/>
        <w:right w:val="none" w:sz="0" w:space="0" w:color="auto"/>
      </w:divBdr>
    </w:div>
    <w:div w:id="365911922">
      <w:bodyDiv w:val="1"/>
      <w:marLeft w:val="0"/>
      <w:marRight w:val="0"/>
      <w:marTop w:val="0"/>
      <w:marBottom w:val="0"/>
      <w:divBdr>
        <w:top w:val="none" w:sz="0" w:space="0" w:color="auto"/>
        <w:left w:val="none" w:sz="0" w:space="0" w:color="auto"/>
        <w:bottom w:val="none" w:sz="0" w:space="0" w:color="auto"/>
        <w:right w:val="none" w:sz="0" w:space="0" w:color="auto"/>
      </w:divBdr>
    </w:div>
    <w:div w:id="381751830">
      <w:bodyDiv w:val="1"/>
      <w:marLeft w:val="0"/>
      <w:marRight w:val="0"/>
      <w:marTop w:val="0"/>
      <w:marBottom w:val="0"/>
      <w:divBdr>
        <w:top w:val="none" w:sz="0" w:space="0" w:color="auto"/>
        <w:left w:val="none" w:sz="0" w:space="0" w:color="auto"/>
        <w:bottom w:val="none" w:sz="0" w:space="0" w:color="auto"/>
        <w:right w:val="none" w:sz="0" w:space="0" w:color="auto"/>
      </w:divBdr>
      <w:divsChild>
        <w:div w:id="1779374391">
          <w:marLeft w:val="480"/>
          <w:marRight w:val="0"/>
          <w:marTop w:val="0"/>
          <w:marBottom w:val="0"/>
          <w:divBdr>
            <w:top w:val="none" w:sz="0" w:space="0" w:color="auto"/>
            <w:left w:val="none" w:sz="0" w:space="0" w:color="auto"/>
            <w:bottom w:val="none" w:sz="0" w:space="0" w:color="auto"/>
            <w:right w:val="none" w:sz="0" w:space="0" w:color="auto"/>
          </w:divBdr>
        </w:div>
        <w:div w:id="1849758966">
          <w:marLeft w:val="480"/>
          <w:marRight w:val="0"/>
          <w:marTop w:val="0"/>
          <w:marBottom w:val="0"/>
          <w:divBdr>
            <w:top w:val="none" w:sz="0" w:space="0" w:color="auto"/>
            <w:left w:val="none" w:sz="0" w:space="0" w:color="auto"/>
            <w:bottom w:val="none" w:sz="0" w:space="0" w:color="auto"/>
            <w:right w:val="none" w:sz="0" w:space="0" w:color="auto"/>
          </w:divBdr>
        </w:div>
        <w:div w:id="735930988">
          <w:marLeft w:val="480"/>
          <w:marRight w:val="0"/>
          <w:marTop w:val="0"/>
          <w:marBottom w:val="0"/>
          <w:divBdr>
            <w:top w:val="none" w:sz="0" w:space="0" w:color="auto"/>
            <w:left w:val="none" w:sz="0" w:space="0" w:color="auto"/>
            <w:bottom w:val="none" w:sz="0" w:space="0" w:color="auto"/>
            <w:right w:val="none" w:sz="0" w:space="0" w:color="auto"/>
          </w:divBdr>
        </w:div>
        <w:div w:id="1644920216">
          <w:marLeft w:val="480"/>
          <w:marRight w:val="0"/>
          <w:marTop w:val="0"/>
          <w:marBottom w:val="0"/>
          <w:divBdr>
            <w:top w:val="none" w:sz="0" w:space="0" w:color="auto"/>
            <w:left w:val="none" w:sz="0" w:space="0" w:color="auto"/>
            <w:bottom w:val="none" w:sz="0" w:space="0" w:color="auto"/>
            <w:right w:val="none" w:sz="0" w:space="0" w:color="auto"/>
          </w:divBdr>
        </w:div>
        <w:div w:id="1272205159">
          <w:marLeft w:val="480"/>
          <w:marRight w:val="0"/>
          <w:marTop w:val="0"/>
          <w:marBottom w:val="0"/>
          <w:divBdr>
            <w:top w:val="none" w:sz="0" w:space="0" w:color="auto"/>
            <w:left w:val="none" w:sz="0" w:space="0" w:color="auto"/>
            <w:bottom w:val="none" w:sz="0" w:space="0" w:color="auto"/>
            <w:right w:val="none" w:sz="0" w:space="0" w:color="auto"/>
          </w:divBdr>
        </w:div>
        <w:div w:id="1109201296">
          <w:marLeft w:val="480"/>
          <w:marRight w:val="0"/>
          <w:marTop w:val="0"/>
          <w:marBottom w:val="0"/>
          <w:divBdr>
            <w:top w:val="none" w:sz="0" w:space="0" w:color="auto"/>
            <w:left w:val="none" w:sz="0" w:space="0" w:color="auto"/>
            <w:bottom w:val="none" w:sz="0" w:space="0" w:color="auto"/>
            <w:right w:val="none" w:sz="0" w:space="0" w:color="auto"/>
          </w:divBdr>
        </w:div>
        <w:div w:id="1170409939">
          <w:marLeft w:val="480"/>
          <w:marRight w:val="0"/>
          <w:marTop w:val="0"/>
          <w:marBottom w:val="0"/>
          <w:divBdr>
            <w:top w:val="none" w:sz="0" w:space="0" w:color="auto"/>
            <w:left w:val="none" w:sz="0" w:space="0" w:color="auto"/>
            <w:bottom w:val="none" w:sz="0" w:space="0" w:color="auto"/>
            <w:right w:val="none" w:sz="0" w:space="0" w:color="auto"/>
          </w:divBdr>
        </w:div>
        <w:div w:id="2083873458">
          <w:marLeft w:val="480"/>
          <w:marRight w:val="0"/>
          <w:marTop w:val="0"/>
          <w:marBottom w:val="0"/>
          <w:divBdr>
            <w:top w:val="none" w:sz="0" w:space="0" w:color="auto"/>
            <w:left w:val="none" w:sz="0" w:space="0" w:color="auto"/>
            <w:bottom w:val="none" w:sz="0" w:space="0" w:color="auto"/>
            <w:right w:val="none" w:sz="0" w:space="0" w:color="auto"/>
          </w:divBdr>
        </w:div>
        <w:div w:id="1833642586">
          <w:marLeft w:val="480"/>
          <w:marRight w:val="0"/>
          <w:marTop w:val="0"/>
          <w:marBottom w:val="0"/>
          <w:divBdr>
            <w:top w:val="none" w:sz="0" w:space="0" w:color="auto"/>
            <w:left w:val="none" w:sz="0" w:space="0" w:color="auto"/>
            <w:bottom w:val="none" w:sz="0" w:space="0" w:color="auto"/>
            <w:right w:val="none" w:sz="0" w:space="0" w:color="auto"/>
          </w:divBdr>
        </w:div>
        <w:div w:id="1470782875">
          <w:marLeft w:val="480"/>
          <w:marRight w:val="0"/>
          <w:marTop w:val="0"/>
          <w:marBottom w:val="0"/>
          <w:divBdr>
            <w:top w:val="none" w:sz="0" w:space="0" w:color="auto"/>
            <w:left w:val="none" w:sz="0" w:space="0" w:color="auto"/>
            <w:bottom w:val="none" w:sz="0" w:space="0" w:color="auto"/>
            <w:right w:val="none" w:sz="0" w:space="0" w:color="auto"/>
          </w:divBdr>
        </w:div>
        <w:div w:id="514392258">
          <w:marLeft w:val="480"/>
          <w:marRight w:val="0"/>
          <w:marTop w:val="0"/>
          <w:marBottom w:val="0"/>
          <w:divBdr>
            <w:top w:val="none" w:sz="0" w:space="0" w:color="auto"/>
            <w:left w:val="none" w:sz="0" w:space="0" w:color="auto"/>
            <w:bottom w:val="none" w:sz="0" w:space="0" w:color="auto"/>
            <w:right w:val="none" w:sz="0" w:space="0" w:color="auto"/>
          </w:divBdr>
        </w:div>
        <w:div w:id="742916590">
          <w:marLeft w:val="480"/>
          <w:marRight w:val="0"/>
          <w:marTop w:val="0"/>
          <w:marBottom w:val="0"/>
          <w:divBdr>
            <w:top w:val="none" w:sz="0" w:space="0" w:color="auto"/>
            <w:left w:val="none" w:sz="0" w:space="0" w:color="auto"/>
            <w:bottom w:val="none" w:sz="0" w:space="0" w:color="auto"/>
            <w:right w:val="none" w:sz="0" w:space="0" w:color="auto"/>
          </w:divBdr>
        </w:div>
        <w:div w:id="407271918">
          <w:marLeft w:val="480"/>
          <w:marRight w:val="0"/>
          <w:marTop w:val="0"/>
          <w:marBottom w:val="0"/>
          <w:divBdr>
            <w:top w:val="none" w:sz="0" w:space="0" w:color="auto"/>
            <w:left w:val="none" w:sz="0" w:space="0" w:color="auto"/>
            <w:bottom w:val="none" w:sz="0" w:space="0" w:color="auto"/>
            <w:right w:val="none" w:sz="0" w:space="0" w:color="auto"/>
          </w:divBdr>
        </w:div>
        <w:div w:id="1396203427">
          <w:marLeft w:val="480"/>
          <w:marRight w:val="0"/>
          <w:marTop w:val="0"/>
          <w:marBottom w:val="0"/>
          <w:divBdr>
            <w:top w:val="none" w:sz="0" w:space="0" w:color="auto"/>
            <w:left w:val="none" w:sz="0" w:space="0" w:color="auto"/>
            <w:bottom w:val="none" w:sz="0" w:space="0" w:color="auto"/>
            <w:right w:val="none" w:sz="0" w:space="0" w:color="auto"/>
          </w:divBdr>
        </w:div>
        <w:div w:id="224226167">
          <w:marLeft w:val="480"/>
          <w:marRight w:val="0"/>
          <w:marTop w:val="0"/>
          <w:marBottom w:val="0"/>
          <w:divBdr>
            <w:top w:val="none" w:sz="0" w:space="0" w:color="auto"/>
            <w:left w:val="none" w:sz="0" w:space="0" w:color="auto"/>
            <w:bottom w:val="none" w:sz="0" w:space="0" w:color="auto"/>
            <w:right w:val="none" w:sz="0" w:space="0" w:color="auto"/>
          </w:divBdr>
        </w:div>
        <w:div w:id="1230648820">
          <w:marLeft w:val="480"/>
          <w:marRight w:val="0"/>
          <w:marTop w:val="0"/>
          <w:marBottom w:val="0"/>
          <w:divBdr>
            <w:top w:val="none" w:sz="0" w:space="0" w:color="auto"/>
            <w:left w:val="none" w:sz="0" w:space="0" w:color="auto"/>
            <w:bottom w:val="none" w:sz="0" w:space="0" w:color="auto"/>
            <w:right w:val="none" w:sz="0" w:space="0" w:color="auto"/>
          </w:divBdr>
        </w:div>
        <w:div w:id="1929843760">
          <w:marLeft w:val="480"/>
          <w:marRight w:val="0"/>
          <w:marTop w:val="0"/>
          <w:marBottom w:val="0"/>
          <w:divBdr>
            <w:top w:val="none" w:sz="0" w:space="0" w:color="auto"/>
            <w:left w:val="none" w:sz="0" w:space="0" w:color="auto"/>
            <w:bottom w:val="none" w:sz="0" w:space="0" w:color="auto"/>
            <w:right w:val="none" w:sz="0" w:space="0" w:color="auto"/>
          </w:divBdr>
        </w:div>
        <w:div w:id="2090735785">
          <w:marLeft w:val="480"/>
          <w:marRight w:val="0"/>
          <w:marTop w:val="0"/>
          <w:marBottom w:val="0"/>
          <w:divBdr>
            <w:top w:val="none" w:sz="0" w:space="0" w:color="auto"/>
            <w:left w:val="none" w:sz="0" w:space="0" w:color="auto"/>
            <w:bottom w:val="none" w:sz="0" w:space="0" w:color="auto"/>
            <w:right w:val="none" w:sz="0" w:space="0" w:color="auto"/>
          </w:divBdr>
        </w:div>
        <w:div w:id="279608644">
          <w:marLeft w:val="480"/>
          <w:marRight w:val="0"/>
          <w:marTop w:val="0"/>
          <w:marBottom w:val="0"/>
          <w:divBdr>
            <w:top w:val="none" w:sz="0" w:space="0" w:color="auto"/>
            <w:left w:val="none" w:sz="0" w:space="0" w:color="auto"/>
            <w:bottom w:val="none" w:sz="0" w:space="0" w:color="auto"/>
            <w:right w:val="none" w:sz="0" w:space="0" w:color="auto"/>
          </w:divBdr>
        </w:div>
        <w:div w:id="989556898">
          <w:marLeft w:val="480"/>
          <w:marRight w:val="0"/>
          <w:marTop w:val="0"/>
          <w:marBottom w:val="0"/>
          <w:divBdr>
            <w:top w:val="none" w:sz="0" w:space="0" w:color="auto"/>
            <w:left w:val="none" w:sz="0" w:space="0" w:color="auto"/>
            <w:bottom w:val="none" w:sz="0" w:space="0" w:color="auto"/>
            <w:right w:val="none" w:sz="0" w:space="0" w:color="auto"/>
          </w:divBdr>
        </w:div>
        <w:div w:id="235365395">
          <w:marLeft w:val="480"/>
          <w:marRight w:val="0"/>
          <w:marTop w:val="0"/>
          <w:marBottom w:val="0"/>
          <w:divBdr>
            <w:top w:val="none" w:sz="0" w:space="0" w:color="auto"/>
            <w:left w:val="none" w:sz="0" w:space="0" w:color="auto"/>
            <w:bottom w:val="none" w:sz="0" w:space="0" w:color="auto"/>
            <w:right w:val="none" w:sz="0" w:space="0" w:color="auto"/>
          </w:divBdr>
        </w:div>
        <w:div w:id="1492796923">
          <w:marLeft w:val="480"/>
          <w:marRight w:val="0"/>
          <w:marTop w:val="0"/>
          <w:marBottom w:val="0"/>
          <w:divBdr>
            <w:top w:val="none" w:sz="0" w:space="0" w:color="auto"/>
            <w:left w:val="none" w:sz="0" w:space="0" w:color="auto"/>
            <w:bottom w:val="none" w:sz="0" w:space="0" w:color="auto"/>
            <w:right w:val="none" w:sz="0" w:space="0" w:color="auto"/>
          </w:divBdr>
        </w:div>
        <w:div w:id="1322540094">
          <w:marLeft w:val="480"/>
          <w:marRight w:val="0"/>
          <w:marTop w:val="0"/>
          <w:marBottom w:val="0"/>
          <w:divBdr>
            <w:top w:val="none" w:sz="0" w:space="0" w:color="auto"/>
            <w:left w:val="none" w:sz="0" w:space="0" w:color="auto"/>
            <w:bottom w:val="none" w:sz="0" w:space="0" w:color="auto"/>
            <w:right w:val="none" w:sz="0" w:space="0" w:color="auto"/>
          </w:divBdr>
        </w:div>
        <w:div w:id="1461877974">
          <w:marLeft w:val="480"/>
          <w:marRight w:val="0"/>
          <w:marTop w:val="0"/>
          <w:marBottom w:val="0"/>
          <w:divBdr>
            <w:top w:val="none" w:sz="0" w:space="0" w:color="auto"/>
            <w:left w:val="none" w:sz="0" w:space="0" w:color="auto"/>
            <w:bottom w:val="none" w:sz="0" w:space="0" w:color="auto"/>
            <w:right w:val="none" w:sz="0" w:space="0" w:color="auto"/>
          </w:divBdr>
        </w:div>
        <w:div w:id="989753702">
          <w:marLeft w:val="480"/>
          <w:marRight w:val="0"/>
          <w:marTop w:val="0"/>
          <w:marBottom w:val="0"/>
          <w:divBdr>
            <w:top w:val="none" w:sz="0" w:space="0" w:color="auto"/>
            <w:left w:val="none" w:sz="0" w:space="0" w:color="auto"/>
            <w:bottom w:val="none" w:sz="0" w:space="0" w:color="auto"/>
            <w:right w:val="none" w:sz="0" w:space="0" w:color="auto"/>
          </w:divBdr>
        </w:div>
        <w:div w:id="1839417497">
          <w:marLeft w:val="480"/>
          <w:marRight w:val="0"/>
          <w:marTop w:val="0"/>
          <w:marBottom w:val="0"/>
          <w:divBdr>
            <w:top w:val="none" w:sz="0" w:space="0" w:color="auto"/>
            <w:left w:val="none" w:sz="0" w:space="0" w:color="auto"/>
            <w:bottom w:val="none" w:sz="0" w:space="0" w:color="auto"/>
            <w:right w:val="none" w:sz="0" w:space="0" w:color="auto"/>
          </w:divBdr>
        </w:div>
        <w:div w:id="592401783">
          <w:marLeft w:val="480"/>
          <w:marRight w:val="0"/>
          <w:marTop w:val="0"/>
          <w:marBottom w:val="0"/>
          <w:divBdr>
            <w:top w:val="none" w:sz="0" w:space="0" w:color="auto"/>
            <w:left w:val="none" w:sz="0" w:space="0" w:color="auto"/>
            <w:bottom w:val="none" w:sz="0" w:space="0" w:color="auto"/>
            <w:right w:val="none" w:sz="0" w:space="0" w:color="auto"/>
          </w:divBdr>
        </w:div>
        <w:div w:id="1666785346">
          <w:marLeft w:val="480"/>
          <w:marRight w:val="0"/>
          <w:marTop w:val="0"/>
          <w:marBottom w:val="0"/>
          <w:divBdr>
            <w:top w:val="none" w:sz="0" w:space="0" w:color="auto"/>
            <w:left w:val="none" w:sz="0" w:space="0" w:color="auto"/>
            <w:bottom w:val="none" w:sz="0" w:space="0" w:color="auto"/>
            <w:right w:val="none" w:sz="0" w:space="0" w:color="auto"/>
          </w:divBdr>
        </w:div>
        <w:div w:id="276448963">
          <w:marLeft w:val="480"/>
          <w:marRight w:val="0"/>
          <w:marTop w:val="0"/>
          <w:marBottom w:val="0"/>
          <w:divBdr>
            <w:top w:val="none" w:sz="0" w:space="0" w:color="auto"/>
            <w:left w:val="none" w:sz="0" w:space="0" w:color="auto"/>
            <w:bottom w:val="none" w:sz="0" w:space="0" w:color="auto"/>
            <w:right w:val="none" w:sz="0" w:space="0" w:color="auto"/>
          </w:divBdr>
        </w:div>
        <w:div w:id="1152409536">
          <w:marLeft w:val="480"/>
          <w:marRight w:val="0"/>
          <w:marTop w:val="0"/>
          <w:marBottom w:val="0"/>
          <w:divBdr>
            <w:top w:val="none" w:sz="0" w:space="0" w:color="auto"/>
            <w:left w:val="none" w:sz="0" w:space="0" w:color="auto"/>
            <w:bottom w:val="none" w:sz="0" w:space="0" w:color="auto"/>
            <w:right w:val="none" w:sz="0" w:space="0" w:color="auto"/>
          </w:divBdr>
        </w:div>
        <w:div w:id="1903640912">
          <w:marLeft w:val="480"/>
          <w:marRight w:val="0"/>
          <w:marTop w:val="0"/>
          <w:marBottom w:val="0"/>
          <w:divBdr>
            <w:top w:val="none" w:sz="0" w:space="0" w:color="auto"/>
            <w:left w:val="none" w:sz="0" w:space="0" w:color="auto"/>
            <w:bottom w:val="none" w:sz="0" w:space="0" w:color="auto"/>
            <w:right w:val="none" w:sz="0" w:space="0" w:color="auto"/>
          </w:divBdr>
        </w:div>
        <w:div w:id="582492191">
          <w:marLeft w:val="480"/>
          <w:marRight w:val="0"/>
          <w:marTop w:val="0"/>
          <w:marBottom w:val="0"/>
          <w:divBdr>
            <w:top w:val="none" w:sz="0" w:space="0" w:color="auto"/>
            <w:left w:val="none" w:sz="0" w:space="0" w:color="auto"/>
            <w:bottom w:val="none" w:sz="0" w:space="0" w:color="auto"/>
            <w:right w:val="none" w:sz="0" w:space="0" w:color="auto"/>
          </w:divBdr>
        </w:div>
        <w:div w:id="1766920674">
          <w:marLeft w:val="480"/>
          <w:marRight w:val="0"/>
          <w:marTop w:val="0"/>
          <w:marBottom w:val="0"/>
          <w:divBdr>
            <w:top w:val="none" w:sz="0" w:space="0" w:color="auto"/>
            <w:left w:val="none" w:sz="0" w:space="0" w:color="auto"/>
            <w:bottom w:val="none" w:sz="0" w:space="0" w:color="auto"/>
            <w:right w:val="none" w:sz="0" w:space="0" w:color="auto"/>
          </w:divBdr>
        </w:div>
        <w:div w:id="547298978">
          <w:marLeft w:val="480"/>
          <w:marRight w:val="0"/>
          <w:marTop w:val="0"/>
          <w:marBottom w:val="0"/>
          <w:divBdr>
            <w:top w:val="none" w:sz="0" w:space="0" w:color="auto"/>
            <w:left w:val="none" w:sz="0" w:space="0" w:color="auto"/>
            <w:bottom w:val="none" w:sz="0" w:space="0" w:color="auto"/>
            <w:right w:val="none" w:sz="0" w:space="0" w:color="auto"/>
          </w:divBdr>
        </w:div>
        <w:div w:id="826937632">
          <w:marLeft w:val="480"/>
          <w:marRight w:val="0"/>
          <w:marTop w:val="0"/>
          <w:marBottom w:val="0"/>
          <w:divBdr>
            <w:top w:val="none" w:sz="0" w:space="0" w:color="auto"/>
            <w:left w:val="none" w:sz="0" w:space="0" w:color="auto"/>
            <w:bottom w:val="none" w:sz="0" w:space="0" w:color="auto"/>
            <w:right w:val="none" w:sz="0" w:space="0" w:color="auto"/>
          </w:divBdr>
        </w:div>
        <w:div w:id="221527642">
          <w:marLeft w:val="480"/>
          <w:marRight w:val="0"/>
          <w:marTop w:val="0"/>
          <w:marBottom w:val="0"/>
          <w:divBdr>
            <w:top w:val="none" w:sz="0" w:space="0" w:color="auto"/>
            <w:left w:val="none" w:sz="0" w:space="0" w:color="auto"/>
            <w:bottom w:val="none" w:sz="0" w:space="0" w:color="auto"/>
            <w:right w:val="none" w:sz="0" w:space="0" w:color="auto"/>
          </w:divBdr>
        </w:div>
        <w:div w:id="610942964">
          <w:marLeft w:val="480"/>
          <w:marRight w:val="0"/>
          <w:marTop w:val="0"/>
          <w:marBottom w:val="0"/>
          <w:divBdr>
            <w:top w:val="none" w:sz="0" w:space="0" w:color="auto"/>
            <w:left w:val="none" w:sz="0" w:space="0" w:color="auto"/>
            <w:bottom w:val="none" w:sz="0" w:space="0" w:color="auto"/>
            <w:right w:val="none" w:sz="0" w:space="0" w:color="auto"/>
          </w:divBdr>
        </w:div>
        <w:div w:id="247464909">
          <w:marLeft w:val="480"/>
          <w:marRight w:val="0"/>
          <w:marTop w:val="0"/>
          <w:marBottom w:val="0"/>
          <w:divBdr>
            <w:top w:val="none" w:sz="0" w:space="0" w:color="auto"/>
            <w:left w:val="none" w:sz="0" w:space="0" w:color="auto"/>
            <w:bottom w:val="none" w:sz="0" w:space="0" w:color="auto"/>
            <w:right w:val="none" w:sz="0" w:space="0" w:color="auto"/>
          </w:divBdr>
        </w:div>
        <w:div w:id="1554195513">
          <w:marLeft w:val="480"/>
          <w:marRight w:val="0"/>
          <w:marTop w:val="0"/>
          <w:marBottom w:val="0"/>
          <w:divBdr>
            <w:top w:val="none" w:sz="0" w:space="0" w:color="auto"/>
            <w:left w:val="none" w:sz="0" w:space="0" w:color="auto"/>
            <w:bottom w:val="none" w:sz="0" w:space="0" w:color="auto"/>
            <w:right w:val="none" w:sz="0" w:space="0" w:color="auto"/>
          </w:divBdr>
        </w:div>
        <w:div w:id="723529711">
          <w:marLeft w:val="480"/>
          <w:marRight w:val="0"/>
          <w:marTop w:val="0"/>
          <w:marBottom w:val="0"/>
          <w:divBdr>
            <w:top w:val="none" w:sz="0" w:space="0" w:color="auto"/>
            <w:left w:val="none" w:sz="0" w:space="0" w:color="auto"/>
            <w:bottom w:val="none" w:sz="0" w:space="0" w:color="auto"/>
            <w:right w:val="none" w:sz="0" w:space="0" w:color="auto"/>
          </w:divBdr>
        </w:div>
        <w:div w:id="167796823">
          <w:marLeft w:val="480"/>
          <w:marRight w:val="0"/>
          <w:marTop w:val="0"/>
          <w:marBottom w:val="0"/>
          <w:divBdr>
            <w:top w:val="none" w:sz="0" w:space="0" w:color="auto"/>
            <w:left w:val="none" w:sz="0" w:space="0" w:color="auto"/>
            <w:bottom w:val="none" w:sz="0" w:space="0" w:color="auto"/>
            <w:right w:val="none" w:sz="0" w:space="0" w:color="auto"/>
          </w:divBdr>
        </w:div>
        <w:div w:id="168562019">
          <w:marLeft w:val="480"/>
          <w:marRight w:val="0"/>
          <w:marTop w:val="0"/>
          <w:marBottom w:val="0"/>
          <w:divBdr>
            <w:top w:val="none" w:sz="0" w:space="0" w:color="auto"/>
            <w:left w:val="none" w:sz="0" w:space="0" w:color="auto"/>
            <w:bottom w:val="none" w:sz="0" w:space="0" w:color="auto"/>
            <w:right w:val="none" w:sz="0" w:space="0" w:color="auto"/>
          </w:divBdr>
        </w:div>
        <w:div w:id="743795151">
          <w:marLeft w:val="480"/>
          <w:marRight w:val="0"/>
          <w:marTop w:val="0"/>
          <w:marBottom w:val="0"/>
          <w:divBdr>
            <w:top w:val="none" w:sz="0" w:space="0" w:color="auto"/>
            <w:left w:val="none" w:sz="0" w:space="0" w:color="auto"/>
            <w:bottom w:val="none" w:sz="0" w:space="0" w:color="auto"/>
            <w:right w:val="none" w:sz="0" w:space="0" w:color="auto"/>
          </w:divBdr>
        </w:div>
        <w:div w:id="1395548839">
          <w:marLeft w:val="480"/>
          <w:marRight w:val="0"/>
          <w:marTop w:val="0"/>
          <w:marBottom w:val="0"/>
          <w:divBdr>
            <w:top w:val="none" w:sz="0" w:space="0" w:color="auto"/>
            <w:left w:val="none" w:sz="0" w:space="0" w:color="auto"/>
            <w:bottom w:val="none" w:sz="0" w:space="0" w:color="auto"/>
            <w:right w:val="none" w:sz="0" w:space="0" w:color="auto"/>
          </w:divBdr>
        </w:div>
        <w:div w:id="1014115384">
          <w:marLeft w:val="480"/>
          <w:marRight w:val="0"/>
          <w:marTop w:val="0"/>
          <w:marBottom w:val="0"/>
          <w:divBdr>
            <w:top w:val="none" w:sz="0" w:space="0" w:color="auto"/>
            <w:left w:val="none" w:sz="0" w:space="0" w:color="auto"/>
            <w:bottom w:val="none" w:sz="0" w:space="0" w:color="auto"/>
            <w:right w:val="none" w:sz="0" w:space="0" w:color="auto"/>
          </w:divBdr>
        </w:div>
        <w:div w:id="38091499">
          <w:marLeft w:val="480"/>
          <w:marRight w:val="0"/>
          <w:marTop w:val="0"/>
          <w:marBottom w:val="0"/>
          <w:divBdr>
            <w:top w:val="none" w:sz="0" w:space="0" w:color="auto"/>
            <w:left w:val="none" w:sz="0" w:space="0" w:color="auto"/>
            <w:bottom w:val="none" w:sz="0" w:space="0" w:color="auto"/>
            <w:right w:val="none" w:sz="0" w:space="0" w:color="auto"/>
          </w:divBdr>
        </w:div>
        <w:div w:id="1488595692">
          <w:marLeft w:val="480"/>
          <w:marRight w:val="0"/>
          <w:marTop w:val="0"/>
          <w:marBottom w:val="0"/>
          <w:divBdr>
            <w:top w:val="none" w:sz="0" w:space="0" w:color="auto"/>
            <w:left w:val="none" w:sz="0" w:space="0" w:color="auto"/>
            <w:bottom w:val="none" w:sz="0" w:space="0" w:color="auto"/>
            <w:right w:val="none" w:sz="0" w:space="0" w:color="auto"/>
          </w:divBdr>
        </w:div>
        <w:div w:id="1018197810">
          <w:marLeft w:val="480"/>
          <w:marRight w:val="0"/>
          <w:marTop w:val="0"/>
          <w:marBottom w:val="0"/>
          <w:divBdr>
            <w:top w:val="none" w:sz="0" w:space="0" w:color="auto"/>
            <w:left w:val="none" w:sz="0" w:space="0" w:color="auto"/>
            <w:bottom w:val="none" w:sz="0" w:space="0" w:color="auto"/>
            <w:right w:val="none" w:sz="0" w:space="0" w:color="auto"/>
          </w:divBdr>
        </w:div>
        <w:div w:id="1418792213">
          <w:marLeft w:val="480"/>
          <w:marRight w:val="0"/>
          <w:marTop w:val="0"/>
          <w:marBottom w:val="0"/>
          <w:divBdr>
            <w:top w:val="none" w:sz="0" w:space="0" w:color="auto"/>
            <w:left w:val="none" w:sz="0" w:space="0" w:color="auto"/>
            <w:bottom w:val="none" w:sz="0" w:space="0" w:color="auto"/>
            <w:right w:val="none" w:sz="0" w:space="0" w:color="auto"/>
          </w:divBdr>
        </w:div>
        <w:div w:id="1937011576">
          <w:marLeft w:val="480"/>
          <w:marRight w:val="0"/>
          <w:marTop w:val="0"/>
          <w:marBottom w:val="0"/>
          <w:divBdr>
            <w:top w:val="none" w:sz="0" w:space="0" w:color="auto"/>
            <w:left w:val="none" w:sz="0" w:space="0" w:color="auto"/>
            <w:bottom w:val="none" w:sz="0" w:space="0" w:color="auto"/>
            <w:right w:val="none" w:sz="0" w:space="0" w:color="auto"/>
          </w:divBdr>
        </w:div>
        <w:div w:id="1794590917">
          <w:marLeft w:val="480"/>
          <w:marRight w:val="0"/>
          <w:marTop w:val="0"/>
          <w:marBottom w:val="0"/>
          <w:divBdr>
            <w:top w:val="none" w:sz="0" w:space="0" w:color="auto"/>
            <w:left w:val="none" w:sz="0" w:space="0" w:color="auto"/>
            <w:bottom w:val="none" w:sz="0" w:space="0" w:color="auto"/>
            <w:right w:val="none" w:sz="0" w:space="0" w:color="auto"/>
          </w:divBdr>
        </w:div>
        <w:div w:id="1488521874">
          <w:marLeft w:val="480"/>
          <w:marRight w:val="0"/>
          <w:marTop w:val="0"/>
          <w:marBottom w:val="0"/>
          <w:divBdr>
            <w:top w:val="none" w:sz="0" w:space="0" w:color="auto"/>
            <w:left w:val="none" w:sz="0" w:space="0" w:color="auto"/>
            <w:bottom w:val="none" w:sz="0" w:space="0" w:color="auto"/>
            <w:right w:val="none" w:sz="0" w:space="0" w:color="auto"/>
          </w:divBdr>
        </w:div>
        <w:div w:id="363677483">
          <w:marLeft w:val="480"/>
          <w:marRight w:val="0"/>
          <w:marTop w:val="0"/>
          <w:marBottom w:val="0"/>
          <w:divBdr>
            <w:top w:val="none" w:sz="0" w:space="0" w:color="auto"/>
            <w:left w:val="none" w:sz="0" w:space="0" w:color="auto"/>
            <w:bottom w:val="none" w:sz="0" w:space="0" w:color="auto"/>
            <w:right w:val="none" w:sz="0" w:space="0" w:color="auto"/>
          </w:divBdr>
        </w:div>
        <w:div w:id="1499734773">
          <w:marLeft w:val="480"/>
          <w:marRight w:val="0"/>
          <w:marTop w:val="0"/>
          <w:marBottom w:val="0"/>
          <w:divBdr>
            <w:top w:val="none" w:sz="0" w:space="0" w:color="auto"/>
            <w:left w:val="none" w:sz="0" w:space="0" w:color="auto"/>
            <w:bottom w:val="none" w:sz="0" w:space="0" w:color="auto"/>
            <w:right w:val="none" w:sz="0" w:space="0" w:color="auto"/>
          </w:divBdr>
        </w:div>
        <w:div w:id="397703893">
          <w:marLeft w:val="480"/>
          <w:marRight w:val="0"/>
          <w:marTop w:val="0"/>
          <w:marBottom w:val="0"/>
          <w:divBdr>
            <w:top w:val="none" w:sz="0" w:space="0" w:color="auto"/>
            <w:left w:val="none" w:sz="0" w:space="0" w:color="auto"/>
            <w:bottom w:val="none" w:sz="0" w:space="0" w:color="auto"/>
            <w:right w:val="none" w:sz="0" w:space="0" w:color="auto"/>
          </w:divBdr>
        </w:div>
        <w:div w:id="1506676502">
          <w:marLeft w:val="480"/>
          <w:marRight w:val="0"/>
          <w:marTop w:val="0"/>
          <w:marBottom w:val="0"/>
          <w:divBdr>
            <w:top w:val="none" w:sz="0" w:space="0" w:color="auto"/>
            <w:left w:val="none" w:sz="0" w:space="0" w:color="auto"/>
            <w:bottom w:val="none" w:sz="0" w:space="0" w:color="auto"/>
            <w:right w:val="none" w:sz="0" w:space="0" w:color="auto"/>
          </w:divBdr>
        </w:div>
        <w:div w:id="1140264368">
          <w:marLeft w:val="480"/>
          <w:marRight w:val="0"/>
          <w:marTop w:val="0"/>
          <w:marBottom w:val="0"/>
          <w:divBdr>
            <w:top w:val="none" w:sz="0" w:space="0" w:color="auto"/>
            <w:left w:val="none" w:sz="0" w:space="0" w:color="auto"/>
            <w:bottom w:val="none" w:sz="0" w:space="0" w:color="auto"/>
            <w:right w:val="none" w:sz="0" w:space="0" w:color="auto"/>
          </w:divBdr>
        </w:div>
      </w:divsChild>
    </w:div>
    <w:div w:id="403724000">
      <w:bodyDiv w:val="1"/>
      <w:marLeft w:val="0"/>
      <w:marRight w:val="0"/>
      <w:marTop w:val="0"/>
      <w:marBottom w:val="0"/>
      <w:divBdr>
        <w:top w:val="none" w:sz="0" w:space="0" w:color="auto"/>
        <w:left w:val="none" w:sz="0" w:space="0" w:color="auto"/>
        <w:bottom w:val="none" w:sz="0" w:space="0" w:color="auto"/>
        <w:right w:val="none" w:sz="0" w:space="0" w:color="auto"/>
      </w:divBdr>
    </w:div>
    <w:div w:id="407456758">
      <w:bodyDiv w:val="1"/>
      <w:marLeft w:val="0"/>
      <w:marRight w:val="0"/>
      <w:marTop w:val="0"/>
      <w:marBottom w:val="0"/>
      <w:divBdr>
        <w:top w:val="none" w:sz="0" w:space="0" w:color="auto"/>
        <w:left w:val="none" w:sz="0" w:space="0" w:color="auto"/>
        <w:bottom w:val="none" w:sz="0" w:space="0" w:color="auto"/>
        <w:right w:val="none" w:sz="0" w:space="0" w:color="auto"/>
      </w:divBdr>
    </w:div>
    <w:div w:id="416708604">
      <w:bodyDiv w:val="1"/>
      <w:marLeft w:val="0"/>
      <w:marRight w:val="0"/>
      <w:marTop w:val="0"/>
      <w:marBottom w:val="0"/>
      <w:divBdr>
        <w:top w:val="none" w:sz="0" w:space="0" w:color="auto"/>
        <w:left w:val="none" w:sz="0" w:space="0" w:color="auto"/>
        <w:bottom w:val="none" w:sz="0" w:space="0" w:color="auto"/>
        <w:right w:val="none" w:sz="0" w:space="0" w:color="auto"/>
      </w:divBdr>
    </w:div>
    <w:div w:id="425663003">
      <w:bodyDiv w:val="1"/>
      <w:marLeft w:val="0"/>
      <w:marRight w:val="0"/>
      <w:marTop w:val="0"/>
      <w:marBottom w:val="0"/>
      <w:divBdr>
        <w:top w:val="none" w:sz="0" w:space="0" w:color="auto"/>
        <w:left w:val="none" w:sz="0" w:space="0" w:color="auto"/>
        <w:bottom w:val="none" w:sz="0" w:space="0" w:color="auto"/>
        <w:right w:val="none" w:sz="0" w:space="0" w:color="auto"/>
      </w:divBdr>
    </w:div>
    <w:div w:id="462121472">
      <w:bodyDiv w:val="1"/>
      <w:marLeft w:val="0"/>
      <w:marRight w:val="0"/>
      <w:marTop w:val="0"/>
      <w:marBottom w:val="0"/>
      <w:divBdr>
        <w:top w:val="none" w:sz="0" w:space="0" w:color="auto"/>
        <w:left w:val="none" w:sz="0" w:space="0" w:color="auto"/>
        <w:bottom w:val="none" w:sz="0" w:space="0" w:color="auto"/>
        <w:right w:val="none" w:sz="0" w:space="0" w:color="auto"/>
      </w:divBdr>
    </w:div>
    <w:div w:id="462389186">
      <w:bodyDiv w:val="1"/>
      <w:marLeft w:val="0"/>
      <w:marRight w:val="0"/>
      <w:marTop w:val="0"/>
      <w:marBottom w:val="0"/>
      <w:divBdr>
        <w:top w:val="none" w:sz="0" w:space="0" w:color="auto"/>
        <w:left w:val="none" w:sz="0" w:space="0" w:color="auto"/>
        <w:bottom w:val="none" w:sz="0" w:space="0" w:color="auto"/>
        <w:right w:val="none" w:sz="0" w:space="0" w:color="auto"/>
      </w:divBdr>
    </w:div>
    <w:div w:id="464078370">
      <w:bodyDiv w:val="1"/>
      <w:marLeft w:val="0"/>
      <w:marRight w:val="0"/>
      <w:marTop w:val="0"/>
      <w:marBottom w:val="0"/>
      <w:divBdr>
        <w:top w:val="none" w:sz="0" w:space="0" w:color="auto"/>
        <w:left w:val="none" w:sz="0" w:space="0" w:color="auto"/>
        <w:bottom w:val="none" w:sz="0" w:space="0" w:color="auto"/>
        <w:right w:val="none" w:sz="0" w:space="0" w:color="auto"/>
      </w:divBdr>
    </w:div>
    <w:div w:id="483934242">
      <w:bodyDiv w:val="1"/>
      <w:marLeft w:val="0"/>
      <w:marRight w:val="0"/>
      <w:marTop w:val="0"/>
      <w:marBottom w:val="0"/>
      <w:divBdr>
        <w:top w:val="none" w:sz="0" w:space="0" w:color="auto"/>
        <w:left w:val="none" w:sz="0" w:space="0" w:color="auto"/>
        <w:bottom w:val="none" w:sz="0" w:space="0" w:color="auto"/>
        <w:right w:val="none" w:sz="0" w:space="0" w:color="auto"/>
      </w:divBdr>
    </w:div>
    <w:div w:id="500853740">
      <w:bodyDiv w:val="1"/>
      <w:marLeft w:val="0"/>
      <w:marRight w:val="0"/>
      <w:marTop w:val="0"/>
      <w:marBottom w:val="0"/>
      <w:divBdr>
        <w:top w:val="none" w:sz="0" w:space="0" w:color="auto"/>
        <w:left w:val="none" w:sz="0" w:space="0" w:color="auto"/>
        <w:bottom w:val="none" w:sz="0" w:space="0" w:color="auto"/>
        <w:right w:val="none" w:sz="0" w:space="0" w:color="auto"/>
      </w:divBdr>
    </w:div>
    <w:div w:id="512652147">
      <w:bodyDiv w:val="1"/>
      <w:marLeft w:val="0"/>
      <w:marRight w:val="0"/>
      <w:marTop w:val="0"/>
      <w:marBottom w:val="0"/>
      <w:divBdr>
        <w:top w:val="none" w:sz="0" w:space="0" w:color="auto"/>
        <w:left w:val="none" w:sz="0" w:space="0" w:color="auto"/>
        <w:bottom w:val="none" w:sz="0" w:space="0" w:color="auto"/>
        <w:right w:val="none" w:sz="0" w:space="0" w:color="auto"/>
      </w:divBdr>
    </w:div>
    <w:div w:id="526329364">
      <w:bodyDiv w:val="1"/>
      <w:marLeft w:val="0"/>
      <w:marRight w:val="0"/>
      <w:marTop w:val="0"/>
      <w:marBottom w:val="0"/>
      <w:divBdr>
        <w:top w:val="none" w:sz="0" w:space="0" w:color="auto"/>
        <w:left w:val="none" w:sz="0" w:space="0" w:color="auto"/>
        <w:bottom w:val="none" w:sz="0" w:space="0" w:color="auto"/>
        <w:right w:val="none" w:sz="0" w:space="0" w:color="auto"/>
      </w:divBdr>
      <w:divsChild>
        <w:div w:id="386731277">
          <w:marLeft w:val="480"/>
          <w:marRight w:val="0"/>
          <w:marTop w:val="0"/>
          <w:marBottom w:val="0"/>
          <w:divBdr>
            <w:top w:val="none" w:sz="0" w:space="0" w:color="auto"/>
            <w:left w:val="none" w:sz="0" w:space="0" w:color="auto"/>
            <w:bottom w:val="none" w:sz="0" w:space="0" w:color="auto"/>
            <w:right w:val="none" w:sz="0" w:space="0" w:color="auto"/>
          </w:divBdr>
        </w:div>
        <w:div w:id="1208295216">
          <w:marLeft w:val="480"/>
          <w:marRight w:val="0"/>
          <w:marTop w:val="0"/>
          <w:marBottom w:val="0"/>
          <w:divBdr>
            <w:top w:val="none" w:sz="0" w:space="0" w:color="auto"/>
            <w:left w:val="none" w:sz="0" w:space="0" w:color="auto"/>
            <w:bottom w:val="none" w:sz="0" w:space="0" w:color="auto"/>
            <w:right w:val="none" w:sz="0" w:space="0" w:color="auto"/>
          </w:divBdr>
        </w:div>
        <w:div w:id="176967593">
          <w:marLeft w:val="480"/>
          <w:marRight w:val="0"/>
          <w:marTop w:val="0"/>
          <w:marBottom w:val="0"/>
          <w:divBdr>
            <w:top w:val="none" w:sz="0" w:space="0" w:color="auto"/>
            <w:left w:val="none" w:sz="0" w:space="0" w:color="auto"/>
            <w:bottom w:val="none" w:sz="0" w:space="0" w:color="auto"/>
            <w:right w:val="none" w:sz="0" w:space="0" w:color="auto"/>
          </w:divBdr>
        </w:div>
        <w:div w:id="434598020">
          <w:marLeft w:val="480"/>
          <w:marRight w:val="0"/>
          <w:marTop w:val="0"/>
          <w:marBottom w:val="0"/>
          <w:divBdr>
            <w:top w:val="none" w:sz="0" w:space="0" w:color="auto"/>
            <w:left w:val="none" w:sz="0" w:space="0" w:color="auto"/>
            <w:bottom w:val="none" w:sz="0" w:space="0" w:color="auto"/>
            <w:right w:val="none" w:sz="0" w:space="0" w:color="auto"/>
          </w:divBdr>
        </w:div>
        <w:div w:id="692416608">
          <w:marLeft w:val="480"/>
          <w:marRight w:val="0"/>
          <w:marTop w:val="0"/>
          <w:marBottom w:val="0"/>
          <w:divBdr>
            <w:top w:val="none" w:sz="0" w:space="0" w:color="auto"/>
            <w:left w:val="none" w:sz="0" w:space="0" w:color="auto"/>
            <w:bottom w:val="none" w:sz="0" w:space="0" w:color="auto"/>
            <w:right w:val="none" w:sz="0" w:space="0" w:color="auto"/>
          </w:divBdr>
        </w:div>
        <w:div w:id="1206941295">
          <w:marLeft w:val="480"/>
          <w:marRight w:val="0"/>
          <w:marTop w:val="0"/>
          <w:marBottom w:val="0"/>
          <w:divBdr>
            <w:top w:val="none" w:sz="0" w:space="0" w:color="auto"/>
            <w:left w:val="none" w:sz="0" w:space="0" w:color="auto"/>
            <w:bottom w:val="none" w:sz="0" w:space="0" w:color="auto"/>
            <w:right w:val="none" w:sz="0" w:space="0" w:color="auto"/>
          </w:divBdr>
        </w:div>
        <w:div w:id="589313146">
          <w:marLeft w:val="480"/>
          <w:marRight w:val="0"/>
          <w:marTop w:val="0"/>
          <w:marBottom w:val="0"/>
          <w:divBdr>
            <w:top w:val="none" w:sz="0" w:space="0" w:color="auto"/>
            <w:left w:val="none" w:sz="0" w:space="0" w:color="auto"/>
            <w:bottom w:val="none" w:sz="0" w:space="0" w:color="auto"/>
            <w:right w:val="none" w:sz="0" w:space="0" w:color="auto"/>
          </w:divBdr>
        </w:div>
        <w:div w:id="1093086539">
          <w:marLeft w:val="480"/>
          <w:marRight w:val="0"/>
          <w:marTop w:val="0"/>
          <w:marBottom w:val="0"/>
          <w:divBdr>
            <w:top w:val="none" w:sz="0" w:space="0" w:color="auto"/>
            <w:left w:val="none" w:sz="0" w:space="0" w:color="auto"/>
            <w:bottom w:val="none" w:sz="0" w:space="0" w:color="auto"/>
            <w:right w:val="none" w:sz="0" w:space="0" w:color="auto"/>
          </w:divBdr>
        </w:div>
        <w:div w:id="964967144">
          <w:marLeft w:val="480"/>
          <w:marRight w:val="0"/>
          <w:marTop w:val="0"/>
          <w:marBottom w:val="0"/>
          <w:divBdr>
            <w:top w:val="none" w:sz="0" w:space="0" w:color="auto"/>
            <w:left w:val="none" w:sz="0" w:space="0" w:color="auto"/>
            <w:bottom w:val="none" w:sz="0" w:space="0" w:color="auto"/>
            <w:right w:val="none" w:sz="0" w:space="0" w:color="auto"/>
          </w:divBdr>
        </w:div>
        <w:div w:id="26411988">
          <w:marLeft w:val="480"/>
          <w:marRight w:val="0"/>
          <w:marTop w:val="0"/>
          <w:marBottom w:val="0"/>
          <w:divBdr>
            <w:top w:val="none" w:sz="0" w:space="0" w:color="auto"/>
            <w:left w:val="none" w:sz="0" w:space="0" w:color="auto"/>
            <w:bottom w:val="none" w:sz="0" w:space="0" w:color="auto"/>
            <w:right w:val="none" w:sz="0" w:space="0" w:color="auto"/>
          </w:divBdr>
        </w:div>
        <w:div w:id="1580869249">
          <w:marLeft w:val="480"/>
          <w:marRight w:val="0"/>
          <w:marTop w:val="0"/>
          <w:marBottom w:val="0"/>
          <w:divBdr>
            <w:top w:val="none" w:sz="0" w:space="0" w:color="auto"/>
            <w:left w:val="none" w:sz="0" w:space="0" w:color="auto"/>
            <w:bottom w:val="none" w:sz="0" w:space="0" w:color="auto"/>
            <w:right w:val="none" w:sz="0" w:space="0" w:color="auto"/>
          </w:divBdr>
        </w:div>
        <w:div w:id="1219052323">
          <w:marLeft w:val="480"/>
          <w:marRight w:val="0"/>
          <w:marTop w:val="0"/>
          <w:marBottom w:val="0"/>
          <w:divBdr>
            <w:top w:val="none" w:sz="0" w:space="0" w:color="auto"/>
            <w:left w:val="none" w:sz="0" w:space="0" w:color="auto"/>
            <w:bottom w:val="none" w:sz="0" w:space="0" w:color="auto"/>
            <w:right w:val="none" w:sz="0" w:space="0" w:color="auto"/>
          </w:divBdr>
        </w:div>
        <w:div w:id="666321451">
          <w:marLeft w:val="480"/>
          <w:marRight w:val="0"/>
          <w:marTop w:val="0"/>
          <w:marBottom w:val="0"/>
          <w:divBdr>
            <w:top w:val="none" w:sz="0" w:space="0" w:color="auto"/>
            <w:left w:val="none" w:sz="0" w:space="0" w:color="auto"/>
            <w:bottom w:val="none" w:sz="0" w:space="0" w:color="auto"/>
            <w:right w:val="none" w:sz="0" w:space="0" w:color="auto"/>
          </w:divBdr>
        </w:div>
        <w:div w:id="218440679">
          <w:marLeft w:val="480"/>
          <w:marRight w:val="0"/>
          <w:marTop w:val="0"/>
          <w:marBottom w:val="0"/>
          <w:divBdr>
            <w:top w:val="none" w:sz="0" w:space="0" w:color="auto"/>
            <w:left w:val="none" w:sz="0" w:space="0" w:color="auto"/>
            <w:bottom w:val="none" w:sz="0" w:space="0" w:color="auto"/>
            <w:right w:val="none" w:sz="0" w:space="0" w:color="auto"/>
          </w:divBdr>
        </w:div>
        <w:div w:id="1893925815">
          <w:marLeft w:val="480"/>
          <w:marRight w:val="0"/>
          <w:marTop w:val="0"/>
          <w:marBottom w:val="0"/>
          <w:divBdr>
            <w:top w:val="none" w:sz="0" w:space="0" w:color="auto"/>
            <w:left w:val="none" w:sz="0" w:space="0" w:color="auto"/>
            <w:bottom w:val="none" w:sz="0" w:space="0" w:color="auto"/>
            <w:right w:val="none" w:sz="0" w:space="0" w:color="auto"/>
          </w:divBdr>
        </w:div>
        <w:div w:id="49228503">
          <w:marLeft w:val="480"/>
          <w:marRight w:val="0"/>
          <w:marTop w:val="0"/>
          <w:marBottom w:val="0"/>
          <w:divBdr>
            <w:top w:val="none" w:sz="0" w:space="0" w:color="auto"/>
            <w:left w:val="none" w:sz="0" w:space="0" w:color="auto"/>
            <w:bottom w:val="none" w:sz="0" w:space="0" w:color="auto"/>
            <w:right w:val="none" w:sz="0" w:space="0" w:color="auto"/>
          </w:divBdr>
        </w:div>
        <w:div w:id="223882800">
          <w:marLeft w:val="480"/>
          <w:marRight w:val="0"/>
          <w:marTop w:val="0"/>
          <w:marBottom w:val="0"/>
          <w:divBdr>
            <w:top w:val="none" w:sz="0" w:space="0" w:color="auto"/>
            <w:left w:val="none" w:sz="0" w:space="0" w:color="auto"/>
            <w:bottom w:val="none" w:sz="0" w:space="0" w:color="auto"/>
            <w:right w:val="none" w:sz="0" w:space="0" w:color="auto"/>
          </w:divBdr>
        </w:div>
        <w:div w:id="2058041135">
          <w:marLeft w:val="480"/>
          <w:marRight w:val="0"/>
          <w:marTop w:val="0"/>
          <w:marBottom w:val="0"/>
          <w:divBdr>
            <w:top w:val="none" w:sz="0" w:space="0" w:color="auto"/>
            <w:left w:val="none" w:sz="0" w:space="0" w:color="auto"/>
            <w:bottom w:val="none" w:sz="0" w:space="0" w:color="auto"/>
            <w:right w:val="none" w:sz="0" w:space="0" w:color="auto"/>
          </w:divBdr>
        </w:div>
        <w:div w:id="581717333">
          <w:marLeft w:val="480"/>
          <w:marRight w:val="0"/>
          <w:marTop w:val="0"/>
          <w:marBottom w:val="0"/>
          <w:divBdr>
            <w:top w:val="none" w:sz="0" w:space="0" w:color="auto"/>
            <w:left w:val="none" w:sz="0" w:space="0" w:color="auto"/>
            <w:bottom w:val="none" w:sz="0" w:space="0" w:color="auto"/>
            <w:right w:val="none" w:sz="0" w:space="0" w:color="auto"/>
          </w:divBdr>
        </w:div>
        <w:div w:id="1240603222">
          <w:marLeft w:val="480"/>
          <w:marRight w:val="0"/>
          <w:marTop w:val="0"/>
          <w:marBottom w:val="0"/>
          <w:divBdr>
            <w:top w:val="none" w:sz="0" w:space="0" w:color="auto"/>
            <w:left w:val="none" w:sz="0" w:space="0" w:color="auto"/>
            <w:bottom w:val="none" w:sz="0" w:space="0" w:color="auto"/>
            <w:right w:val="none" w:sz="0" w:space="0" w:color="auto"/>
          </w:divBdr>
        </w:div>
        <w:div w:id="1559781444">
          <w:marLeft w:val="480"/>
          <w:marRight w:val="0"/>
          <w:marTop w:val="0"/>
          <w:marBottom w:val="0"/>
          <w:divBdr>
            <w:top w:val="none" w:sz="0" w:space="0" w:color="auto"/>
            <w:left w:val="none" w:sz="0" w:space="0" w:color="auto"/>
            <w:bottom w:val="none" w:sz="0" w:space="0" w:color="auto"/>
            <w:right w:val="none" w:sz="0" w:space="0" w:color="auto"/>
          </w:divBdr>
        </w:div>
        <w:div w:id="728724037">
          <w:marLeft w:val="480"/>
          <w:marRight w:val="0"/>
          <w:marTop w:val="0"/>
          <w:marBottom w:val="0"/>
          <w:divBdr>
            <w:top w:val="none" w:sz="0" w:space="0" w:color="auto"/>
            <w:left w:val="none" w:sz="0" w:space="0" w:color="auto"/>
            <w:bottom w:val="none" w:sz="0" w:space="0" w:color="auto"/>
            <w:right w:val="none" w:sz="0" w:space="0" w:color="auto"/>
          </w:divBdr>
        </w:div>
        <w:div w:id="1487162037">
          <w:marLeft w:val="480"/>
          <w:marRight w:val="0"/>
          <w:marTop w:val="0"/>
          <w:marBottom w:val="0"/>
          <w:divBdr>
            <w:top w:val="none" w:sz="0" w:space="0" w:color="auto"/>
            <w:left w:val="none" w:sz="0" w:space="0" w:color="auto"/>
            <w:bottom w:val="none" w:sz="0" w:space="0" w:color="auto"/>
            <w:right w:val="none" w:sz="0" w:space="0" w:color="auto"/>
          </w:divBdr>
        </w:div>
        <w:div w:id="242422242">
          <w:marLeft w:val="480"/>
          <w:marRight w:val="0"/>
          <w:marTop w:val="0"/>
          <w:marBottom w:val="0"/>
          <w:divBdr>
            <w:top w:val="none" w:sz="0" w:space="0" w:color="auto"/>
            <w:left w:val="none" w:sz="0" w:space="0" w:color="auto"/>
            <w:bottom w:val="none" w:sz="0" w:space="0" w:color="auto"/>
            <w:right w:val="none" w:sz="0" w:space="0" w:color="auto"/>
          </w:divBdr>
        </w:div>
        <w:div w:id="384984772">
          <w:marLeft w:val="480"/>
          <w:marRight w:val="0"/>
          <w:marTop w:val="0"/>
          <w:marBottom w:val="0"/>
          <w:divBdr>
            <w:top w:val="none" w:sz="0" w:space="0" w:color="auto"/>
            <w:left w:val="none" w:sz="0" w:space="0" w:color="auto"/>
            <w:bottom w:val="none" w:sz="0" w:space="0" w:color="auto"/>
            <w:right w:val="none" w:sz="0" w:space="0" w:color="auto"/>
          </w:divBdr>
        </w:div>
        <w:div w:id="39793247">
          <w:marLeft w:val="480"/>
          <w:marRight w:val="0"/>
          <w:marTop w:val="0"/>
          <w:marBottom w:val="0"/>
          <w:divBdr>
            <w:top w:val="none" w:sz="0" w:space="0" w:color="auto"/>
            <w:left w:val="none" w:sz="0" w:space="0" w:color="auto"/>
            <w:bottom w:val="none" w:sz="0" w:space="0" w:color="auto"/>
            <w:right w:val="none" w:sz="0" w:space="0" w:color="auto"/>
          </w:divBdr>
        </w:div>
        <w:div w:id="1923172368">
          <w:marLeft w:val="480"/>
          <w:marRight w:val="0"/>
          <w:marTop w:val="0"/>
          <w:marBottom w:val="0"/>
          <w:divBdr>
            <w:top w:val="none" w:sz="0" w:space="0" w:color="auto"/>
            <w:left w:val="none" w:sz="0" w:space="0" w:color="auto"/>
            <w:bottom w:val="none" w:sz="0" w:space="0" w:color="auto"/>
            <w:right w:val="none" w:sz="0" w:space="0" w:color="auto"/>
          </w:divBdr>
        </w:div>
        <w:div w:id="1010256948">
          <w:marLeft w:val="480"/>
          <w:marRight w:val="0"/>
          <w:marTop w:val="0"/>
          <w:marBottom w:val="0"/>
          <w:divBdr>
            <w:top w:val="none" w:sz="0" w:space="0" w:color="auto"/>
            <w:left w:val="none" w:sz="0" w:space="0" w:color="auto"/>
            <w:bottom w:val="none" w:sz="0" w:space="0" w:color="auto"/>
            <w:right w:val="none" w:sz="0" w:space="0" w:color="auto"/>
          </w:divBdr>
        </w:div>
        <w:div w:id="2031762594">
          <w:marLeft w:val="480"/>
          <w:marRight w:val="0"/>
          <w:marTop w:val="0"/>
          <w:marBottom w:val="0"/>
          <w:divBdr>
            <w:top w:val="none" w:sz="0" w:space="0" w:color="auto"/>
            <w:left w:val="none" w:sz="0" w:space="0" w:color="auto"/>
            <w:bottom w:val="none" w:sz="0" w:space="0" w:color="auto"/>
            <w:right w:val="none" w:sz="0" w:space="0" w:color="auto"/>
          </w:divBdr>
        </w:div>
        <w:div w:id="506099281">
          <w:marLeft w:val="480"/>
          <w:marRight w:val="0"/>
          <w:marTop w:val="0"/>
          <w:marBottom w:val="0"/>
          <w:divBdr>
            <w:top w:val="none" w:sz="0" w:space="0" w:color="auto"/>
            <w:left w:val="none" w:sz="0" w:space="0" w:color="auto"/>
            <w:bottom w:val="none" w:sz="0" w:space="0" w:color="auto"/>
            <w:right w:val="none" w:sz="0" w:space="0" w:color="auto"/>
          </w:divBdr>
        </w:div>
        <w:div w:id="965543776">
          <w:marLeft w:val="480"/>
          <w:marRight w:val="0"/>
          <w:marTop w:val="0"/>
          <w:marBottom w:val="0"/>
          <w:divBdr>
            <w:top w:val="none" w:sz="0" w:space="0" w:color="auto"/>
            <w:left w:val="none" w:sz="0" w:space="0" w:color="auto"/>
            <w:bottom w:val="none" w:sz="0" w:space="0" w:color="auto"/>
            <w:right w:val="none" w:sz="0" w:space="0" w:color="auto"/>
          </w:divBdr>
        </w:div>
        <w:div w:id="11807127">
          <w:marLeft w:val="480"/>
          <w:marRight w:val="0"/>
          <w:marTop w:val="0"/>
          <w:marBottom w:val="0"/>
          <w:divBdr>
            <w:top w:val="none" w:sz="0" w:space="0" w:color="auto"/>
            <w:left w:val="none" w:sz="0" w:space="0" w:color="auto"/>
            <w:bottom w:val="none" w:sz="0" w:space="0" w:color="auto"/>
            <w:right w:val="none" w:sz="0" w:space="0" w:color="auto"/>
          </w:divBdr>
        </w:div>
        <w:div w:id="395396017">
          <w:marLeft w:val="480"/>
          <w:marRight w:val="0"/>
          <w:marTop w:val="0"/>
          <w:marBottom w:val="0"/>
          <w:divBdr>
            <w:top w:val="none" w:sz="0" w:space="0" w:color="auto"/>
            <w:left w:val="none" w:sz="0" w:space="0" w:color="auto"/>
            <w:bottom w:val="none" w:sz="0" w:space="0" w:color="auto"/>
            <w:right w:val="none" w:sz="0" w:space="0" w:color="auto"/>
          </w:divBdr>
        </w:div>
        <w:div w:id="54667351">
          <w:marLeft w:val="480"/>
          <w:marRight w:val="0"/>
          <w:marTop w:val="0"/>
          <w:marBottom w:val="0"/>
          <w:divBdr>
            <w:top w:val="none" w:sz="0" w:space="0" w:color="auto"/>
            <w:left w:val="none" w:sz="0" w:space="0" w:color="auto"/>
            <w:bottom w:val="none" w:sz="0" w:space="0" w:color="auto"/>
            <w:right w:val="none" w:sz="0" w:space="0" w:color="auto"/>
          </w:divBdr>
        </w:div>
        <w:div w:id="908417872">
          <w:marLeft w:val="480"/>
          <w:marRight w:val="0"/>
          <w:marTop w:val="0"/>
          <w:marBottom w:val="0"/>
          <w:divBdr>
            <w:top w:val="none" w:sz="0" w:space="0" w:color="auto"/>
            <w:left w:val="none" w:sz="0" w:space="0" w:color="auto"/>
            <w:bottom w:val="none" w:sz="0" w:space="0" w:color="auto"/>
            <w:right w:val="none" w:sz="0" w:space="0" w:color="auto"/>
          </w:divBdr>
        </w:div>
        <w:div w:id="806362809">
          <w:marLeft w:val="480"/>
          <w:marRight w:val="0"/>
          <w:marTop w:val="0"/>
          <w:marBottom w:val="0"/>
          <w:divBdr>
            <w:top w:val="none" w:sz="0" w:space="0" w:color="auto"/>
            <w:left w:val="none" w:sz="0" w:space="0" w:color="auto"/>
            <w:bottom w:val="none" w:sz="0" w:space="0" w:color="auto"/>
            <w:right w:val="none" w:sz="0" w:space="0" w:color="auto"/>
          </w:divBdr>
        </w:div>
        <w:div w:id="1086344286">
          <w:marLeft w:val="480"/>
          <w:marRight w:val="0"/>
          <w:marTop w:val="0"/>
          <w:marBottom w:val="0"/>
          <w:divBdr>
            <w:top w:val="none" w:sz="0" w:space="0" w:color="auto"/>
            <w:left w:val="none" w:sz="0" w:space="0" w:color="auto"/>
            <w:bottom w:val="none" w:sz="0" w:space="0" w:color="auto"/>
            <w:right w:val="none" w:sz="0" w:space="0" w:color="auto"/>
          </w:divBdr>
        </w:div>
        <w:div w:id="1085106801">
          <w:marLeft w:val="480"/>
          <w:marRight w:val="0"/>
          <w:marTop w:val="0"/>
          <w:marBottom w:val="0"/>
          <w:divBdr>
            <w:top w:val="none" w:sz="0" w:space="0" w:color="auto"/>
            <w:left w:val="none" w:sz="0" w:space="0" w:color="auto"/>
            <w:bottom w:val="none" w:sz="0" w:space="0" w:color="auto"/>
            <w:right w:val="none" w:sz="0" w:space="0" w:color="auto"/>
          </w:divBdr>
        </w:div>
        <w:div w:id="186792270">
          <w:marLeft w:val="480"/>
          <w:marRight w:val="0"/>
          <w:marTop w:val="0"/>
          <w:marBottom w:val="0"/>
          <w:divBdr>
            <w:top w:val="none" w:sz="0" w:space="0" w:color="auto"/>
            <w:left w:val="none" w:sz="0" w:space="0" w:color="auto"/>
            <w:bottom w:val="none" w:sz="0" w:space="0" w:color="auto"/>
            <w:right w:val="none" w:sz="0" w:space="0" w:color="auto"/>
          </w:divBdr>
        </w:div>
        <w:div w:id="1815558390">
          <w:marLeft w:val="480"/>
          <w:marRight w:val="0"/>
          <w:marTop w:val="0"/>
          <w:marBottom w:val="0"/>
          <w:divBdr>
            <w:top w:val="none" w:sz="0" w:space="0" w:color="auto"/>
            <w:left w:val="none" w:sz="0" w:space="0" w:color="auto"/>
            <w:bottom w:val="none" w:sz="0" w:space="0" w:color="auto"/>
            <w:right w:val="none" w:sz="0" w:space="0" w:color="auto"/>
          </w:divBdr>
        </w:div>
        <w:div w:id="1291979137">
          <w:marLeft w:val="480"/>
          <w:marRight w:val="0"/>
          <w:marTop w:val="0"/>
          <w:marBottom w:val="0"/>
          <w:divBdr>
            <w:top w:val="none" w:sz="0" w:space="0" w:color="auto"/>
            <w:left w:val="none" w:sz="0" w:space="0" w:color="auto"/>
            <w:bottom w:val="none" w:sz="0" w:space="0" w:color="auto"/>
            <w:right w:val="none" w:sz="0" w:space="0" w:color="auto"/>
          </w:divBdr>
        </w:div>
        <w:div w:id="292105907">
          <w:marLeft w:val="480"/>
          <w:marRight w:val="0"/>
          <w:marTop w:val="0"/>
          <w:marBottom w:val="0"/>
          <w:divBdr>
            <w:top w:val="none" w:sz="0" w:space="0" w:color="auto"/>
            <w:left w:val="none" w:sz="0" w:space="0" w:color="auto"/>
            <w:bottom w:val="none" w:sz="0" w:space="0" w:color="auto"/>
            <w:right w:val="none" w:sz="0" w:space="0" w:color="auto"/>
          </w:divBdr>
        </w:div>
        <w:div w:id="297688612">
          <w:marLeft w:val="480"/>
          <w:marRight w:val="0"/>
          <w:marTop w:val="0"/>
          <w:marBottom w:val="0"/>
          <w:divBdr>
            <w:top w:val="none" w:sz="0" w:space="0" w:color="auto"/>
            <w:left w:val="none" w:sz="0" w:space="0" w:color="auto"/>
            <w:bottom w:val="none" w:sz="0" w:space="0" w:color="auto"/>
            <w:right w:val="none" w:sz="0" w:space="0" w:color="auto"/>
          </w:divBdr>
        </w:div>
        <w:div w:id="721486452">
          <w:marLeft w:val="480"/>
          <w:marRight w:val="0"/>
          <w:marTop w:val="0"/>
          <w:marBottom w:val="0"/>
          <w:divBdr>
            <w:top w:val="none" w:sz="0" w:space="0" w:color="auto"/>
            <w:left w:val="none" w:sz="0" w:space="0" w:color="auto"/>
            <w:bottom w:val="none" w:sz="0" w:space="0" w:color="auto"/>
            <w:right w:val="none" w:sz="0" w:space="0" w:color="auto"/>
          </w:divBdr>
        </w:div>
        <w:div w:id="790323535">
          <w:marLeft w:val="480"/>
          <w:marRight w:val="0"/>
          <w:marTop w:val="0"/>
          <w:marBottom w:val="0"/>
          <w:divBdr>
            <w:top w:val="none" w:sz="0" w:space="0" w:color="auto"/>
            <w:left w:val="none" w:sz="0" w:space="0" w:color="auto"/>
            <w:bottom w:val="none" w:sz="0" w:space="0" w:color="auto"/>
            <w:right w:val="none" w:sz="0" w:space="0" w:color="auto"/>
          </w:divBdr>
        </w:div>
        <w:div w:id="879780946">
          <w:marLeft w:val="480"/>
          <w:marRight w:val="0"/>
          <w:marTop w:val="0"/>
          <w:marBottom w:val="0"/>
          <w:divBdr>
            <w:top w:val="none" w:sz="0" w:space="0" w:color="auto"/>
            <w:left w:val="none" w:sz="0" w:space="0" w:color="auto"/>
            <w:bottom w:val="none" w:sz="0" w:space="0" w:color="auto"/>
            <w:right w:val="none" w:sz="0" w:space="0" w:color="auto"/>
          </w:divBdr>
        </w:div>
        <w:div w:id="1051884887">
          <w:marLeft w:val="480"/>
          <w:marRight w:val="0"/>
          <w:marTop w:val="0"/>
          <w:marBottom w:val="0"/>
          <w:divBdr>
            <w:top w:val="none" w:sz="0" w:space="0" w:color="auto"/>
            <w:left w:val="none" w:sz="0" w:space="0" w:color="auto"/>
            <w:bottom w:val="none" w:sz="0" w:space="0" w:color="auto"/>
            <w:right w:val="none" w:sz="0" w:space="0" w:color="auto"/>
          </w:divBdr>
        </w:div>
        <w:div w:id="762067521">
          <w:marLeft w:val="480"/>
          <w:marRight w:val="0"/>
          <w:marTop w:val="0"/>
          <w:marBottom w:val="0"/>
          <w:divBdr>
            <w:top w:val="none" w:sz="0" w:space="0" w:color="auto"/>
            <w:left w:val="none" w:sz="0" w:space="0" w:color="auto"/>
            <w:bottom w:val="none" w:sz="0" w:space="0" w:color="auto"/>
            <w:right w:val="none" w:sz="0" w:space="0" w:color="auto"/>
          </w:divBdr>
        </w:div>
        <w:div w:id="1892837648">
          <w:marLeft w:val="480"/>
          <w:marRight w:val="0"/>
          <w:marTop w:val="0"/>
          <w:marBottom w:val="0"/>
          <w:divBdr>
            <w:top w:val="none" w:sz="0" w:space="0" w:color="auto"/>
            <w:left w:val="none" w:sz="0" w:space="0" w:color="auto"/>
            <w:bottom w:val="none" w:sz="0" w:space="0" w:color="auto"/>
            <w:right w:val="none" w:sz="0" w:space="0" w:color="auto"/>
          </w:divBdr>
        </w:div>
        <w:div w:id="552892339">
          <w:marLeft w:val="480"/>
          <w:marRight w:val="0"/>
          <w:marTop w:val="0"/>
          <w:marBottom w:val="0"/>
          <w:divBdr>
            <w:top w:val="none" w:sz="0" w:space="0" w:color="auto"/>
            <w:left w:val="none" w:sz="0" w:space="0" w:color="auto"/>
            <w:bottom w:val="none" w:sz="0" w:space="0" w:color="auto"/>
            <w:right w:val="none" w:sz="0" w:space="0" w:color="auto"/>
          </w:divBdr>
        </w:div>
        <w:div w:id="662782233">
          <w:marLeft w:val="480"/>
          <w:marRight w:val="0"/>
          <w:marTop w:val="0"/>
          <w:marBottom w:val="0"/>
          <w:divBdr>
            <w:top w:val="none" w:sz="0" w:space="0" w:color="auto"/>
            <w:left w:val="none" w:sz="0" w:space="0" w:color="auto"/>
            <w:bottom w:val="none" w:sz="0" w:space="0" w:color="auto"/>
            <w:right w:val="none" w:sz="0" w:space="0" w:color="auto"/>
          </w:divBdr>
        </w:div>
        <w:div w:id="1980257420">
          <w:marLeft w:val="480"/>
          <w:marRight w:val="0"/>
          <w:marTop w:val="0"/>
          <w:marBottom w:val="0"/>
          <w:divBdr>
            <w:top w:val="none" w:sz="0" w:space="0" w:color="auto"/>
            <w:left w:val="none" w:sz="0" w:space="0" w:color="auto"/>
            <w:bottom w:val="none" w:sz="0" w:space="0" w:color="auto"/>
            <w:right w:val="none" w:sz="0" w:space="0" w:color="auto"/>
          </w:divBdr>
        </w:div>
      </w:divsChild>
    </w:div>
    <w:div w:id="532963500">
      <w:bodyDiv w:val="1"/>
      <w:marLeft w:val="0"/>
      <w:marRight w:val="0"/>
      <w:marTop w:val="0"/>
      <w:marBottom w:val="0"/>
      <w:divBdr>
        <w:top w:val="none" w:sz="0" w:space="0" w:color="auto"/>
        <w:left w:val="none" w:sz="0" w:space="0" w:color="auto"/>
        <w:bottom w:val="none" w:sz="0" w:space="0" w:color="auto"/>
        <w:right w:val="none" w:sz="0" w:space="0" w:color="auto"/>
      </w:divBdr>
    </w:div>
    <w:div w:id="534774336">
      <w:bodyDiv w:val="1"/>
      <w:marLeft w:val="0"/>
      <w:marRight w:val="0"/>
      <w:marTop w:val="0"/>
      <w:marBottom w:val="0"/>
      <w:divBdr>
        <w:top w:val="none" w:sz="0" w:space="0" w:color="auto"/>
        <w:left w:val="none" w:sz="0" w:space="0" w:color="auto"/>
        <w:bottom w:val="none" w:sz="0" w:space="0" w:color="auto"/>
        <w:right w:val="none" w:sz="0" w:space="0" w:color="auto"/>
      </w:divBdr>
    </w:div>
    <w:div w:id="536893688">
      <w:bodyDiv w:val="1"/>
      <w:marLeft w:val="0"/>
      <w:marRight w:val="0"/>
      <w:marTop w:val="0"/>
      <w:marBottom w:val="0"/>
      <w:divBdr>
        <w:top w:val="none" w:sz="0" w:space="0" w:color="auto"/>
        <w:left w:val="none" w:sz="0" w:space="0" w:color="auto"/>
        <w:bottom w:val="none" w:sz="0" w:space="0" w:color="auto"/>
        <w:right w:val="none" w:sz="0" w:space="0" w:color="auto"/>
      </w:divBdr>
    </w:div>
    <w:div w:id="539588589">
      <w:bodyDiv w:val="1"/>
      <w:marLeft w:val="0"/>
      <w:marRight w:val="0"/>
      <w:marTop w:val="0"/>
      <w:marBottom w:val="0"/>
      <w:divBdr>
        <w:top w:val="none" w:sz="0" w:space="0" w:color="auto"/>
        <w:left w:val="none" w:sz="0" w:space="0" w:color="auto"/>
        <w:bottom w:val="none" w:sz="0" w:space="0" w:color="auto"/>
        <w:right w:val="none" w:sz="0" w:space="0" w:color="auto"/>
      </w:divBdr>
    </w:div>
    <w:div w:id="539980471">
      <w:bodyDiv w:val="1"/>
      <w:marLeft w:val="0"/>
      <w:marRight w:val="0"/>
      <w:marTop w:val="0"/>
      <w:marBottom w:val="0"/>
      <w:divBdr>
        <w:top w:val="none" w:sz="0" w:space="0" w:color="auto"/>
        <w:left w:val="none" w:sz="0" w:space="0" w:color="auto"/>
        <w:bottom w:val="none" w:sz="0" w:space="0" w:color="auto"/>
        <w:right w:val="none" w:sz="0" w:space="0" w:color="auto"/>
      </w:divBdr>
    </w:div>
    <w:div w:id="548765042">
      <w:bodyDiv w:val="1"/>
      <w:marLeft w:val="0"/>
      <w:marRight w:val="0"/>
      <w:marTop w:val="0"/>
      <w:marBottom w:val="0"/>
      <w:divBdr>
        <w:top w:val="none" w:sz="0" w:space="0" w:color="auto"/>
        <w:left w:val="none" w:sz="0" w:space="0" w:color="auto"/>
        <w:bottom w:val="none" w:sz="0" w:space="0" w:color="auto"/>
        <w:right w:val="none" w:sz="0" w:space="0" w:color="auto"/>
      </w:divBdr>
    </w:div>
    <w:div w:id="552273187">
      <w:bodyDiv w:val="1"/>
      <w:marLeft w:val="0"/>
      <w:marRight w:val="0"/>
      <w:marTop w:val="0"/>
      <w:marBottom w:val="0"/>
      <w:divBdr>
        <w:top w:val="none" w:sz="0" w:space="0" w:color="auto"/>
        <w:left w:val="none" w:sz="0" w:space="0" w:color="auto"/>
        <w:bottom w:val="none" w:sz="0" w:space="0" w:color="auto"/>
        <w:right w:val="none" w:sz="0" w:space="0" w:color="auto"/>
      </w:divBdr>
    </w:div>
    <w:div w:id="569000538">
      <w:bodyDiv w:val="1"/>
      <w:marLeft w:val="0"/>
      <w:marRight w:val="0"/>
      <w:marTop w:val="0"/>
      <w:marBottom w:val="0"/>
      <w:divBdr>
        <w:top w:val="none" w:sz="0" w:space="0" w:color="auto"/>
        <w:left w:val="none" w:sz="0" w:space="0" w:color="auto"/>
        <w:bottom w:val="none" w:sz="0" w:space="0" w:color="auto"/>
        <w:right w:val="none" w:sz="0" w:space="0" w:color="auto"/>
      </w:divBdr>
    </w:div>
    <w:div w:id="574970241">
      <w:bodyDiv w:val="1"/>
      <w:marLeft w:val="0"/>
      <w:marRight w:val="0"/>
      <w:marTop w:val="0"/>
      <w:marBottom w:val="0"/>
      <w:divBdr>
        <w:top w:val="none" w:sz="0" w:space="0" w:color="auto"/>
        <w:left w:val="none" w:sz="0" w:space="0" w:color="auto"/>
        <w:bottom w:val="none" w:sz="0" w:space="0" w:color="auto"/>
        <w:right w:val="none" w:sz="0" w:space="0" w:color="auto"/>
      </w:divBdr>
    </w:div>
    <w:div w:id="575168490">
      <w:bodyDiv w:val="1"/>
      <w:marLeft w:val="0"/>
      <w:marRight w:val="0"/>
      <w:marTop w:val="0"/>
      <w:marBottom w:val="0"/>
      <w:divBdr>
        <w:top w:val="none" w:sz="0" w:space="0" w:color="auto"/>
        <w:left w:val="none" w:sz="0" w:space="0" w:color="auto"/>
        <w:bottom w:val="none" w:sz="0" w:space="0" w:color="auto"/>
        <w:right w:val="none" w:sz="0" w:space="0" w:color="auto"/>
      </w:divBdr>
      <w:divsChild>
        <w:div w:id="1217082898">
          <w:marLeft w:val="480"/>
          <w:marRight w:val="0"/>
          <w:marTop w:val="0"/>
          <w:marBottom w:val="0"/>
          <w:divBdr>
            <w:top w:val="none" w:sz="0" w:space="0" w:color="auto"/>
            <w:left w:val="none" w:sz="0" w:space="0" w:color="auto"/>
            <w:bottom w:val="none" w:sz="0" w:space="0" w:color="auto"/>
            <w:right w:val="none" w:sz="0" w:space="0" w:color="auto"/>
          </w:divBdr>
        </w:div>
        <w:div w:id="1629159901">
          <w:marLeft w:val="480"/>
          <w:marRight w:val="0"/>
          <w:marTop w:val="0"/>
          <w:marBottom w:val="0"/>
          <w:divBdr>
            <w:top w:val="none" w:sz="0" w:space="0" w:color="auto"/>
            <w:left w:val="none" w:sz="0" w:space="0" w:color="auto"/>
            <w:bottom w:val="none" w:sz="0" w:space="0" w:color="auto"/>
            <w:right w:val="none" w:sz="0" w:space="0" w:color="auto"/>
          </w:divBdr>
        </w:div>
        <w:div w:id="107313304">
          <w:marLeft w:val="480"/>
          <w:marRight w:val="0"/>
          <w:marTop w:val="0"/>
          <w:marBottom w:val="0"/>
          <w:divBdr>
            <w:top w:val="none" w:sz="0" w:space="0" w:color="auto"/>
            <w:left w:val="none" w:sz="0" w:space="0" w:color="auto"/>
            <w:bottom w:val="none" w:sz="0" w:space="0" w:color="auto"/>
            <w:right w:val="none" w:sz="0" w:space="0" w:color="auto"/>
          </w:divBdr>
        </w:div>
        <w:div w:id="110786994">
          <w:marLeft w:val="480"/>
          <w:marRight w:val="0"/>
          <w:marTop w:val="0"/>
          <w:marBottom w:val="0"/>
          <w:divBdr>
            <w:top w:val="none" w:sz="0" w:space="0" w:color="auto"/>
            <w:left w:val="none" w:sz="0" w:space="0" w:color="auto"/>
            <w:bottom w:val="none" w:sz="0" w:space="0" w:color="auto"/>
            <w:right w:val="none" w:sz="0" w:space="0" w:color="auto"/>
          </w:divBdr>
        </w:div>
        <w:div w:id="1578786561">
          <w:marLeft w:val="480"/>
          <w:marRight w:val="0"/>
          <w:marTop w:val="0"/>
          <w:marBottom w:val="0"/>
          <w:divBdr>
            <w:top w:val="none" w:sz="0" w:space="0" w:color="auto"/>
            <w:left w:val="none" w:sz="0" w:space="0" w:color="auto"/>
            <w:bottom w:val="none" w:sz="0" w:space="0" w:color="auto"/>
            <w:right w:val="none" w:sz="0" w:space="0" w:color="auto"/>
          </w:divBdr>
        </w:div>
        <w:div w:id="1060010440">
          <w:marLeft w:val="480"/>
          <w:marRight w:val="0"/>
          <w:marTop w:val="0"/>
          <w:marBottom w:val="0"/>
          <w:divBdr>
            <w:top w:val="none" w:sz="0" w:space="0" w:color="auto"/>
            <w:left w:val="none" w:sz="0" w:space="0" w:color="auto"/>
            <w:bottom w:val="none" w:sz="0" w:space="0" w:color="auto"/>
            <w:right w:val="none" w:sz="0" w:space="0" w:color="auto"/>
          </w:divBdr>
        </w:div>
        <w:div w:id="169150834">
          <w:marLeft w:val="480"/>
          <w:marRight w:val="0"/>
          <w:marTop w:val="0"/>
          <w:marBottom w:val="0"/>
          <w:divBdr>
            <w:top w:val="none" w:sz="0" w:space="0" w:color="auto"/>
            <w:left w:val="none" w:sz="0" w:space="0" w:color="auto"/>
            <w:bottom w:val="none" w:sz="0" w:space="0" w:color="auto"/>
            <w:right w:val="none" w:sz="0" w:space="0" w:color="auto"/>
          </w:divBdr>
        </w:div>
        <w:div w:id="1773427354">
          <w:marLeft w:val="480"/>
          <w:marRight w:val="0"/>
          <w:marTop w:val="0"/>
          <w:marBottom w:val="0"/>
          <w:divBdr>
            <w:top w:val="none" w:sz="0" w:space="0" w:color="auto"/>
            <w:left w:val="none" w:sz="0" w:space="0" w:color="auto"/>
            <w:bottom w:val="none" w:sz="0" w:space="0" w:color="auto"/>
            <w:right w:val="none" w:sz="0" w:space="0" w:color="auto"/>
          </w:divBdr>
        </w:div>
        <w:div w:id="1767460970">
          <w:marLeft w:val="480"/>
          <w:marRight w:val="0"/>
          <w:marTop w:val="0"/>
          <w:marBottom w:val="0"/>
          <w:divBdr>
            <w:top w:val="none" w:sz="0" w:space="0" w:color="auto"/>
            <w:left w:val="none" w:sz="0" w:space="0" w:color="auto"/>
            <w:bottom w:val="none" w:sz="0" w:space="0" w:color="auto"/>
            <w:right w:val="none" w:sz="0" w:space="0" w:color="auto"/>
          </w:divBdr>
        </w:div>
        <w:div w:id="33776833">
          <w:marLeft w:val="480"/>
          <w:marRight w:val="0"/>
          <w:marTop w:val="0"/>
          <w:marBottom w:val="0"/>
          <w:divBdr>
            <w:top w:val="none" w:sz="0" w:space="0" w:color="auto"/>
            <w:left w:val="none" w:sz="0" w:space="0" w:color="auto"/>
            <w:bottom w:val="none" w:sz="0" w:space="0" w:color="auto"/>
            <w:right w:val="none" w:sz="0" w:space="0" w:color="auto"/>
          </w:divBdr>
        </w:div>
        <w:div w:id="1524710603">
          <w:marLeft w:val="480"/>
          <w:marRight w:val="0"/>
          <w:marTop w:val="0"/>
          <w:marBottom w:val="0"/>
          <w:divBdr>
            <w:top w:val="none" w:sz="0" w:space="0" w:color="auto"/>
            <w:left w:val="none" w:sz="0" w:space="0" w:color="auto"/>
            <w:bottom w:val="none" w:sz="0" w:space="0" w:color="auto"/>
            <w:right w:val="none" w:sz="0" w:space="0" w:color="auto"/>
          </w:divBdr>
        </w:div>
        <w:div w:id="1103185680">
          <w:marLeft w:val="480"/>
          <w:marRight w:val="0"/>
          <w:marTop w:val="0"/>
          <w:marBottom w:val="0"/>
          <w:divBdr>
            <w:top w:val="none" w:sz="0" w:space="0" w:color="auto"/>
            <w:left w:val="none" w:sz="0" w:space="0" w:color="auto"/>
            <w:bottom w:val="none" w:sz="0" w:space="0" w:color="auto"/>
            <w:right w:val="none" w:sz="0" w:space="0" w:color="auto"/>
          </w:divBdr>
        </w:div>
        <w:div w:id="1150707507">
          <w:marLeft w:val="480"/>
          <w:marRight w:val="0"/>
          <w:marTop w:val="0"/>
          <w:marBottom w:val="0"/>
          <w:divBdr>
            <w:top w:val="none" w:sz="0" w:space="0" w:color="auto"/>
            <w:left w:val="none" w:sz="0" w:space="0" w:color="auto"/>
            <w:bottom w:val="none" w:sz="0" w:space="0" w:color="auto"/>
            <w:right w:val="none" w:sz="0" w:space="0" w:color="auto"/>
          </w:divBdr>
        </w:div>
        <w:div w:id="590701182">
          <w:marLeft w:val="480"/>
          <w:marRight w:val="0"/>
          <w:marTop w:val="0"/>
          <w:marBottom w:val="0"/>
          <w:divBdr>
            <w:top w:val="none" w:sz="0" w:space="0" w:color="auto"/>
            <w:left w:val="none" w:sz="0" w:space="0" w:color="auto"/>
            <w:bottom w:val="none" w:sz="0" w:space="0" w:color="auto"/>
            <w:right w:val="none" w:sz="0" w:space="0" w:color="auto"/>
          </w:divBdr>
        </w:div>
        <w:div w:id="326831899">
          <w:marLeft w:val="480"/>
          <w:marRight w:val="0"/>
          <w:marTop w:val="0"/>
          <w:marBottom w:val="0"/>
          <w:divBdr>
            <w:top w:val="none" w:sz="0" w:space="0" w:color="auto"/>
            <w:left w:val="none" w:sz="0" w:space="0" w:color="auto"/>
            <w:bottom w:val="none" w:sz="0" w:space="0" w:color="auto"/>
            <w:right w:val="none" w:sz="0" w:space="0" w:color="auto"/>
          </w:divBdr>
        </w:div>
        <w:div w:id="2065446414">
          <w:marLeft w:val="480"/>
          <w:marRight w:val="0"/>
          <w:marTop w:val="0"/>
          <w:marBottom w:val="0"/>
          <w:divBdr>
            <w:top w:val="none" w:sz="0" w:space="0" w:color="auto"/>
            <w:left w:val="none" w:sz="0" w:space="0" w:color="auto"/>
            <w:bottom w:val="none" w:sz="0" w:space="0" w:color="auto"/>
            <w:right w:val="none" w:sz="0" w:space="0" w:color="auto"/>
          </w:divBdr>
        </w:div>
        <w:div w:id="1568497015">
          <w:marLeft w:val="480"/>
          <w:marRight w:val="0"/>
          <w:marTop w:val="0"/>
          <w:marBottom w:val="0"/>
          <w:divBdr>
            <w:top w:val="none" w:sz="0" w:space="0" w:color="auto"/>
            <w:left w:val="none" w:sz="0" w:space="0" w:color="auto"/>
            <w:bottom w:val="none" w:sz="0" w:space="0" w:color="auto"/>
            <w:right w:val="none" w:sz="0" w:space="0" w:color="auto"/>
          </w:divBdr>
        </w:div>
        <w:div w:id="1012999430">
          <w:marLeft w:val="480"/>
          <w:marRight w:val="0"/>
          <w:marTop w:val="0"/>
          <w:marBottom w:val="0"/>
          <w:divBdr>
            <w:top w:val="none" w:sz="0" w:space="0" w:color="auto"/>
            <w:left w:val="none" w:sz="0" w:space="0" w:color="auto"/>
            <w:bottom w:val="none" w:sz="0" w:space="0" w:color="auto"/>
            <w:right w:val="none" w:sz="0" w:space="0" w:color="auto"/>
          </w:divBdr>
        </w:div>
        <w:div w:id="2094010119">
          <w:marLeft w:val="480"/>
          <w:marRight w:val="0"/>
          <w:marTop w:val="0"/>
          <w:marBottom w:val="0"/>
          <w:divBdr>
            <w:top w:val="none" w:sz="0" w:space="0" w:color="auto"/>
            <w:left w:val="none" w:sz="0" w:space="0" w:color="auto"/>
            <w:bottom w:val="none" w:sz="0" w:space="0" w:color="auto"/>
            <w:right w:val="none" w:sz="0" w:space="0" w:color="auto"/>
          </w:divBdr>
        </w:div>
        <w:div w:id="236021204">
          <w:marLeft w:val="480"/>
          <w:marRight w:val="0"/>
          <w:marTop w:val="0"/>
          <w:marBottom w:val="0"/>
          <w:divBdr>
            <w:top w:val="none" w:sz="0" w:space="0" w:color="auto"/>
            <w:left w:val="none" w:sz="0" w:space="0" w:color="auto"/>
            <w:bottom w:val="none" w:sz="0" w:space="0" w:color="auto"/>
            <w:right w:val="none" w:sz="0" w:space="0" w:color="auto"/>
          </w:divBdr>
        </w:div>
        <w:div w:id="320541605">
          <w:marLeft w:val="480"/>
          <w:marRight w:val="0"/>
          <w:marTop w:val="0"/>
          <w:marBottom w:val="0"/>
          <w:divBdr>
            <w:top w:val="none" w:sz="0" w:space="0" w:color="auto"/>
            <w:left w:val="none" w:sz="0" w:space="0" w:color="auto"/>
            <w:bottom w:val="none" w:sz="0" w:space="0" w:color="auto"/>
            <w:right w:val="none" w:sz="0" w:space="0" w:color="auto"/>
          </w:divBdr>
        </w:div>
        <w:div w:id="1092118073">
          <w:marLeft w:val="480"/>
          <w:marRight w:val="0"/>
          <w:marTop w:val="0"/>
          <w:marBottom w:val="0"/>
          <w:divBdr>
            <w:top w:val="none" w:sz="0" w:space="0" w:color="auto"/>
            <w:left w:val="none" w:sz="0" w:space="0" w:color="auto"/>
            <w:bottom w:val="none" w:sz="0" w:space="0" w:color="auto"/>
            <w:right w:val="none" w:sz="0" w:space="0" w:color="auto"/>
          </w:divBdr>
        </w:div>
        <w:div w:id="866942619">
          <w:marLeft w:val="480"/>
          <w:marRight w:val="0"/>
          <w:marTop w:val="0"/>
          <w:marBottom w:val="0"/>
          <w:divBdr>
            <w:top w:val="none" w:sz="0" w:space="0" w:color="auto"/>
            <w:left w:val="none" w:sz="0" w:space="0" w:color="auto"/>
            <w:bottom w:val="none" w:sz="0" w:space="0" w:color="auto"/>
            <w:right w:val="none" w:sz="0" w:space="0" w:color="auto"/>
          </w:divBdr>
        </w:div>
        <w:div w:id="1000697998">
          <w:marLeft w:val="480"/>
          <w:marRight w:val="0"/>
          <w:marTop w:val="0"/>
          <w:marBottom w:val="0"/>
          <w:divBdr>
            <w:top w:val="none" w:sz="0" w:space="0" w:color="auto"/>
            <w:left w:val="none" w:sz="0" w:space="0" w:color="auto"/>
            <w:bottom w:val="none" w:sz="0" w:space="0" w:color="auto"/>
            <w:right w:val="none" w:sz="0" w:space="0" w:color="auto"/>
          </w:divBdr>
        </w:div>
        <w:div w:id="478035091">
          <w:marLeft w:val="480"/>
          <w:marRight w:val="0"/>
          <w:marTop w:val="0"/>
          <w:marBottom w:val="0"/>
          <w:divBdr>
            <w:top w:val="none" w:sz="0" w:space="0" w:color="auto"/>
            <w:left w:val="none" w:sz="0" w:space="0" w:color="auto"/>
            <w:bottom w:val="none" w:sz="0" w:space="0" w:color="auto"/>
            <w:right w:val="none" w:sz="0" w:space="0" w:color="auto"/>
          </w:divBdr>
        </w:div>
        <w:div w:id="1958371267">
          <w:marLeft w:val="480"/>
          <w:marRight w:val="0"/>
          <w:marTop w:val="0"/>
          <w:marBottom w:val="0"/>
          <w:divBdr>
            <w:top w:val="none" w:sz="0" w:space="0" w:color="auto"/>
            <w:left w:val="none" w:sz="0" w:space="0" w:color="auto"/>
            <w:bottom w:val="none" w:sz="0" w:space="0" w:color="auto"/>
            <w:right w:val="none" w:sz="0" w:space="0" w:color="auto"/>
          </w:divBdr>
        </w:div>
        <w:div w:id="1688555810">
          <w:marLeft w:val="480"/>
          <w:marRight w:val="0"/>
          <w:marTop w:val="0"/>
          <w:marBottom w:val="0"/>
          <w:divBdr>
            <w:top w:val="none" w:sz="0" w:space="0" w:color="auto"/>
            <w:left w:val="none" w:sz="0" w:space="0" w:color="auto"/>
            <w:bottom w:val="none" w:sz="0" w:space="0" w:color="auto"/>
            <w:right w:val="none" w:sz="0" w:space="0" w:color="auto"/>
          </w:divBdr>
        </w:div>
        <w:div w:id="432552517">
          <w:marLeft w:val="480"/>
          <w:marRight w:val="0"/>
          <w:marTop w:val="0"/>
          <w:marBottom w:val="0"/>
          <w:divBdr>
            <w:top w:val="none" w:sz="0" w:space="0" w:color="auto"/>
            <w:left w:val="none" w:sz="0" w:space="0" w:color="auto"/>
            <w:bottom w:val="none" w:sz="0" w:space="0" w:color="auto"/>
            <w:right w:val="none" w:sz="0" w:space="0" w:color="auto"/>
          </w:divBdr>
        </w:div>
        <w:div w:id="316688785">
          <w:marLeft w:val="480"/>
          <w:marRight w:val="0"/>
          <w:marTop w:val="0"/>
          <w:marBottom w:val="0"/>
          <w:divBdr>
            <w:top w:val="none" w:sz="0" w:space="0" w:color="auto"/>
            <w:left w:val="none" w:sz="0" w:space="0" w:color="auto"/>
            <w:bottom w:val="none" w:sz="0" w:space="0" w:color="auto"/>
            <w:right w:val="none" w:sz="0" w:space="0" w:color="auto"/>
          </w:divBdr>
        </w:div>
        <w:div w:id="1323508065">
          <w:marLeft w:val="480"/>
          <w:marRight w:val="0"/>
          <w:marTop w:val="0"/>
          <w:marBottom w:val="0"/>
          <w:divBdr>
            <w:top w:val="none" w:sz="0" w:space="0" w:color="auto"/>
            <w:left w:val="none" w:sz="0" w:space="0" w:color="auto"/>
            <w:bottom w:val="none" w:sz="0" w:space="0" w:color="auto"/>
            <w:right w:val="none" w:sz="0" w:space="0" w:color="auto"/>
          </w:divBdr>
        </w:div>
        <w:div w:id="321197088">
          <w:marLeft w:val="480"/>
          <w:marRight w:val="0"/>
          <w:marTop w:val="0"/>
          <w:marBottom w:val="0"/>
          <w:divBdr>
            <w:top w:val="none" w:sz="0" w:space="0" w:color="auto"/>
            <w:left w:val="none" w:sz="0" w:space="0" w:color="auto"/>
            <w:bottom w:val="none" w:sz="0" w:space="0" w:color="auto"/>
            <w:right w:val="none" w:sz="0" w:space="0" w:color="auto"/>
          </w:divBdr>
        </w:div>
        <w:div w:id="325672108">
          <w:marLeft w:val="480"/>
          <w:marRight w:val="0"/>
          <w:marTop w:val="0"/>
          <w:marBottom w:val="0"/>
          <w:divBdr>
            <w:top w:val="none" w:sz="0" w:space="0" w:color="auto"/>
            <w:left w:val="none" w:sz="0" w:space="0" w:color="auto"/>
            <w:bottom w:val="none" w:sz="0" w:space="0" w:color="auto"/>
            <w:right w:val="none" w:sz="0" w:space="0" w:color="auto"/>
          </w:divBdr>
        </w:div>
        <w:div w:id="1474374019">
          <w:marLeft w:val="480"/>
          <w:marRight w:val="0"/>
          <w:marTop w:val="0"/>
          <w:marBottom w:val="0"/>
          <w:divBdr>
            <w:top w:val="none" w:sz="0" w:space="0" w:color="auto"/>
            <w:left w:val="none" w:sz="0" w:space="0" w:color="auto"/>
            <w:bottom w:val="none" w:sz="0" w:space="0" w:color="auto"/>
            <w:right w:val="none" w:sz="0" w:space="0" w:color="auto"/>
          </w:divBdr>
        </w:div>
        <w:div w:id="719015547">
          <w:marLeft w:val="480"/>
          <w:marRight w:val="0"/>
          <w:marTop w:val="0"/>
          <w:marBottom w:val="0"/>
          <w:divBdr>
            <w:top w:val="none" w:sz="0" w:space="0" w:color="auto"/>
            <w:left w:val="none" w:sz="0" w:space="0" w:color="auto"/>
            <w:bottom w:val="none" w:sz="0" w:space="0" w:color="auto"/>
            <w:right w:val="none" w:sz="0" w:space="0" w:color="auto"/>
          </w:divBdr>
        </w:div>
        <w:div w:id="1642151825">
          <w:marLeft w:val="480"/>
          <w:marRight w:val="0"/>
          <w:marTop w:val="0"/>
          <w:marBottom w:val="0"/>
          <w:divBdr>
            <w:top w:val="none" w:sz="0" w:space="0" w:color="auto"/>
            <w:left w:val="none" w:sz="0" w:space="0" w:color="auto"/>
            <w:bottom w:val="none" w:sz="0" w:space="0" w:color="auto"/>
            <w:right w:val="none" w:sz="0" w:space="0" w:color="auto"/>
          </w:divBdr>
        </w:div>
        <w:div w:id="1043016056">
          <w:marLeft w:val="480"/>
          <w:marRight w:val="0"/>
          <w:marTop w:val="0"/>
          <w:marBottom w:val="0"/>
          <w:divBdr>
            <w:top w:val="none" w:sz="0" w:space="0" w:color="auto"/>
            <w:left w:val="none" w:sz="0" w:space="0" w:color="auto"/>
            <w:bottom w:val="none" w:sz="0" w:space="0" w:color="auto"/>
            <w:right w:val="none" w:sz="0" w:space="0" w:color="auto"/>
          </w:divBdr>
        </w:div>
        <w:div w:id="104353314">
          <w:marLeft w:val="480"/>
          <w:marRight w:val="0"/>
          <w:marTop w:val="0"/>
          <w:marBottom w:val="0"/>
          <w:divBdr>
            <w:top w:val="none" w:sz="0" w:space="0" w:color="auto"/>
            <w:left w:val="none" w:sz="0" w:space="0" w:color="auto"/>
            <w:bottom w:val="none" w:sz="0" w:space="0" w:color="auto"/>
            <w:right w:val="none" w:sz="0" w:space="0" w:color="auto"/>
          </w:divBdr>
        </w:div>
        <w:div w:id="2061048616">
          <w:marLeft w:val="480"/>
          <w:marRight w:val="0"/>
          <w:marTop w:val="0"/>
          <w:marBottom w:val="0"/>
          <w:divBdr>
            <w:top w:val="none" w:sz="0" w:space="0" w:color="auto"/>
            <w:left w:val="none" w:sz="0" w:space="0" w:color="auto"/>
            <w:bottom w:val="none" w:sz="0" w:space="0" w:color="auto"/>
            <w:right w:val="none" w:sz="0" w:space="0" w:color="auto"/>
          </w:divBdr>
        </w:div>
        <w:div w:id="1313409547">
          <w:marLeft w:val="480"/>
          <w:marRight w:val="0"/>
          <w:marTop w:val="0"/>
          <w:marBottom w:val="0"/>
          <w:divBdr>
            <w:top w:val="none" w:sz="0" w:space="0" w:color="auto"/>
            <w:left w:val="none" w:sz="0" w:space="0" w:color="auto"/>
            <w:bottom w:val="none" w:sz="0" w:space="0" w:color="auto"/>
            <w:right w:val="none" w:sz="0" w:space="0" w:color="auto"/>
          </w:divBdr>
        </w:div>
        <w:div w:id="1142036577">
          <w:marLeft w:val="480"/>
          <w:marRight w:val="0"/>
          <w:marTop w:val="0"/>
          <w:marBottom w:val="0"/>
          <w:divBdr>
            <w:top w:val="none" w:sz="0" w:space="0" w:color="auto"/>
            <w:left w:val="none" w:sz="0" w:space="0" w:color="auto"/>
            <w:bottom w:val="none" w:sz="0" w:space="0" w:color="auto"/>
            <w:right w:val="none" w:sz="0" w:space="0" w:color="auto"/>
          </w:divBdr>
        </w:div>
        <w:div w:id="1213930723">
          <w:marLeft w:val="480"/>
          <w:marRight w:val="0"/>
          <w:marTop w:val="0"/>
          <w:marBottom w:val="0"/>
          <w:divBdr>
            <w:top w:val="none" w:sz="0" w:space="0" w:color="auto"/>
            <w:left w:val="none" w:sz="0" w:space="0" w:color="auto"/>
            <w:bottom w:val="none" w:sz="0" w:space="0" w:color="auto"/>
            <w:right w:val="none" w:sz="0" w:space="0" w:color="auto"/>
          </w:divBdr>
        </w:div>
        <w:div w:id="882405856">
          <w:marLeft w:val="480"/>
          <w:marRight w:val="0"/>
          <w:marTop w:val="0"/>
          <w:marBottom w:val="0"/>
          <w:divBdr>
            <w:top w:val="none" w:sz="0" w:space="0" w:color="auto"/>
            <w:left w:val="none" w:sz="0" w:space="0" w:color="auto"/>
            <w:bottom w:val="none" w:sz="0" w:space="0" w:color="auto"/>
            <w:right w:val="none" w:sz="0" w:space="0" w:color="auto"/>
          </w:divBdr>
        </w:div>
        <w:div w:id="990138079">
          <w:marLeft w:val="480"/>
          <w:marRight w:val="0"/>
          <w:marTop w:val="0"/>
          <w:marBottom w:val="0"/>
          <w:divBdr>
            <w:top w:val="none" w:sz="0" w:space="0" w:color="auto"/>
            <w:left w:val="none" w:sz="0" w:space="0" w:color="auto"/>
            <w:bottom w:val="none" w:sz="0" w:space="0" w:color="auto"/>
            <w:right w:val="none" w:sz="0" w:space="0" w:color="auto"/>
          </w:divBdr>
        </w:div>
        <w:div w:id="1661612117">
          <w:marLeft w:val="480"/>
          <w:marRight w:val="0"/>
          <w:marTop w:val="0"/>
          <w:marBottom w:val="0"/>
          <w:divBdr>
            <w:top w:val="none" w:sz="0" w:space="0" w:color="auto"/>
            <w:left w:val="none" w:sz="0" w:space="0" w:color="auto"/>
            <w:bottom w:val="none" w:sz="0" w:space="0" w:color="auto"/>
            <w:right w:val="none" w:sz="0" w:space="0" w:color="auto"/>
          </w:divBdr>
        </w:div>
        <w:div w:id="1033847959">
          <w:marLeft w:val="480"/>
          <w:marRight w:val="0"/>
          <w:marTop w:val="0"/>
          <w:marBottom w:val="0"/>
          <w:divBdr>
            <w:top w:val="none" w:sz="0" w:space="0" w:color="auto"/>
            <w:left w:val="none" w:sz="0" w:space="0" w:color="auto"/>
            <w:bottom w:val="none" w:sz="0" w:space="0" w:color="auto"/>
            <w:right w:val="none" w:sz="0" w:space="0" w:color="auto"/>
          </w:divBdr>
        </w:div>
        <w:div w:id="2118677347">
          <w:marLeft w:val="480"/>
          <w:marRight w:val="0"/>
          <w:marTop w:val="0"/>
          <w:marBottom w:val="0"/>
          <w:divBdr>
            <w:top w:val="none" w:sz="0" w:space="0" w:color="auto"/>
            <w:left w:val="none" w:sz="0" w:space="0" w:color="auto"/>
            <w:bottom w:val="none" w:sz="0" w:space="0" w:color="auto"/>
            <w:right w:val="none" w:sz="0" w:space="0" w:color="auto"/>
          </w:divBdr>
        </w:div>
        <w:div w:id="1150632967">
          <w:marLeft w:val="480"/>
          <w:marRight w:val="0"/>
          <w:marTop w:val="0"/>
          <w:marBottom w:val="0"/>
          <w:divBdr>
            <w:top w:val="none" w:sz="0" w:space="0" w:color="auto"/>
            <w:left w:val="none" w:sz="0" w:space="0" w:color="auto"/>
            <w:bottom w:val="none" w:sz="0" w:space="0" w:color="auto"/>
            <w:right w:val="none" w:sz="0" w:space="0" w:color="auto"/>
          </w:divBdr>
        </w:div>
        <w:div w:id="1445534025">
          <w:marLeft w:val="480"/>
          <w:marRight w:val="0"/>
          <w:marTop w:val="0"/>
          <w:marBottom w:val="0"/>
          <w:divBdr>
            <w:top w:val="none" w:sz="0" w:space="0" w:color="auto"/>
            <w:left w:val="none" w:sz="0" w:space="0" w:color="auto"/>
            <w:bottom w:val="none" w:sz="0" w:space="0" w:color="auto"/>
            <w:right w:val="none" w:sz="0" w:space="0" w:color="auto"/>
          </w:divBdr>
        </w:div>
        <w:div w:id="300156747">
          <w:marLeft w:val="480"/>
          <w:marRight w:val="0"/>
          <w:marTop w:val="0"/>
          <w:marBottom w:val="0"/>
          <w:divBdr>
            <w:top w:val="none" w:sz="0" w:space="0" w:color="auto"/>
            <w:left w:val="none" w:sz="0" w:space="0" w:color="auto"/>
            <w:bottom w:val="none" w:sz="0" w:space="0" w:color="auto"/>
            <w:right w:val="none" w:sz="0" w:space="0" w:color="auto"/>
          </w:divBdr>
        </w:div>
        <w:div w:id="1093016973">
          <w:marLeft w:val="480"/>
          <w:marRight w:val="0"/>
          <w:marTop w:val="0"/>
          <w:marBottom w:val="0"/>
          <w:divBdr>
            <w:top w:val="none" w:sz="0" w:space="0" w:color="auto"/>
            <w:left w:val="none" w:sz="0" w:space="0" w:color="auto"/>
            <w:bottom w:val="none" w:sz="0" w:space="0" w:color="auto"/>
            <w:right w:val="none" w:sz="0" w:space="0" w:color="auto"/>
          </w:divBdr>
        </w:div>
        <w:div w:id="1041903925">
          <w:marLeft w:val="480"/>
          <w:marRight w:val="0"/>
          <w:marTop w:val="0"/>
          <w:marBottom w:val="0"/>
          <w:divBdr>
            <w:top w:val="none" w:sz="0" w:space="0" w:color="auto"/>
            <w:left w:val="none" w:sz="0" w:space="0" w:color="auto"/>
            <w:bottom w:val="none" w:sz="0" w:space="0" w:color="auto"/>
            <w:right w:val="none" w:sz="0" w:space="0" w:color="auto"/>
          </w:divBdr>
        </w:div>
        <w:div w:id="1655060544">
          <w:marLeft w:val="480"/>
          <w:marRight w:val="0"/>
          <w:marTop w:val="0"/>
          <w:marBottom w:val="0"/>
          <w:divBdr>
            <w:top w:val="none" w:sz="0" w:space="0" w:color="auto"/>
            <w:left w:val="none" w:sz="0" w:space="0" w:color="auto"/>
            <w:bottom w:val="none" w:sz="0" w:space="0" w:color="auto"/>
            <w:right w:val="none" w:sz="0" w:space="0" w:color="auto"/>
          </w:divBdr>
        </w:div>
        <w:div w:id="68037407">
          <w:marLeft w:val="480"/>
          <w:marRight w:val="0"/>
          <w:marTop w:val="0"/>
          <w:marBottom w:val="0"/>
          <w:divBdr>
            <w:top w:val="none" w:sz="0" w:space="0" w:color="auto"/>
            <w:left w:val="none" w:sz="0" w:space="0" w:color="auto"/>
            <w:bottom w:val="none" w:sz="0" w:space="0" w:color="auto"/>
            <w:right w:val="none" w:sz="0" w:space="0" w:color="auto"/>
          </w:divBdr>
        </w:div>
        <w:div w:id="1258056561">
          <w:marLeft w:val="480"/>
          <w:marRight w:val="0"/>
          <w:marTop w:val="0"/>
          <w:marBottom w:val="0"/>
          <w:divBdr>
            <w:top w:val="none" w:sz="0" w:space="0" w:color="auto"/>
            <w:left w:val="none" w:sz="0" w:space="0" w:color="auto"/>
            <w:bottom w:val="none" w:sz="0" w:space="0" w:color="auto"/>
            <w:right w:val="none" w:sz="0" w:space="0" w:color="auto"/>
          </w:divBdr>
        </w:div>
        <w:div w:id="27611231">
          <w:marLeft w:val="480"/>
          <w:marRight w:val="0"/>
          <w:marTop w:val="0"/>
          <w:marBottom w:val="0"/>
          <w:divBdr>
            <w:top w:val="none" w:sz="0" w:space="0" w:color="auto"/>
            <w:left w:val="none" w:sz="0" w:space="0" w:color="auto"/>
            <w:bottom w:val="none" w:sz="0" w:space="0" w:color="auto"/>
            <w:right w:val="none" w:sz="0" w:space="0" w:color="auto"/>
          </w:divBdr>
        </w:div>
        <w:div w:id="2022583256">
          <w:marLeft w:val="480"/>
          <w:marRight w:val="0"/>
          <w:marTop w:val="0"/>
          <w:marBottom w:val="0"/>
          <w:divBdr>
            <w:top w:val="none" w:sz="0" w:space="0" w:color="auto"/>
            <w:left w:val="none" w:sz="0" w:space="0" w:color="auto"/>
            <w:bottom w:val="none" w:sz="0" w:space="0" w:color="auto"/>
            <w:right w:val="none" w:sz="0" w:space="0" w:color="auto"/>
          </w:divBdr>
        </w:div>
        <w:div w:id="82648322">
          <w:marLeft w:val="480"/>
          <w:marRight w:val="0"/>
          <w:marTop w:val="0"/>
          <w:marBottom w:val="0"/>
          <w:divBdr>
            <w:top w:val="none" w:sz="0" w:space="0" w:color="auto"/>
            <w:left w:val="none" w:sz="0" w:space="0" w:color="auto"/>
            <w:bottom w:val="none" w:sz="0" w:space="0" w:color="auto"/>
            <w:right w:val="none" w:sz="0" w:space="0" w:color="auto"/>
          </w:divBdr>
        </w:div>
        <w:div w:id="1738744502">
          <w:marLeft w:val="480"/>
          <w:marRight w:val="0"/>
          <w:marTop w:val="0"/>
          <w:marBottom w:val="0"/>
          <w:divBdr>
            <w:top w:val="none" w:sz="0" w:space="0" w:color="auto"/>
            <w:left w:val="none" w:sz="0" w:space="0" w:color="auto"/>
            <w:bottom w:val="none" w:sz="0" w:space="0" w:color="auto"/>
            <w:right w:val="none" w:sz="0" w:space="0" w:color="auto"/>
          </w:divBdr>
        </w:div>
        <w:div w:id="1029527622">
          <w:marLeft w:val="480"/>
          <w:marRight w:val="0"/>
          <w:marTop w:val="0"/>
          <w:marBottom w:val="0"/>
          <w:divBdr>
            <w:top w:val="none" w:sz="0" w:space="0" w:color="auto"/>
            <w:left w:val="none" w:sz="0" w:space="0" w:color="auto"/>
            <w:bottom w:val="none" w:sz="0" w:space="0" w:color="auto"/>
            <w:right w:val="none" w:sz="0" w:space="0" w:color="auto"/>
          </w:divBdr>
        </w:div>
      </w:divsChild>
    </w:div>
    <w:div w:id="634140468">
      <w:bodyDiv w:val="1"/>
      <w:marLeft w:val="0"/>
      <w:marRight w:val="0"/>
      <w:marTop w:val="0"/>
      <w:marBottom w:val="0"/>
      <w:divBdr>
        <w:top w:val="none" w:sz="0" w:space="0" w:color="auto"/>
        <w:left w:val="none" w:sz="0" w:space="0" w:color="auto"/>
        <w:bottom w:val="none" w:sz="0" w:space="0" w:color="auto"/>
        <w:right w:val="none" w:sz="0" w:space="0" w:color="auto"/>
      </w:divBdr>
    </w:div>
    <w:div w:id="634793103">
      <w:bodyDiv w:val="1"/>
      <w:marLeft w:val="0"/>
      <w:marRight w:val="0"/>
      <w:marTop w:val="0"/>
      <w:marBottom w:val="0"/>
      <w:divBdr>
        <w:top w:val="none" w:sz="0" w:space="0" w:color="auto"/>
        <w:left w:val="none" w:sz="0" w:space="0" w:color="auto"/>
        <w:bottom w:val="none" w:sz="0" w:space="0" w:color="auto"/>
        <w:right w:val="none" w:sz="0" w:space="0" w:color="auto"/>
      </w:divBdr>
    </w:div>
    <w:div w:id="644050771">
      <w:bodyDiv w:val="1"/>
      <w:marLeft w:val="0"/>
      <w:marRight w:val="0"/>
      <w:marTop w:val="0"/>
      <w:marBottom w:val="0"/>
      <w:divBdr>
        <w:top w:val="none" w:sz="0" w:space="0" w:color="auto"/>
        <w:left w:val="none" w:sz="0" w:space="0" w:color="auto"/>
        <w:bottom w:val="none" w:sz="0" w:space="0" w:color="auto"/>
        <w:right w:val="none" w:sz="0" w:space="0" w:color="auto"/>
      </w:divBdr>
    </w:div>
    <w:div w:id="648367619">
      <w:bodyDiv w:val="1"/>
      <w:marLeft w:val="0"/>
      <w:marRight w:val="0"/>
      <w:marTop w:val="0"/>
      <w:marBottom w:val="0"/>
      <w:divBdr>
        <w:top w:val="none" w:sz="0" w:space="0" w:color="auto"/>
        <w:left w:val="none" w:sz="0" w:space="0" w:color="auto"/>
        <w:bottom w:val="none" w:sz="0" w:space="0" w:color="auto"/>
        <w:right w:val="none" w:sz="0" w:space="0" w:color="auto"/>
      </w:divBdr>
    </w:div>
    <w:div w:id="665591440">
      <w:bodyDiv w:val="1"/>
      <w:marLeft w:val="0"/>
      <w:marRight w:val="0"/>
      <w:marTop w:val="0"/>
      <w:marBottom w:val="0"/>
      <w:divBdr>
        <w:top w:val="none" w:sz="0" w:space="0" w:color="auto"/>
        <w:left w:val="none" w:sz="0" w:space="0" w:color="auto"/>
        <w:bottom w:val="none" w:sz="0" w:space="0" w:color="auto"/>
        <w:right w:val="none" w:sz="0" w:space="0" w:color="auto"/>
      </w:divBdr>
    </w:div>
    <w:div w:id="672805277">
      <w:bodyDiv w:val="1"/>
      <w:marLeft w:val="0"/>
      <w:marRight w:val="0"/>
      <w:marTop w:val="0"/>
      <w:marBottom w:val="0"/>
      <w:divBdr>
        <w:top w:val="none" w:sz="0" w:space="0" w:color="auto"/>
        <w:left w:val="none" w:sz="0" w:space="0" w:color="auto"/>
        <w:bottom w:val="none" w:sz="0" w:space="0" w:color="auto"/>
        <w:right w:val="none" w:sz="0" w:space="0" w:color="auto"/>
      </w:divBdr>
    </w:div>
    <w:div w:id="683826078">
      <w:bodyDiv w:val="1"/>
      <w:marLeft w:val="0"/>
      <w:marRight w:val="0"/>
      <w:marTop w:val="0"/>
      <w:marBottom w:val="0"/>
      <w:divBdr>
        <w:top w:val="none" w:sz="0" w:space="0" w:color="auto"/>
        <w:left w:val="none" w:sz="0" w:space="0" w:color="auto"/>
        <w:bottom w:val="none" w:sz="0" w:space="0" w:color="auto"/>
        <w:right w:val="none" w:sz="0" w:space="0" w:color="auto"/>
      </w:divBdr>
    </w:div>
    <w:div w:id="693461263">
      <w:bodyDiv w:val="1"/>
      <w:marLeft w:val="0"/>
      <w:marRight w:val="0"/>
      <w:marTop w:val="0"/>
      <w:marBottom w:val="0"/>
      <w:divBdr>
        <w:top w:val="none" w:sz="0" w:space="0" w:color="auto"/>
        <w:left w:val="none" w:sz="0" w:space="0" w:color="auto"/>
        <w:bottom w:val="none" w:sz="0" w:space="0" w:color="auto"/>
        <w:right w:val="none" w:sz="0" w:space="0" w:color="auto"/>
      </w:divBdr>
    </w:div>
    <w:div w:id="703864438">
      <w:bodyDiv w:val="1"/>
      <w:marLeft w:val="0"/>
      <w:marRight w:val="0"/>
      <w:marTop w:val="0"/>
      <w:marBottom w:val="0"/>
      <w:divBdr>
        <w:top w:val="none" w:sz="0" w:space="0" w:color="auto"/>
        <w:left w:val="none" w:sz="0" w:space="0" w:color="auto"/>
        <w:bottom w:val="none" w:sz="0" w:space="0" w:color="auto"/>
        <w:right w:val="none" w:sz="0" w:space="0" w:color="auto"/>
      </w:divBdr>
      <w:divsChild>
        <w:div w:id="1140420882">
          <w:marLeft w:val="480"/>
          <w:marRight w:val="0"/>
          <w:marTop w:val="0"/>
          <w:marBottom w:val="0"/>
          <w:divBdr>
            <w:top w:val="none" w:sz="0" w:space="0" w:color="auto"/>
            <w:left w:val="none" w:sz="0" w:space="0" w:color="auto"/>
            <w:bottom w:val="none" w:sz="0" w:space="0" w:color="auto"/>
            <w:right w:val="none" w:sz="0" w:space="0" w:color="auto"/>
          </w:divBdr>
        </w:div>
        <w:div w:id="1702240677">
          <w:marLeft w:val="480"/>
          <w:marRight w:val="0"/>
          <w:marTop w:val="0"/>
          <w:marBottom w:val="0"/>
          <w:divBdr>
            <w:top w:val="none" w:sz="0" w:space="0" w:color="auto"/>
            <w:left w:val="none" w:sz="0" w:space="0" w:color="auto"/>
            <w:bottom w:val="none" w:sz="0" w:space="0" w:color="auto"/>
            <w:right w:val="none" w:sz="0" w:space="0" w:color="auto"/>
          </w:divBdr>
        </w:div>
        <w:div w:id="1247226547">
          <w:marLeft w:val="480"/>
          <w:marRight w:val="0"/>
          <w:marTop w:val="0"/>
          <w:marBottom w:val="0"/>
          <w:divBdr>
            <w:top w:val="none" w:sz="0" w:space="0" w:color="auto"/>
            <w:left w:val="none" w:sz="0" w:space="0" w:color="auto"/>
            <w:bottom w:val="none" w:sz="0" w:space="0" w:color="auto"/>
            <w:right w:val="none" w:sz="0" w:space="0" w:color="auto"/>
          </w:divBdr>
        </w:div>
        <w:div w:id="382599460">
          <w:marLeft w:val="480"/>
          <w:marRight w:val="0"/>
          <w:marTop w:val="0"/>
          <w:marBottom w:val="0"/>
          <w:divBdr>
            <w:top w:val="none" w:sz="0" w:space="0" w:color="auto"/>
            <w:left w:val="none" w:sz="0" w:space="0" w:color="auto"/>
            <w:bottom w:val="none" w:sz="0" w:space="0" w:color="auto"/>
            <w:right w:val="none" w:sz="0" w:space="0" w:color="auto"/>
          </w:divBdr>
        </w:div>
        <w:div w:id="1086998268">
          <w:marLeft w:val="480"/>
          <w:marRight w:val="0"/>
          <w:marTop w:val="0"/>
          <w:marBottom w:val="0"/>
          <w:divBdr>
            <w:top w:val="none" w:sz="0" w:space="0" w:color="auto"/>
            <w:left w:val="none" w:sz="0" w:space="0" w:color="auto"/>
            <w:bottom w:val="none" w:sz="0" w:space="0" w:color="auto"/>
            <w:right w:val="none" w:sz="0" w:space="0" w:color="auto"/>
          </w:divBdr>
        </w:div>
        <w:div w:id="1027296123">
          <w:marLeft w:val="480"/>
          <w:marRight w:val="0"/>
          <w:marTop w:val="0"/>
          <w:marBottom w:val="0"/>
          <w:divBdr>
            <w:top w:val="none" w:sz="0" w:space="0" w:color="auto"/>
            <w:left w:val="none" w:sz="0" w:space="0" w:color="auto"/>
            <w:bottom w:val="none" w:sz="0" w:space="0" w:color="auto"/>
            <w:right w:val="none" w:sz="0" w:space="0" w:color="auto"/>
          </w:divBdr>
        </w:div>
        <w:div w:id="1071654336">
          <w:marLeft w:val="480"/>
          <w:marRight w:val="0"/>
          <w:marTop w:val="0"/>
          <w:marBottom w:val="0"/>
          <w:divBdr>
            <w:top w:val="none" w:sz="0" w:space="0" w:color="auto"/>
            <w:left w:val="none" w:sz="0" w:space="0" w:color="auto"/>
            <w:bottom w:val="none" w:sz="0" w:space="0" w:color="auto"/>
            <w:right w:val="none" w:sz="0" w:space="0" w:color="auto"/>
          </w:divBdr>
        </w:div>
        <w:div w:id="1479105031">
          <w:marLeft w:val="480"/>
          <w:marRight w:val="0"/>
          <w:marTop w:val="0"/>
          <w:marBottom w:val="0"/>
          <w:divBdr>
            <w:top w:val="none" w:sz="0" w:space="0" w:color="auto"/>
            <w:left w:val="none" w:sz="0" w:space="0" w:color="auto"/>
            <w:bottom w:val="none" w:sz="0" w:space="0" w:color="auto"/>
            <w:right w:val="none" w:sz="0" w:space="0" w:color="auto"/>
          </w:divBdr>
        </w:div>
        <w:div w:id="1444611306">
          <w:marLeft w:val="480"/>
          <w:marRight w:val="0"/>
          <w:marTop w:val="0"/>
          <w:marBottom w:val="0"/>
          <w:divBdr>
            <w:top w:val="none" w:sz="0" w:space="0" w:color="auto"/>
            <w:left w:val="none" w:sz="0" w:space="0" w:color="auto"/>
            <w:bottom w:val="none" w:sz="0" w:space="0" w:color="auto"/>
            <w:right w:val="none" w:sz="0" w:space="0" w:color="auto"/>
          </w:divBdr>
        </w:div>
        <w:div w:id="527908034">
          <w:marLeft w:val="480"/>
          <w:marRight w:val="0"/>
          <w:marTop w:val="0"/>
          <w:marBottom w:val="0"/>
          <w:divBdr>
            <w:top w:val="none" w:sz="0" w:space="0" w:color="auto"/>
            <w:left w:val="none" w:sz="0" w:space="0" w:color="auto"/>
            <w:bottom w:val="none" w:sz="0" w:space="0" w:color="auto"/>
            <w:right w:val="none" w:sz="0" w:space="0" w:color="auto"/>
          </w:divBdr>
        </w:div>
        <w:div w:id="1902253217">
          <w:marLeft w:val="480"/>
          <w:marRight w:val="0"/>
          <w:marTop w:val="0"/>
          <w:marBottom w:val="0"/>
          <w:divBdr>
            <w:top w:val="none" w:sz="0" w:space="0" w:color="auto"/>
            <w:left w:val="none" w:sz="0" w:space="0" w:color="auto"/>
            <w:bottom w:val="none" w:sz="0" w:space="0" w:color="auto"/>
            <w:right w:val="none" w:sz="0" w:space="0" w:color="auto"/>
          </w:divBdr>
        </w:div>
        <w:div w:id="1862815428">
          <w:marLeft w:val="480"/>
          <w:marRight w:val="0"/>
          <w:marTop w:val="0"/>
          <w:marBottom w:val="0"/>
          <w:divBdr>
            <w:top w:val="none" w:sz="0" w:space="0" w:color="auto"/>
            <w:left w:val="none" w:sz="0" w:space="0" w:color="auto"/>
            <w:bottom w:val="none" w:sz="0" w:space="0" w:color="auto"/>
            <w:right w:val="none" w:sz="0" w:space="0" w:color="auto"/>
          </w:divBdr>
        </w:div>
        <w:div w:id="1415972603">
          <w:marLeft w:val="480"/>
          <w:marRight w:val="0"/>
          <w:marTop w:val="0"/>
          <w:marBottom w:val="0"/>
          <w:divBdr>
            <w:top w:val="none" w:sz="0" w:space="0" w:color="auto"/>
            <w:left w:val="none" w:sz="0" w:space="0" w:color="auto"/>
            <w:bottom w:val="none" w:sz="0" w:space="0" w:color="auto"/>
            <w:right w:val="none" w:sz="0" w:space="0" w:color="auto"/>
          </w:divBdr>
        </w:div>
        <w:div w:id="1678340443">
          <w:marLeft w:val="480"/>
          <w:marRight w:val="0"/>
          <w:marTop w:val="0"/>
          <w:marBottom w:val="0"/>
          <w:divBdr>
            <w:top w:val="none" w:sz="0" w:space="0" w:color="auto"/>
            <w:left w:val="none" w:sz="0" w:space="0" w:color="auto"/>
            <w:bottom w:val="none" w:sz="0" w:space="0" w:color="auto"/>
            <w:right w:val="none" w:sz="0" w:space="0" w:color="auto"/>
          </w:divBdr>
        </w:div>
        <w:div w:id="1422291014">
          <w:marLeft w:val="480"/>
          <w:marRight w:val="0"/>
          <w:marTop w:val="0"/>
          <w:marBottom w:val="0"/>
          <w:divBdr>
            <w:top w:val="none" w:sz="0" w:space="0" w:color="auto"/>
            <w:left w:val="none" w:sz="0" w:space="0" w:color="auto"/>
            <w:bottom w:val="none" w:sz="0" w:space="0" w:color="auto"/>
            <w:right w:val="none" w:sz="0" w:space="0" w:color="auto"/>
          </w:divBdr>
        </w:div>
        <w:div w:id="1423794910">
          <w:marLeft w:val="480"/>
          <w:marRight w:val="0"/>
          <w:marTop w:val="0"/>
          <w:marBottom w:val="0"/>
          <w:divBdr>
            <w:top w:val="none" w:sz="0" w:space="0" w:color="auto"/>
            <w:left w:val="none" w:sz="0" w:space="0" w:color="auto"/>
            <w:bottom w:val="none" w:sz="0" w:space="0" w:color="auto"/>
            <w:right w:val="none" w:sz="0" w:space="0" w:color="auto"/>
          </w:divBdr>
        </w:div>
        <w:div w:id="2134861948">
          <w:marLeft w:val="480"/>
          <w:marRight w:val="0"/>
          <w:marTop w:val="0"/>
          <w:marBottom w:val="0"/>
          <w:divBdr>
            <w:top w:val="none" w:sz="0" w:space="0" w:color="auto"/>
            <w:left w:val="none" w:sz="0" w:space="0" w:color="auto"/>
            <w:bottom w:val="none" w:sz="0" w:space="0" w:color="auto"/>
            <w:right w:val="none" w:sz="0" w:space="0" w:color="auto"/>
          </w:divBdr>
        </w:div>
        <w:div w:id="18967971">
          <w:marLeft w:val="480"/>
          <w:marRight w:val="0"/>
          <w:marTop w:val="0"/>
          <w:marBottom w:val="0"/>
          <w:divBdr>
            <w:top w:val="none" w:sz="0" w:space="0" w:color="auto"/>
            <w:left w:val="none" w:sz="0" w:space="0" w:color="auto"/>
            <w:bottom w:val="none" w:sz="0" w:space="0" w:color="auto"/>
            <w:right w:val="none" w:sz="0" w:space="0" w:color="auto"/>
          </w:divBdr>
        </w:div>
        <w:div w:id="1008410249">
          <w:marLeft w:val="480"/>
          <w:marRight w:val="0"/>
          <w:marTop w:val="0"/>
          <w:marBottom w:val="0"/>
          <w:divBdr>
            <w:top w:val="none" w:sz="0" w:space="0" w:color="auto"/>
            <w:left w:val="none" w:sz="0" w:space="0" w:color="auto"/>
            <w:bottom w:val="none" w:sz="0" w:space="0" w:color="auto"/>
            <w:right w:val="none" w:sz="0" w:space="0" w:color="auto"/>
          </w:divBdr>
        </w:div>
        <w:div w:id="70391182">
          <w:marLeft w:val="480"/>
          <w:marRight w:val="0"/>
          <w:marTop w:val="0"/>
          <w:marBottom w:val="0"/>
          <w:divBdr>
            <w:top w:val="none" w:sz="0" w:space="0" w:color="auto"/>
            <w:left w:val="none" w:sz="0" w:space="0" w:color="auto"/>
            <w:bottom w:val="none" w:sz="0" w:space="0" w:color="auto"/>
            <w:right w:val="none" w:sz="0" w:space="0" w:color="auto"/>
          </w:divBdr>
        </w:div>
        <w:div w:id="1687905085">
          <w:marLeft w:val="480"/>
          <w:marRight w:val="0"/>
          <w:marTop w:val="0"/>
          <w:marBottom w:val="0"/>
          <w:divBdr>
            <w:top w:val="none" w:sz="0" w:space="0" w:color="auto"/>
            <w:left w:val="none" w:sz="0" w:space="0" w:color="auto"/>
            <w:bottom w:val="none" w:sz="0" w:space="0" w:color="auto"/>
            <w:right w:val="none" w:sz="0" w:space="0" w:color="auto"/>
          </w:divBdr>
        </w:div>
        <w:div w:id="1193033659">
          <w:marLeft w:val="480"/>
          <w:marRight w:val="0"/>
          <w:marTop w:val="0"/>
          <w:marBottom w:val="0"/>
          <w:divBdr>
            <w:top w:val="none" w:sz="0" w:space="0" w:color="auto"/>
            <w:left w:val="none" w:sz="0" w:space="0" w:color="auto"/>
            <w:bottom w:val="none" w:sz="0" w:space="0" w:color="auto"/>
            <w:right w:val="none" w:sz="0" w:space="0" w:color="auto"/>
          </w:divBdr>
        </w:div>
        <w:div w:id="102000404">
          <w:marLeft w:val="480"/>
          <w:marRight w:val="0"/>
          <w:marTop w:val="0"/>
          <w:marBottom w:val="0"/>
          <w:divBdr>
            <w:top w:val="none" w:sz="0" w:space="0" w:color="auto"/>
            <w:left w:val="none" w:sz="0" w:space="0" w:color="auto"/>
            <w:bottom w:val="none" w:sz="0" w:space="0" w:color="auto"/>
            <w:right w:val="none" w:sz="0" w:space="0" w:color="auto"/>
          </w:divBdr>
        </w:div>
        <w:div w:id="552739263">
          <w:marLeft w:val="480"/>
          <w:marRight w:val="0"/>
          <w:marTop w:val="0"/>
          <w:marBottom w:val="0"/>
          <w:divBdr>
            <w:top w:val="none" w:sz="0" w:space="0" w:color="auto"/>
            <w:left w:val="none" w:sz="0" w:space="0" w:color="auto"/>
            <w:bottom w:val="none" w:sz="0" w:space="0" w:color="auto"/>
            <w:right w:val="none" w:sz="0" w:space="0" w:color="auto"/>
          </w:divBdr>
        </w:div>
        <w:div w:id="581376476">
          <w:marLeft w:val="480"/>
          <w:marRight w:val="0"/>
          <w:marTop w:val="0"/>
          <w:marBottom w:val="0"/>
          <w:divBdr>
            <w:top w:val="none" w:sz="0" w:space="0" w:color="auto"/>
            <w:left w:val="none" w:sz="0" w:space="0" w:color="auto"/>
            <w:bottom w:val="none" w:sz="0" w:space="0" w:color="auto"/>
            <w:right w:val="none" w:sz="0" w:space="0" w:color="auto"/>
          </w:divBdr>
        </w:div>
        <w:div w:id="286359280">
          <w:marLeft w:val="480"/>
          <w:marRight w:val="0"/>
          <w:marTop w:val="0"/>
          <w:marBottom w:val="0"/>
          <w:divBdr>
            <w:top w:val="none" w:sz="0" w:space="0" w:color="auto"/>
            <w:left w:val="none" w:sz="0" w:space="0" w:color="auto"/>
            <w:bottom w:val="none" w:sz="0" w:space="0" w:color="auto"/>
            <w:right w:val="none" w:sz="0" w:space="0" w:color="auto"/>
          </w:divBdr>
        </w:div>
        <w:div w:id="1996951661">
          <w:marLeft w:val="480"/>
          <w:marRight w:val="0"/>
          <w:marTop w:val="0"/>
          <w:marBottom w:val="0"/>
          <w:divBdr>
            <w:top w:val="none" w:sz="0" w:space="0" w:color="auto"/>
            <w:left w:val="none" w:sz="0" w:space="0" w:color="auto"/>
            <w:bottom w:val="none" w:sz="0" w:space="0" w:color="auto"/>
            <w:right w:val="none" w:sz="0" w:space="0" w:color="auto"/>
          </w:divBdr>
        </w:div>
        <w:div w:id="1008217696">
          <w:marLeft w:val="480"/>
          <w:marRight w:val="0"/>
          <w:marTop w:val="0"/>
          <w:marBottom w:val="0"/>
          <w:divBdr>
            <w:top w:val="none" w:sz="0" w:space="0" w:color="auto"/>
            <w:left w:val="none" w:sz="0" w:space="0" w:color="auto"/>
            <w:bottom w:val="none" w:sz="0" w:space="0" w:color="auto"/>
            <w:right w:val="none" w:sz="0" w:space="0" w:color="auto"/>
          </w:divBdr>
        </w:div>
        <w:div w:id="888229908">
          <w:marLeft w:val="480"/>
          <w:marRight w:val="0"/>
          <w:marTop w:val="0"/>
          <w:marBottom w:val="0"/>
          <w:divBdr>
            <w:top w:val="none" w:sz="0" w:space="0" w:color="auto"/>
            <w:left w:val="none" w:sz="0" w:space="0" w:color="auto"/>
            <w:bottom w:val="none" w:sz="0" w:space="0" w:color="auto"/>
            <w:right w:val="none" w:sz="0" w:space="0" w:color="auto"/>
          </w:divBdr>
        </w:div>
        <w:div w:id="895319716">
          <w:marLeft w:val="480"/>
          <w:marRight w:val="0"/>
          <w:marTop w:val="0"/>
          <w:marBottom w:val="0"/>
          <w:divBdr>
            <w:top w:val="none" w:sz="0" w:space="0" w:color="auto"/>
            <w:left w:val="none" w:sz="0" w:space="0" w:color="auto"/>
            <w:bottom w:val="none" w:sz="0" w:space="0" w:color="auto"/>
            <w:right w:val="none" w:sz="0" w:space="0" w:color="auto"/>
          </w:divBdr>
        </w:div>
        <w:div w:id="267658977">
          <w:marLeft w:val="480"/>
          <w:marRight w:val="0"/>
          <w:marTop w:val="0"/>
          <w:marBottom w:val="0"/>
          <w:divBdr>
            <w:top w:val="none" w:sz="0" w:space="0" w:color="auto"/>
            <w:left w:val="none" w:sz="0" w:space="0" w:color="auto"/>
            <w:bottom w:val="none" w:sz="0" w:space="0" w:color="auto"/>
            <w:right w:val="none" w:sz="0" w:space="0" w:color="auto"/>
          </w:divBdr>
        </w:div>
        <w:div w:id="651518965">
          <w:marLeft w:val="480"/>
          <w:marRight w:val="0"/>
          <w:marTop w:val="0"/>
          <w:marBottom w:val="0"/>
          <w:divBdr>
            <w:top w:val="none" w:sz="0" w:space="0" w:color="auto"/>
            <w:left w:val="none" w:sz="0" w:space="0" w:color="auto"/>
            <w:bottom w:val="none" w:sz="0" w:space="0" w:color="auto"/>
            <w:right w:val="none" w:sz="0" w:space="0" w:color="auto"/>
          </w:divBdr>
        </w:div>
        <w:div w:id="1337922316">
          <w:marLeft w:val="480"/>
          <w:marRight w:val="0"/>
          <w:marTop w:val="0"/>
          <w:marBottom w:val="0"/>
          <w:divBdr>
            <w:top w:val="none" w:sz="0" w:space="0" w:color="auto"/>
            <w:left w:val="none" w:sz="0" w:space="0" w:color="auto"/>
            <w:bottom w:val="none" w:sz="0" w:space="0" w:color="auto"/>
            <w:right w:val="none" w:sz="0" w:space="0" w:color="auto"/>
          </w:divBdr>
        </w:div>
        <w:div w:id="939530485">
          <w:marLeft w:val="480"/>
          <w:marRight w:val="0"/>
          <w:marTop w:val="0"/>
          <w:marBottom w:val="0"/>
          <w:divBdr>
            <w:top w:val="none" w:sz="0" w:space="0" w:color="auto"/>
            <w:left w:val="none" w:sz="0" w:space="0" w:color="auto"/>
            <w:bottom w:val="none" w:sz="0" w:space="0" w:color="auto"/>
            <w:right w:val="none" w:sz="0" w:space="0" w:color="auto"/>
          </w:divBdr>
        </w:div>
        <w:div w:id="51276922">
          <w:marLeft w:val="480"/>
          <w:marRight w:val="0"/>
          <w:marTop w:val="0"/>
          <w:marBottom w:val="0"/>
          <w:divBdr>
            <w:top w:val="none" w:sz="0" w:space="0" w:color="auto"/>
            <w:left w:val="none" w:sz="0" w:space="0" w:color="auto"/>
            <w:bottom w:val="none" w:sz="0" w:space="0" w:color="auto"/>
            <w:right w:val="none" w:sz="0" w:space="0" w:color="auto"/>
          </w:divBdr>
        </w:div>
        <w:div w:id="990596284">
          <w:marLeft w:val="480"/>
          <w:marRight w:val="0"/>
          <w:marTop w:val="0"/>
          <w:marBottom w:val="0"/>
          <w:divBdr>
            <w:top w:val="none" w:sz="0" w:space="0" w:color="auto"/>
            <w:left w:val="none" w:sz="0" w:space="0" w:color="auto"/>
            <w:bottom w:val="none" w:sz="0" w:space="0" w:color="auto"/>
            <w:right w:val="none" w:sz="0" w:space="0" w:color="auto"/>
          </w:divBdr>
        </w:div>
        <w:div w:id="1561553517">
          <w:marLeft w:val="480"/>
          <w:marRight w:val="0"/>
          <w:marTop w:val="0"/>
          <w:marBottom w:val="0"/>
          <w:divBdr>
            <w:top w:val="none" w:sz="0" w:space="0" w:color="auto"/>
            <w:left w:val="none" w:sz="0" w:space="0" w:color="auto"/>
            <w:bottom w:val="none" w:sz="0" w:space="0" w:color="auto"/>
            <w:right w:val="none" w:sz="0" w:space="0" w:color="auto"/>
          </w:divBdr>
        </w:div>
        <w:div w:id="2013801307">
          <w:marLeft w:val="480"/>
          <w:marRight w:val="0"/>
          <w:marTop w:val="0"/>
          <w:marBottom w:val="0"/>
          <w:divBdr>
            <w:top w:val="none" w:sz="0" w:space="0" w:color="auto"/>
            <w:left w:val="none" w:sz="0" w:space="0" w:color="auto"/>
            <w:bottom w:val="none" w:sz="0" w:space="0" w:color="auto"/>
            <w:right w:val="none" w:sz="0" w:space="0" w:color="auto"/>
          </w:divBdr>
        </w:div>
        <w:div w:id="1204291225">
          <w:marLeft w:val="480"/>
          <w:marRight w:val="0"/>
          <w:marTop w:val="0"/>
          <w:marBottom w:val="0"/>
          <w:divBdr>
            <w:top w:val="none" w:sz="0" w:space="0" w:color="auto"/>
            <w:left w:val="none" w:sz="0" w:space="0" w:color="auto"/>
            <w:bottom w:val="none" w:sz="0" w:space="0" w:color="auto"/>
            <w:right w:val="none" w:sz="0" w:space="0" w:color="auto"/>
          </w:divBdr>
        </w:div>
        <w:div w:id="757364696">
          <w:marLeft w:val="480"/>
          <w:marRight w:val="0"/>
          <w:marTop w:val="0"/>
          <w:marBottom w:val="0"/>
          <w:divBdr>
            <w:top w:val="none" w:sz="0" w:space="0" w:color="auto"/>
            <w:left w:val="none" w:sz="0" w:space="0" w:color="auto"/>
            <w:bottom w:val="none" w:sz="0" w:space="0" w:color="auto"/>
            <w:right w:val="none" w:sz="0" w:space="0" w:color="auto"/>
          </w:divBdr>
        </w:div>
        <w:div w:id="977344972">
          <w:marLeft w:val="480"/>
          <w:marRight w:val="0"/>
          <w:marTop w:val="0"/>
          <w:marBottom w:val="0"/>
          <w:divBdr>
            <w:top w:val="none" w:sz="0" w:space="0" w:color="auto"/>
            <w:left w:val="none" w:sz="0" w:space="0" w:color="auto"/>
            <w:bottom w:val="none" w:sz="0" w:space="0" w:color="auto"/>
            <w:right w:val="none" w:sz="0" w:space="0" w:color="auto"/>
          </w:divBdr>
        </w:div>
        <w:div w:id="615410605">
          <w:marLeft w:val="480"/>
          <w:marRight w:val="0"/>
          <w:marTop w:val="0"/>
          <w:marBottom w:val="0"/>
          <w:divBdr>
            <w:top w:val="none" w:sz="0" w:space="0" w:color="auto"/>
            <w:left w:val="none" w:sz="0" w:space="0" w:color="auto"/>
            <w:bottom w:val="none" w:sz="0" w:space="0" w:color="auto"/>
            <w:right w:val="none" w:sz="0" w:space="0" w:color="auto"/>
          </w:divBdr>
        </w:div>
        <w:div w:id="2023123344">
          <w:marLeft w:val="480"/>
          <w:marRight w:val="0"/>
          <w:marTop w:val="0"/>
          <w:marBottom w:val="0"/>
          <w:divBdr>
            <w:top w:val="none" w:sz="0" w:space="0" w:color="auto"/>
            <w:left w:val="none" w:sz="0" w:space="0" w:color="auto"/>
            <w:bottom w:val="none" w:sz="0" w:space="0" w:color="auto"/>
            <w:right w:val="none" w:sz="0" w:space="0" w:color="auto"/>
          </w:divBdr>
        </w:div>
        <w:div w:id="1402946799">
          <w:marLeft w:val="480"/>
          <w:marRight w:val="0"/>
          <w:marTop w:val="0"/>
          <w:marBottom w:val="0"/>
          <w:divBdr>
            <w:top w:val="none" w:sz="0" w:space="0" w:color="auto"/>
            <w:left w:val="none" w:sz="0" w:space="0" w:color="auto"/>
            <w:bottom w:val="none" w:sz="0" w:space="0" w:color="auto"/>
            <w:right w:val="none" w:sz="0" w:space="0" w:color="auto"/>
          </w:divBdr>
        </w:div>
        <w:div w:id="812718390">
          <w:marLeft w:val="480"/>
          <w:marRight w:val="0"/>
          <w:marTop w:val="0"/>
          <w:marBottom w:val="0"/>
          <w:divBdr>
            <w:top w:val="none" w:sz="0" w:space="0" w:color="auto"/>
            <w:left w:val="none" w:sz="0" w:space="0" w:color="auto"/>
            <w:bottom w:val="none" w:sz="0" w:space="0" w:color="auto"/>
            <w:right w:val="none" w:sz="0" w:space="0" w:color="auto"/>
          </w:divBdr>
        </w:div>
        <w:div w:id="1213347905">
          <w:marLeft w:val="480"/>
          <w:marRight w:val="0"/>
          <w:marTop w:val="0"/>
          <w:marBottom w:val="0"/>
          <w:divBdr>
            <w:top w:val="none" w:sz="0" w:space="0" w:color="auto"/>
            <w:left w:val="none" w:sz="0" w:space="0" w:color="auto"/>
            <w:bottom w:val="none" w:sz="0" w:space="0" w:color="auto"/>
            <w:right w:val="none" w:sz="0" w:space="0" w:color="auto"/>
          </w:divBdr>
        </w:div>
        <w:div w:id="763888184">
          <w:marLeft w:val="480"/>
          <w:marRight w:val="0"/>
          <w:marTop w:val="0"/>
          <w:marBottom w:val="0"/>
          <w:divBdr>
            <w:top w:val="none" w:sz="0" w:space="0" w:color="auto"/>
            <w:left w:val="none" w:sz="0" w:space="0" w:color="auto"/>
            <w:bottom w:val="none" w:sz="0" w:space="0" w:color="auto"/>
            <w:right w:val="none" w:sz="0" w:space="0" w:color="auto"/>
          </w:divBdr>
        </w:div>
        <w:div w:id="381950324">
          <w:marLeft w:val="480"/>
          <w:marRight w:val="0"/>
          <w:marTop w:val="0"/>
          <w:marBottom w:val="0"/>
          <w:divBdr>
            <w:top w:val="none" w:sz="0" w:space="0" w:color="auto"/>
            <w:left w:val="none" w:sz="0" w:space="0" w:color="auto"/>
            <w:bottom w:val="none" w:sz="0" w:space="0" w:color="auto"/>
            <w:right w:val="none" w:sz="0" w:space="0" w:color="auto"/>
          </w:divBdr>
        </w:div>
        <w:div w:id="348726154">
          <w:marLeft w:val="480"/>
          <w:marRight w:val="0"/>
          <w:marTop w:val="0"/>
          <w:marBottom w:val="0"/>
          <w:divBdr>
            <w:top w:val="none" w:sz="0" w:space="0" w:color="auto"/>
            <w:left w:val="none" w:sz="0" w:space="0" w:color="auto"/>
            <w:bottom w:val="none" w:sz="0" w:space="0" w:color="auto"/>
            <w:right w:val="none" w:sz="0" w:space="0" w:color="auto"/>
          </w:divBdr>
        </w:div>
        <w:div w:id="158279373">
          <w:marLeft w:val="480"/>
          <w:marRight w:val="0"/>
          <w:marTop w:val="0"/>
          <w:marBottom w:val="0"/>
          <w:divBdr>
            <w:top w:val="none" w:sz="0" w:space="0" w:color="auto"/>
            <w:left w:val="none" w:sz="0" w:space="0" w:color="auto"/>
            <w:bottom w:val="none" w:sz="0" w:space="0" w:color="auto"/>
            <w:right w:val="none" w:sz="0" w:space="0" w:color="auto"/>
          </w:divBdr>
        </w:div>
        <w:div w:id="525144205">
          <w:marLeft w:val="480"/>
          <w:marRight w:val="0"/>
          <w:marTop w:val="0"/>
          <w:marBottom w:val="0"/>
          <w:divBdr>
            <w:top w:val="none" w:sz="0" w:space="0" w:color="auto"/>
            <w:left w:val="none" w:sz="0" w:space="0" w:color="auto"/>
            <w:bottom w:val="none" w:sz="0" w:space="0" w:color="auto"/>
            <w:right w:val="none" w:sz="0" w:space="0" w:color="auto"/>
          </w:divBdr>
        </w:div>
        <w:div w:id="48773448">
          <w:marLeft w:val="480"/>
          <w:marRight w:val="0"/>
          <w:marTop w:val="0"/>
          <w:marBottom w:val="0"/>
          <w:divBdr>
            <w:top w:val="none" w:sz="0" w:space="0" w:color="auto"/>
            <w:left w:val="none" w:sz="0" w:space="0" w:color="auto"/>
            <w:bottom w:val="none" w:sz="0" w:space="0" w:color="auto"/>
            <w:right w:val="none" w:sz="0" w:space="0" w:color="auto"/>
          </w:divBdr>
        </w:div>
        <w:div w:id="270555450">
          <w:marLeft w:val="480"/>
          <w:marRight w:val="0"/>
          <w:marTop w:val="0"/>
          <w:marBottom w:val="0"/>
          <w:divBdr>
            <w:top w:val="none" w:sz="0" w:space="0" w:color="auto"/>
            <w:left w:val="none" w:sz="0" w:space="0" w:color="auto"/>
            <w:bottom w:val="none" w:sz="0" w:space="0" w:color="auto"/>
            <w:right w:val="none" w:sz="0" w:space="0" w:color="auto"/>
          </w:divBdr>
        </w:div>
        <w:div w:id="759759309">
          <w:marLeft w:val="480"/>
          <w:marRight w:val="0"/>
          <w:marTop w:val="0"/>
          <w:marBottom w:val="0"/>
          <w:divBdr>
            <w:top w:val="none" w:sz="0" w:space="0" w:color="auto"/>
            <w:left w:val="none" w:sz="0" w:space="0" w:color="auto"/>
            <w:bottom w:val="none" w:sz="0" w:space="0" w:color="auto"/>
            <w:right w:val="none" w:sz="0" w:space="0" w:color="auto"/>
          </w:divBdr>
        </w:div>
        <w:div w:id="684290201">
          <w:marLeft w:val="480"/>
          <w:marRight w:val="0"/>
          <w:marTop w:val="0"/>
          <w:marBottom w:val="0"/>
          <w:divBdr>
            <w:top w:val="none" w:sz="0" w:space="0" w:color="auto"/>
            <w:left w:val="none" w:sz="0" w:space="0" w:color="auto"/>
            <w:bottom w:val="none" w:sz="0" w:space="0" w:color="auto"/>
            <w:right w:val="none" w:sz="0" w:space="0" w:color="auto"/>
          </w:divBdr>
        </w:div>
        <w:div w:id="1411074066">
          <w:marLeft w:val="480"/>
          <w:marRight w:val="0"/>
          <w:marTop w:val="0"/>
          <w:marBottom w:val="0"/>
          <w:divBdr>
            <w:top w:val="none" w:sz="0" w:space="0" w:color="auto"/>
            <w:left w:val="none" w:sz="0" w:space="0" w:color="auto"/>
            <w:bottom w:val="none" w:sz="0" w:space="0" w:color="auto"/>
            <w:right w:val="none" w:sz="0" w:space="0" w:color="auto"/>
          </w:divBdr>
        </w:div>
        <w:div w:id="1810977589">
          <w:marLeft w:val="480"/>
          <w:marRight w:val="0"/>
          <w:marTop w:val="0"/>
          <w:marBottom w:val="0"/>
          <w:divBdr>
            <w:top w:val="none" w:sz="0" w:space="0" w:color="auto"/>
            <w:left w:val="none" w:sz="0" w:space="0" w:color="auto"/>
            <w:bottom w:val="none" w:sz="0" w:space="0" w:color="auto"/>
            <w:right w:val="none" w:sz="0" w:space="0" w:color="auto"/>
          </w:divBdr>
        </w:div>
        <w:div w:id="1030960954">
          <w:marLeft w:val="480"/>
          <w:marRight w:val="0"/>
          <w:marTop w:val="0"/>
          <w:marBottom w:val="0"/>
          <w:divBdr>
            <w:top w:val="none" w:sz="0" w:space="0" w:color="auto"/>
            <w:left w:val="none" w:sz="0" w:space="0" w:color="auto"/>
            <w:bottom w:val="none" w:sz="0" w:space="0" w:color="auto"/>
            <w:right w:val="none" w:sz="0" w:space="0" w:color="auto"/>
          </w:divBdr>
        </w:div>
        <w:div w:id="846094781">
          <w:marLeft w:val="480"/>
          <w:marRight w:val="0"/>
          <w:marTop w:val="0"/>
          <w:marBottom w:val="0"/>
          <w:divBdr>
            <w:top w:val="none" w:sz="0" w:space="0" w:color="auto"/>
            <w:left w:val="none" w:sz="0" w:space="0" w:color="auto"/>
            <w:bottom w:val="none" w:sz="0" w:space="0" w:color="auto"/>
            <w:right w:val="none" w:sz="0" w:space="0" w:color="auto"/>
          </w:divBdr>
        </w:div>
        <w:div w:id="869491897">
          <w:marLeft w:val="480"/>
          <w:marRight w:val="0"/>
          <w:marTop w:val="0"/>
          <w:marBottom w:val="0"/>
          <w:divBdr>
            <w:top w:val="none" w:sz="0" w:space="0" w:color="auto"/>
            <w:left w:val="none" w:sz="0" w:space="0" w:color="auto"/>
            <w:bottom w:val="none" w:sz="0" w:space="0" w:color="auto"/>
            <w:right w:val="none" w:sz="0" w:space="0" w:color="auto"/>
          </w:divBdr>
        </w:div>
        <w:div w:id="994070657">
          <w:marLeft w:val="480"/>
          <w:marRight w:val="0"/>
          <w:marTop w:val="0"/>
          <w:marBottom w:val="0"/>
          <w:divBdr>
            <w:top w:val="none" w:sz="0" w:space="0" w:color="auto"/>
            <w:left w:val="none" w:sz="0" w:space="0" w:color="auto"/>
            <w:bottom w:val="none" w:sz="0" w:space="0" w:color="auto"/>
            <w:right w:val="none" w:sz="0" w:space="0" w:color="auto"/>
          </w:divBdr>
        </w:div>
        <w:div w:id="1952861758">
          <w:marLeft w:val="480"/>
          <w:marRight w:val="0"/>
          <w:marTop w:val="0"/>
          <w:marBottom w:val="0"/>
          <w:divBdr>
            <w:top w:val="none" w:sz="0" w:space="0" w:color="auto"/>
            <w:left w:val="none" w:sz="0" w:space="0" w:color="auto"/>
            <w:bottom w:val="none" w:sz="0" w:space="0" w:color="auto"/>
            <w:right w:val="none" w:sz="0" w:space="0" w:color="auto"/>
          </w:divBdr>
        </w:div>
        <w:div w:id="1283610591">
          <w:marLeft w:val="480"/>
          <w:marRight w:val="0"/>
          <w:marTop w:val="0"/>
          <w:marBottom w:val="0"/>
          <w:divBdr>
            <w:top w:val="none" w:sz="0" w:space="0" w:color="auto"/>
            <w:left w:val="none" w:sz="0" w:space="0" w:color="auto"/>
            <w:bottom w:val="none" w:sz="0" w:space="0" w:color="auto"/>
            <w:right w:val="none" w:sz="0" w:space="0" w:color="auto"/>
          </w:divBdr>
        </w:div>
      </w:divsChild>
    </w:div>
    <w:div w:id="712577119">
      <w:bodyDiv w:val="1"/>
      <w:marLeft w:val="0"/>
      <w:marRight w:val="0"/>
      <w:marTop w:val="0"/>
      <w:marBottom w:val="0"/>
      <w:divBdr>
        <w:top w:val="none" w:sz="0" w:space="0" w:color="auto"/>
        <w:left w:val="none" w:sz="0" w:space="0" w:color="auto"/>
        <w:bottom w:val="none" w:sz="0" w:space="0" w:color="auto"/>
        <w:right w:val="none" w:sz="0" w:space="0" w:color="auto"/>
      </w:divBdr>
    </w:div>
    <w:div w:id="734671550">
      <w:bodyDiv w:val="1"/>
      <w:marLeft w:val="0"/>
      <w:marRight w:val="0"/>
      <w:marTop w:val="0"/>
      <w:marBottom w:val="0"/>
      <w:divBdr>
        <w:top w:val="none" w:sz="0" w:space="0" w:color="auto"/>
        <w:left w:val="none" w:sz="0" w:space="0" w:color="auto"/>
        <w:bottom w:val="none" w:sz="0" w:space="0" w:color="auto"/>
        <w:right w:val="none" w:sz="0" w:space="0" w:color="auto"/>
      </w:divBdr>
    </w:div>
    <w:div w:id="740056798">
      <w:bodyDiv w:val="1"/>
      <w:marLeft w:val="0"/>
      <w:marRight w:val="0"/>
      <w:marTop w:val="0"/>
      <w:marBottom w:val="0"/>
      <w:divBdr>
        <w:top w:val="none" w:sz="0" w:space="0" w:color="auto"/>
        <w:left w:val="none" w:sz="0" w:space="0" w:color="auto"/>
        <w:bottom w:val="none" w:sz="0" w:space="0" w:color="auto"/>
        <w:right w:val="none" w:sz="0" w:space="0" w:color="auto"/>
      </w:divBdr>
    </w:div>
    <w:div w:id="740177895">
      <w:bodyDiv w:val="1"/>
      <w:marLeft w:val="0"/>
      <w:marRight w:val="0"/>
      <w:marTop w:val="0"/>
      <w:marBottom w:val="0"/>
      <w:divBdr>
        <w:top w:val="none" w:sz="0" w:space="0" w:color="auto"/>
        <w:left w:val="none" w:sz="0" w:space="0" w:color="auto"/>
        <w:bottom w:val="none" w:sz="0" w:space="0" w:color="auto"/>
        <w:right w:val="none" w:sz="0" w:space="0" w:color="auto"/>
      </w:divBdr>
    </w:div>
    <w:div w:id="741870856">
      <w:bodyDiv w:val="1"/>
      <w:marLeft w:val="0"/>
      <w:marRight w:val="0"/>
      <w:marTop w:val="0"/>
      <w:marBottom w:val="0"/>
      <w:divBdr>
        <w:top w:val="none" w:sz="0" w:space="0" w:color="auto"/>
        <w:left w:val="none" w:sz="0" w:space="0" w:color="auto"/>
        <w:bottom w:val="none" w:sz="0" w:space="0" w:color="auto"/>
        <w:right w:val="none" w:sz="0" w:space="0" w:color="auto"/>
      </w:divBdr>
    </w:div>
    <w:div w:id="742677850">
      <w:bodyDiv w:val="1"/>
      <w:marLeft w:val="0"/>
      <w:marRight w:val="0"/>
      <w:marTop w:val="0"/>
      <w:marBottom w:val="0"/>
      <w:divBdr>
        <w:top w:val="none" w:sz="0" w:space="0" w:color="auto"/>
        <w:left w:val="none" w:sz="0" w:space="0" w:color="auto"/>
        <w:bottom w:val="none" w:sz="0" w:space="0" w:color="auto"/>
        <w:right w:val="none" w:sz="0" w:space="0" w:color="auto"/>
      </w:divBdr>
    </w:div>
    <w:div w:id="744764283">
      <w:bodyDiv w:val="1"/>
      <w:marLeft w:val="0"/>
      <w:marRight w:val="0"/>
      <w:marTop w:val="0"/>
      <w:marBottom w:val="0"/>
      <w:divBdr>
        <w:top w:val="none" w:sz="0" w:space="0" w:color="auto"/>
        <w:left w:val="none" w:sz="0" w:space="0" w:color="auto"/>
        <w:bottom w:val="none" w:sz="0" w:space="0" w:color="auto"/>
        <w:right w:val="none" w:sz="0" w:space="0" w:color="auto"/>
      </w:divBdr>
      <w:divsChild>
        <w:div w:id="1265381133">
          <w:marLeft w:val="480"/>
          <w:marRight w:val="0"/>
          <w:marTop w:val="0"/>
          <w:marBottom w:val="0"/>
          <w:divBdr>
            <w:top w:val="none" w:sz="0" w:space="0" w:color="auto"/>
            <w:left w:val="none" w:sz="0" w:space="0" w:color="auto"/>
            <w:bottom w:val="none" w:sz="0" w:space="0" w:color="auto"/>
            <w:right w:val="none" w:sz="0" w:space="0" w:color="auto"/>
          </w:divBdr>
        </w:div>
        <w:div w:id="252857974">
          <w:marLeft w:val="480"/>
          <w:marRight w:val="0"/>
          <w:marTop w:val="0"/>
          <w:marBottom w:val="0"/>
          <w:divBdr>
            <w:top w:val="none" w:sz="0" w:space="0" w:color="auto"/>
            <w:left w:val="none" w:sz="0" w:space="0" w:color="auto"/>
            <w:bottom w:val="none" w:sz="0" w:space="0" w:color="auto"/>
            <w:right w:val="none" w:sz="0" w:space="0" w:color="auto"/>
          </w:divBdr>
        </w:div>
        <w:div w:id="663898370">
          <w:marLeft w:val="480"/>
          <w:marRight w:val="0"/>
          <w:marTop w:val="0"/>
          <w:marBottom w:val="0"/>
          <w:divBdr>
            <w:top w:val="none" w:sz="0" w:space="0" w:color="auto"/>
            <w:left w:val="none" w:sz="0" w:space="0" w:color="auto"/>
            <w:bottom w:val="none" w:sz="0" w:space="0" w:color="auto"/>
            <w:right w:val="none" w:sz="0" w:space="0" w:color="auto"/>
          </w:divBdr>
        </w:div>
        <w:div w:id="1575310712">
          <w:marLeft w:val="480"/>
          <w:marRight w:val="0"/>
          <w:marTop w:val="0"/>
          <w:marBottom w:val="0"/>
          <w:divBdr>
            <w:top w:val="none" w:sz="0" w:space="0" w:color="auto"/>
            <w:left w:val="none" w:sz="0" w:space="0" w:color="auto"/>
            <w:bottom w:val="none" w:sz="0" w:space="0" w:color="auto"/>
            <w:right w:val="none" w:sz="0" w:space="0" w:color="auto"/>
          </w:divBdr>
        </w:div>
        <w:div w:id="1817457167">
          <w:marLeft w:val="480"/>
          <w:marRight w:val="0"/>
          <w:marTop w:val="0"/>
          <w:marBottom w:val="0"/>
          <w:divBdr>
            <w:top w:val="none" w:sz="0" w:space="0" w:color="auto"/>
            <w:left w:val="none" w:sz="0" w:space="0" w:color="auto"/>
            <w:bottom w:val="none" w:sz="0" w:space="0" w:color="auto"/>
            <w:right w:val="none" w:sz="0" w:space="0" w:color="auto"/>
          </w:divBdr>
        </w:div>
        <w:div w:id="68894086">
          <w:marLeft w:val="480"/>
          <w:marRight w:val="0"/>
          <w:marTop w:val="0"/>
          <w:marBottom w:val="0"/>
          <w:divBdr>
            <w:top w:val="none" w:sz="0" w:space="0" w:color="auto"/>
            <w:left w:val="none" w:sz="0" w:space="0" w:color="auto"/>
            <w:bottom w:val="none" w:sz="0" w:space="0" w:color="auto"/>
            <w:right w:val="none" w:sz="0" w:space="0" w:color="auto"/>
          </w:divBdr>
        </w:div>
        <w:div w:id="1732383819">
          <w:marLeft w:val="480"/>
          <w:marRight w:val="0"/>
          <w:marTop w:val="0"/>
          <w:marBottom w:val="0"/>
          <w:divBdr>
            <w:top w:val="none" w:sz="0" w:space="0" w:color="auto"/>
            <w:left w:val="none" w:sz="0" w:space="0" w:color="auto"/>
            <w:bottom w:val="none" w:sz="0" w:space="0" w:color="auto"/>
            <w:right w:val="none" w:sz="0" w:space="0" w:color="auto"/>
          </w:divBdr>
        </w:div>
        <w:div w:id="143162309">
          <w:marLeft w:val="480"/>
          <w:marRight w:val="0"/>
          <w:marTop w:val="0"/>
          <w:marBottom w:val="0"/>
          <w:divBdr>
            <w:top w:val="none" w:sz="0" w:space="0" w:color="auto"/>
            <w:left w:val="none" w:sz="0" w:space="0" w:color="auto"/>
            <w:bottom w:val="none" w:sz="0" w:space="0" w:color="auto"/>
            <w:right w:val="none" w:sz="0" w:space="0" w:color="auto"/>
          </w:divBdr>
        </w:div>
        <w:div w:id="1722048903">
          <w:marLeft w:val="480"/>
          <w:marRight w:val="0"/>
          <w:marTop w:val="0"/>
          <w:marBottom w:val="0"/>
          <w:divBdr>
            <w:top w:val="none" w:sz="0" w:space="0" w:color="auto"/>
            <w:left w:val="none" w:sz="0" w:space="0" w:color="auto"/>
            <w:bottom w:val="none" w:sz="0" w:space="0" w:color="auto"/>
            <w:right w:val="none" w:sz="0" w:space="0" w:color="auto"/>
          </w:divBdr>
        </w:div>
        <w:div w:id="440489408">
          <w:marLeft w:val="480"/>
          <w:marRight w:val="0"/>
          <w:marTop w:val="0"/>
          <w:marBottom w:val="0"/>
          <w:divBdr>
            <w:top w:val="none" w:sz="0" w:space="0" w:color="auto"/>
            <w:left w:val="none" w:sz="0" w:space="0" w:color="auto"/>
            <w:bottom w:val="none" w:sz="0" w:space="0" w:color="auto"/>
            <w:right w:val="none" w:sz="0" w:space="0" w:color="auto"/>
          </w:divBdr>
        </w:div>
        <w:div w:id="936406826">
          <w:marLeft w:val="480"/>
          <w:marRight w:val="0"/>
          <w:marTop w:val="0"/>
          <w:marBottom w:val="0"/>
          <w:divBdr>
            <w:top w:val="none" w:sz="0" w:space="0" w:color="auto"/>
            <w:left w:val="none" w:sz="0" w:space="0" w:color="auto"/>
            <w:bottom w:val="none" w:sz="0" w:space="0" w:color="auto"/>
            <w:right w:val="none" w:sz="0" w:space="0" w:color="auto"/>
          </w:divBdr>
        </w:div>
        <w:div w:id="999116536">
          <w:marLeft w:val="480"/>
          <w:marRight w:val="0"/>
          <w:marTop w:val="0"/>
          <w:marBottom w:val="0"/>
          <w:divBdr>
            <w:top w:val="none" w:sz="0" w:space="0" w:color="auto"/>
            <w:left w:val="none" w:sz="0" w:space="0" w:color="auto"/>
            <w:bottom w:val="none" w:sz="0" w:space="0" w:color="auto"/>
            <w:right w:val="none" w:sz="0" w:space="0" w:color="auto"/>
          </w:divBdr>
        </w:div>
        <w:div w:id="558714802">
          <w:marLeft w:val="480"/>
          <w:marRight w:val="0"/>
          <w:marTop w:val="0"/>
          <w:marBottom w:val="0"/>
          <w:divBdr>
            <w:top w:val="none" w:sz="0" w:space="0" w:color="auto"/>
            <w:left w:val="none" w:sz="0" w:space="0" w:color="auto"/>
            <w:bottom w:val="none" w:sz="0" w:space="0" w:color="auto"/>
            <w:right w:val="none" w:sz="0" w:space="0" w:color="auto"/>
          </w:divBdr>
        </w:div>
        <w:div w:id="2068062501">
          <w:marLeft w:val="480"/>
          <w:marRight w:val="0"/>
          <w:marTop w:val="0"/>
          <w:marBottom w:val="0"/>
          <w:divBdr>
            <w:top w:val="none" w:sz="0" w:space="0" w:color="auto"/>
            <w:left w:val="none" w:sz="0" w:space="0" w:color="auto"/>
            <w:bottom w:val="none" w:sz="0" w:space="0" w:color="auto"/>
            <w:right w:val="none" w:sz="0" w:space="0" w:color="auto"/>
          </w:divBdr>
        </w:div>
        <w:div w:id="528035456">
          <w:marLeft w:val="480"/>
          <w:marRight w:val="0"/>
          <w:marTop w:val="0"/>
          <w:marBottom w:val="0"/>
          <w:divBdr>
            <w:top w:val="none" w:sz="0" w:space="0" w:color="auto"/>
            <w:left w:val="none" w:sz="0" w:space="0" w:color="auto"/>
            <w:bottom w:val="none" w:sz="0" w:space="0" w:color="auto"/>
            <w:right w:val="none" w:sz="0" w:space="0" w:color="auto"/>
          </w:divBdr>
        </w:div>
        <w:div w:id="1863395229">
          <w:marLeft w:val="480"/>
          <w:marRight w:val="0"/>
          <w:marTop w:val="0"/>
          <w:marBottom w:val="0"/>
          <w:divBdr>
            <w:top w:val="none" w:sz="0" w:space="0" w:color="auto"/>
            <w:left w:val="none" w:sz="0" w:space="0" w:color="auto"/>
            <w:bottom w:val="none" w:sz="0" w:space="0" w:color="auto"/>
            <w:right w:val="none" w:sz="0" w:space="0" w:color="auto"/>
          </w:divBdr>
        </w:div>
        <w:div w:id="1306885302">
          <w:marLeft w:val="480"/>
          <w:marRight w:val="0"/>
          <w:marTop w:val="0"/>
          <w:marBottom w:val="0"/>
          <w:divBdr>
            <w:top w:val="none" w:sz="0" w:space="0" w:color="auto"/>
            <w:left w:val="none" w:sz="0" w:space="0" w:color="auto"/>
            <w:bottom w:val="none" w:sz="0" w:space="0" w:color="auto"/>
            <w:right w:val="none" w:sz="0" w:space="0" w:color="auto"/>
          </w:divBdr>
        </w:div>
        <w:div w:id="183402305">
          <w:marLeft w:val="480"/>
          <w:marRight w:val="0"/>
          <w:marTop w:val="0"/>
          <w:marBottom w:val="0"/>
          <w:divBdr>
            <w:top w:val="none" w:sz="0" w:space="0" w:color="auto"/>
            <w:left w:val="none" w:sz="0" w:space="0" w:color="auto"/>
            <w:bottom w:val="none" w:sz="0" w:space="0" w:color="auto"/>
            <w:right w:val="none" w:sz="0" w:space="0" w:color="auto"/>
          </w:divBdr>
        </w:div>
        <w:div w:id="208230895">
          <w:marLeft w:val="480"/>
          <w:marRight w:val="0"/>
          <w:marTop w:val="0"/>
          <w:marBottom w:val="0"/>
          <w:divBdr>
            <w:top w:val="none" w:sz="0" w:space="0" w:color="auto"/>
            <w:left w:val="none" w:sz="0" w:space="0" w:color="auto"/>
            <w:bottom w:val="none" w:sz="0" w:space="0" w:color="auto"/>
            <w:right w:val="none" w:sz="0" w:space="0" w:color="auto"/>
          </w:divBdr>
        </w:div>
        <w:div w:id="1026054402">
          <w:marLeft w:val="480"/>
          <w:marRight w:val="0"/>
          <w:marTop w:val="0"/>
          <w:marBottom w:val="0"/>
          <w:divBdr>
            <w:top w:val="none" w:sz="0" w:space="0" w:color="auto"/>
            <w:left w:val="none" w:sz="0" w:space="0" w:color="auto"/>
            <w:bottom w:val="none" w:sz="0" w:space="0" w:color="auto"/>
            <w:right w:val="none" w:sz="0" w:space="0" w:color="auto"/>
          </w:divBdr>
        </w:div>
        <w:div w:id="940144623">
          <w:marLeft w:val="480"/>
          <w:marRight w:val="0"/>
          <w:marTop w:val="0"/>
          <w:marBottom w:val="0"/>
          <w:divBdr>
            <w:top w:val="none" w:sz="0" w:space="0" w:color="auto"/>
            <w:left w:val="none" w:sz="0" w:space="0" w:color="auto"/>
            <w:bottom w:val="none" w:sz="0" w:space="0" w:color="auto"/>
            <w:right w:val="none" w:sz="0" w:space="0" w:color="auto"/>
          </w:divBdr>
        </w:div>
        <w:div w:id="1221019935">
          <w:marLeft w:val="480"/>
          <w:marRight w:val="0"/>
          <w:marTop w:val="0"/>
          <w:marBottom w:val="0"/>
          <w:divBdr>
            <w:top w:val="none" w:sz="0" w:space="0" w:color="auto"/>
            <w:left w:val="none" w:sz="0" w:space="0" w:color="auto"/>
            <w:bottom w:val="none" w:sz="0" w:space="0" w:color="auto"/>
            <w:right w:val="none" w:sz="0" w:space="0" w:color="auto"/>
          </w:divBdr>
        </w:div>
        <w:div w:id="1160001922">
          <w:marLeft w:val="480"/>
          <w:marRight w:val="0"/>
          <w:marTop w:val="0"/>
          <w:marBottom w:val="0"/>
          <w:divBdr>
            <w:top w:val="none" w:sz="0" w:space="0" w:color="auto"/>
            <w:left w:val="none" w:sz="0" w:space="0" w:color="auto"/>
            <w:bottom w:val="none" w:sz="0" w:space="0" w:color="auto"/>
            <w:right w:val="none" w:sz="0" w:space="0" w:color="auto"/>
          </w:divBdr>
        </w:div>
        <w:div w:id="1176001186">
          <w:marLeft w:val="480"/>
          <w:marRight w:val="0"/>
          <w:marTop w:val="0"/>
          <w:marBottom w:val="0"/>
          <w:divBdr>
            <w:top w:val="none" w:sz="0" w:space="0" w:color="auto"/>
            <w:left w:val="none" w:sz="0" w:space="0" w:color="auto"/>
            <w:bottom w:val="none" w:sz="0" w:space="0" w:color="auto"/>
            <w:right w:val="none" w:sz="0" w:space="0" w:color="auto"/>
          </w:divBdr>
        </w:div>
        <w:div w:id="543252630">
          <w:marLeft w:val="480"/>
          <w:marRight w:val="0"/>
          <w:marTop w:val="0"/>
          <w:marBottom w:val="0"/>
          <w:divBdr>
            <w:top w:val="none" w:sz="0" w:space="0" w:color="auto"/>
            <w:left w:val="none" w:sz="0" w:space="0" w:color="auto"/>
            <w:bottom w:val="none" w:sz="0" w:space="0" w:color="auto"/>
            <w:right w:val="none" w:sz="0" w:space="0" w:color="auto"/>
          </w:divBdr>
        </w:div>
        <w:div w:id="2059350915">
          <w:marLeft w:val="480"/>
          <w:marRight w:val="0"/>
          <w:marTop w:val="0"/>
          <w:marBottom w:val="0"/>
          <w:divBdr>
            <w:top w:val="none" w:sz="0" w:space="0" w:color="auto"/>
            <w:left w:val="none" w:sz="0" w:space="0" w:color="auto"/>
            <w:bottom w:val="none" w:sz="0" w:space="0" w:color="auto"/>
            <w:right w:val="none" w:sz="0" w:space="0" w:color="auto"/>
          </w:divBdr>
        </w:div>
        <w:div w:id="1266183629">
          <w:marLeft w:val="480"/>
          <w:marRight w:val="0"/>
          <w:marTop w:val="0"/>
          <w:marBottom w:val="0"/>
          <w:divBdr>
            <w:top w:val="none" w:sz="0" w:space="0" w:color="auto"/>
            <w:left w:val="none" w:sz="0" w:space="0" w:color="auto"/>
            <w:bottom w:val="none" w:sz="0" w:space="0" w:color="auto"/>
            <w:right w:val="none" w:sz="0" w:space="0" w:color="auto"/>
          </w:divBdr>
        </w:div>
        <w:div w:id="79568596">
          <w:marLeft w:val="480"/>
          <w:marRight w:val="0"/>
          <w:marTop w:val="0"/>
          <w:marBottom w:val="0"/>
          <w:divBdr>
            <w:top w:val="none" w:sz="0" w:space="0" w:color="auto"/>
            <w:left w:val="none" w:sz="0" w:space="0" w:color="auto"/>
            <w:bottom w:val="none" w:sz="0" w:space="0" w:color="auto"/>
            <w:right w:val="none" w:sz="0" w:space="0" w:color="auto"/>
          </w:divBdr>
        </w:div>
        <w:div w:id="1283918594">
          <w:marLeft w:val="480"/>
          <w:marRight w:val="0"/>
          <w:marTop w:val="0"/>
          <w:marBottom w:val="0"/>
          <w:divBdr>
            <w:top w:val="none" w:sz="0" w:space="0" w:color="auto"/>
            <w:left w:val="none" w:sz="0" w:space="0" w:color="auto"/>
            <w:bottom w:val="none" w:sz="0" w:space="0" w:color="auto"/>
            <w:right w:val="none" w:sz="0" w:space="0" w:color="auto"/>
          </w:divBdr>
        </w:div>
        <w:div w:id="1448039528">
          <w:marLeft w:val="480"/>
          <w:marRight w:val="0"/>
          <w:marTop w:val="0"/>
          <w:marBottom w:val="0"/>
          <w:divBdr>
            <w:top w:val="none" w:sz="0" w:space="0" w:color="auto"/>
            <w:left w:val="none" w:sz="0" w:space="0" w:color="auto"/>
            <w:bottom w:val="none" w:sz="0" w:space="0" w:color="auto"/>
            <w:right w:val="none" w:sz="0" w:space="0" w:color="auto"/>
          </w:divBdr>
        </w:div>
        <w:div w:id="1134059019">
          <w:marLeft w:val="480"/>
          <w:marRight w:val="0"/>
          <w:marTop w:val="0"/>
          <w:marBottom w:val="0"/>
          <w:divBdr>
            <w:top w:val="none" w:sz="0" w:space="0" w:color="auto"/>
            <w:left w:val="none" w:sz="0" w:space="0" w:color="auto"/>
            <w:bottom w:val="none" w:sz="0" w:space="0" w:color="auto"/>
            <w:right w:val="none" w:sz="0" w:space="0" w:color="auto"/>
          </w:divBdr>
        </w:div>
        <w:div w:id="1598246034">
          <w:marLeft w:val="480"/>
          <w:marRight w:val="0"/>
          <w:marTop w:val="0"/>
          <w:marBottom w:val="0"/>
          <w:divBdr>
            <w:top w:val="none" w:sz="0" w:space="0" w:color="auto"/>
            <w:left w:val="none" w:sz="0" w:space="0" w:color="auto"/>
            <w:bottom w:val="none" w:sz="0" w:space="0" w:color="auto"/>
            <w:right w:val="none" w:sz="0" w:space="0" w:color="auto"/>
          </w:divBdr>
        </w:div>
        <w:div w:id="416248227">
          <w:marLeft w:val="480"/>
          <w:marRight w:val="0"/>
          <w:marTop w:val="0"/>
          <w:marBottom w:val="0"/>
          <w:divBdr>
            <w:top w:val="none" w:sz="0" w:space="0" w:color="auto"/>
            <w:left w:val="none" w:sz="0" w:space="0" w:color="auto"/>
            <w:bottom w:val="none" w:sz="0" w:space="0" w:color="auto"/>
            <w:right w:val="none" w:sz="0" w:space="0" w:color="auto"/>
          </w:divBdr>
        </w:div>
        <w:div w:id="847449869">
          <w:marLeft w:val="480"/>
          <w:marRight w:val="0"/>
          <w:marTop w:val="0"/>
          <w:marBottom w:val="0"/>
          <w:divBdr>
            <w:top w:val="none" w:sz="0" w:space="0" w:color="auto"/>
            <w:left w:val="none" w:sz="0" w:space="0" w:color="auto"/>
            <w:bottom w:val="none" w:sz="0" w:space="0" w:color="auto"/>
            <w:right w:val="none" w:sz="0" w:space="0" w:color="auto"/>
          </w:divBdr>
        </w:div>
        <w:div w:id="2091778612">
          <w:marLeft w:val="480"/>
          <w:marRight w:val="0"/>
          <w:marTop w:val="0"/>
          <w:marBottom w:val="0"/>
          <w:divBdr>
            <w:top w:val="none" w:sz="0" w:space="0" w:color="auto"/>
            <w:left w:val="none" w:sz="0" w:space="0" w:color="auto"/>
            <w:bottom w:val="none" w:sz="0" w:space="0" w:color="auto"/>
            <w:right w:val="none" w:sz="0" w:space="0" w:color="auto"/>
          </w:divBdr>
        </w:div>
        <w:div w:id="113908593">
          <w:marLeft w:val="480"/>
          <w:marRight w:val="0"/>
          <w:marTop w:val="0"/>
          <w:marBottom w:val="0"/>
          <w:divBdr>
            <w:top w:val="none" w:sz="0" w:space="0" w:color="auto"/>
            <w:left w:val="none" w:sz="0" w:space="0" w:color="auto"/>
            <w:bottom w:val="none" w:sz="0" w:space="0" w:color="auto"/>
            <w:right w:val="none" w:sz="0" w:space="0" w:color="auto"/>
          </w:divBdr>
        </w:div>
        <w:div w:id="1148286321">
          <w:marLeft w:val="480"/>
          <w:marRight w:val="0"/>
          <w:marTop w:val="0"/>
          <w:marBottom w:val="0"/>
          <w:divBdr>
            <w:top w:val="none" w:sz="0" w:space="0" w:color="auto"/>
            <w:left w:val="none" w:sz="0" w:space="0" w:color="auto"/>
            <w:bottom w:val="none" w:sz="0" w:space="0" w:color="auto"/>
            <w:right w:val="none" w:sz="0" w:space="0" w:color="auto"/>
          </w:divBdr>
        </w:div>
        <w:div w:id="622537037">
          <w:marLeft w:val="480"/>
          <w:marRight w:val="0"/>
          <w:marTop w:val="0"/>
          <w:marBottom w:val="0"/>
          <w:divBdr>
            <w:top w:val="none" w:sz="0" w:space="0" w:color="auto"/>
            <w:left w:val="none" w:sz="0" w:space="0" w:color="auto"/>
            <w:bottom w:val="none" w:sz="0" w:space="0" w:color="auto"/>
            <w:right w:val="none" w:sz="0" w:space="0" w:color="auto"/>
          </w:divBdr>
        </w:div>
        <w:div w:id="1995718518">
          <w:marLeft w:val="480"/>
          <w:marRight w:val="0"/>
          <w:marTop w:val="0"/>
          <w:marBottom w:val="0"/>
          <w:divBdr>
            <w:top w:val="none" w:sz="0" w:space="0" w:color="auto"/>
            <w:left w:val="none" w:sz="0" w:space="0" w:color="auto"/>
            <w:bottom w:val="none" w:sz="0" w:space="0" w:color="auto"/>
            <w:right w:val="none" w:sz="0" w:space="0" w:color="auto"/>
          </w:divBdr>
        </w:div>
        <w:div w:id="514081252">
          <w:marLeft w:val="480"/>
          <w:marRight w:val="0"/>
          <w:marTop w:val="0"/>
          <w:marBottom w:val="0"/>
          <w:divBdr>
            <w:top w:val="none" w:sz="0" w:space="0" w:color="auto"/>
            <w:left w:val="none" w:sz="0" w:space="0" w:color="auto"/>
            <w:bottom w:val="none" w:sz="0" w:space="0" w:color="auto"/>
            <w:right w:val="none" w:sz="0" w:space="0" w:color="auto"/>
          </w:divBdr>
        </w:div>
        <w:div w:id="1555505134">
          <w:marLeft w:val="480"/>
          <w:marRight w:val="0"/>
          <w:marTop w:val="0"/>
          <w:marBottom w:val="0"/>
          <w:divBdr>
            <w:top w:val="none" w:sz="0" w:space="0" w:color="auto"/>
            <w:left w:val="none" w:sz="0" w:space="0" w:color="auto"/>
            <w:bottom w:val="none" w:sz="0" w:space="0" w:color="auto"/>
            <w:right w:val="none" w:sz="0" w:space="0" w:color="auto"/>
          </w:divBdr>
        </w:div>
        <w:div w:id="2120295684">
          <w:marLeft w:val="480"/>
          <w:marRight w:val="0"/>
          <w:marTop w:val="0"/>
          <w:marBottom w:val="0"/>
          <w:divBdr>
            <w:top w:val="none" w:sz="0" w:space="0" w:color="auto"/>
            <w:left w:val="none" w:sz="0" w:space="0" w:color="auto"/>
            <w:bottom w:val="none" w:sz="0" w:space="0" w:color="auto"/>
            <w:right w:val="none" w:sz="0" w:space="0" w:color="auto"/>
          </w:divBdr>
        </w:div>
        <w:div w:id="276914005">
          <w:marLeft w:val="480"/>
          <w:marRight w:val="0"/>
          <w:marTop w:val="0"/>
          <w:marBottom w:val="0"/>
          <w:divBdr>
            <w:top w:val="none" w:sz="0" w:space="0" w:color="auto"/>
            <w:left w:val="none" w:sz="0" w:space="0" w:color="auto"/>
            <w:bottom w:val="none" w:sz="0" w:space="0" w:color="auto"/>
            <w:right w:val="none" w:sz="0" w:space="0" w:color="auto"/>
          </w:divBdr>
        </w:div>
        <w:div w:id="1622178205">
          <w:marLeft w:val="480"/>
          <w:marRight w:val="0"/>
          <w:marTop w:val="0"/>
          <w:marBottom w:val="0"/>
          <w:divBdr>
            <w:top w:val="none" w:sz="0" w:space="0" w:color="auto"/>
            <w:left w:val="none" w:sz="0" w:space="0" w:color="auto"/>
            <w:bottom w:val="none" w:sz="0" w:space="0" w:color="auto"/>
            <w:right w:val="none" w:sz="0" w:space="0" w:color="auto"/>
          </w:divBdr>
        </w:div>
        <w:div w:id="945844294">
          <w:marLeft w:val="480"/>
          <w:marRight w:val="0"/>
          <w:marTop w:val="0"/>
          <w:marBottom w:val="0"/>
          <w:divBdr>
            <w:top w:val="none" w:sz="0" w:space="0" w:color="auto"/>
            <w:left w:val="none" w:sz="0" w:space="0" w:color="auto"/>
            <w:bottom w:val="none" w:sz="0" w:space="0" w:color="auto"/>
            <w:right w:val="none" w:sz="0" w:space="0" w:color="auto"/>
          </w:divBdr>
        </w:div>
        <w:div w:id="1213226524">
          <w:marLeft w:val="480"/>
          <w:marRight w:val="0"/>
          <w:marTop w:val="0"/>
          <w:marBottom w:val="0"/>
          <w:divBdr>
            <w:top w:val="none" w:sz="0" w:space="0" w:color="auto"/>
            <w:left w:val="none" w:sz="0" w:space="0" w:color="auto"/>
            <w:bottom w:val="none" w:sz="0" w:space="0" w:color="auto"/>
            <w:right w:val="none" w:sz="0" w:space="0" w:color="auto"/>
          </w:divBdr>
        </w:div>
        <w:div w:id="2001762786">
          <w:marLeft w:val="480"/>
          <w:marRight w:val="0"/>
          <w:marTop w:val="0"/>
          <w:marBottom w:val="0"/>
          <w:divBdr>
            <w:top w:val="none" w:sz="0" w:space="0" w:color="auto"/>
            <w:left w:val="none" w:sz="0" w:space="0" w:color="auto"/>
            <w:bottom w:val="none" w:sz="0" w:space="0" w:color="auto"/>
            <w:right w:val="none" w:sz="0" w:space="0" w:color="auto"/>
          </w:divBdr>
        </w:div>
        <w:div w:id="264582173">
          <w:marLeft w:val="480"/>
          <w:marRight w:val="0"/>
          <w:marTop w:val="0"/>
          <w:marBottom w:val="0"/>
          <w:divBdr>
            <w:top w:val="none" w:sz="0" w:space="0" w:color="auto"/>
            <w:left w:val="none" w:sz="0" w:space="0" w:color="auto"/>
            <w:bottom w:val="none" w:sz="0" w:space="0" w:color="auto"/>
            <w:right w:val="none" w:sz="0" w:space="0" w:color="auto"/>
          </w:divBdr>
        </w:div>
        <w:div w:id="1460031326">
          <w:marLeft w:val="480"/>
          <w:marRight w:val="0"/>
          <w:marTop w:val="0"/>
          <w:marBottom w:val="0"/>
          <w:divBdr>
            <w:top w:val="none" w:sz="0" w:space="0" w:color="auto"/>
            <w:left w:val="none" w:sz="0" w:space="0" w:color="auto"/>
            <w:bottom w:val="none" w:sz="0" w:space="0" w:color="auto"/>
            <w:right w:val="none" w:sz="0" w:space="0" w:color="auto"/>
          </w:divBdr>
        </w:div>
        <w:div w:id="1507594533">
          <w:marLeft w:val="480"/>
          <w:marRight w:val="0"/>
          <w:marTop w:val="0"/>
          <w:marBottom w:val="0"/>
          <w:divBdr>
            <w:top w:val="none" w:sz="0" w:space="0" w:color="auto"/>
            <w:left w:val="none" w:sz="0" w:space="0" w:color="auto"/>
            <w:bottom w:val="none" w:sz="0" w:space="0" w:color="auto"/>
            <w:right w:val="none" w:sz="0" w:space="0" w:color="auto"/>
          </w:divBdr>
        </w:div>
        <w:div w:id="1461920541">
          <w:marLeft w:val="480"/>
          <w:marRight w:val="0"/>
          <w:marTop w:val="0"/>
          <w:marBottom w:val="0"/>
          <w:divBdr>
            <w:top w:val="none" w:sz="0" w:space="0" w:color="auto"/>
            <w:left w:val="none" w:sz="0" w:space="0" w:color="auto"/>
            <w:bottom w:val="none" w:sz="0" w:space="0" w:color="auto"/>
            <w:right w:val="none" w:sz="0" w:space="0" w:color="auto"/>
          </w:divBdr>
        </w:div>
        <w:div w:id="424232261">
          <w:marLeft w:val="480"/>
          <w:marRight w:val="0"/>
          <w:marTop w:val="0"/>
          <w:marBottom w:val="0"/>
          <w:divBdr>
            <w:top w:val="none" w:sz="0" w:space="0" w:color="auto"/>
            <w:left w:val="none" w:sz="0" w:space="0" w:color="auto"/>
            <w:bottom w:val="none" w:sz="0" w:space="0" w:color="auto"/>
            <w:right w:val="none" w:sz="0" w:space="0" w:color="auto"/>
          </w:divBdr>
        </w:div>
        <w:div w:id="386950413">
          <w:marLeft w:val="480"/>
          <w:marRight w:val="0"/>
          <w:marTop w:val="0"/>
          <w:marBottom w:val="0"/>
          <w:divBdr>
            <w:top w:val="none" w:sz="0" w:space="0" w:color="auto"/>
            <w:left w:val="none" w:sz="0" w:space="0" w:color="auto"/>
            <w:bottom w:val="none" w:sz="0" w:space="0" w:color="auto"/>
            <w:right w:val="none" w:sz="0" w:space="0" w:color="auto"/>
          </w:divBdr>
        </w:div>
        <w:div w:id="1144810634">
          <w:marLeft w:val="480"/>
          <w:marRight w:val="0"/>
          <w:marTop w:val="0"/>
          <w:marBottom w:val="0"/>
          <w:divBdr>
            <w:top w:val="none" w:sz="0" w:space="0" w:color="auto"/>
            <w:left w:val="none" w:sz="0" w:space="0" w:color="auto"/>
            <w:bottom w:val="none" w:sz="0" w:space="0" w:color="auto"/>
            <w:right w:val="none" w:sz="0" w:space="0" w:color="auto"/>
          </w:divBdr>
        </w:div>
        <w:div w:id="3675618">
          <w:marLeft w:val="480"/>
          <w:marRight w:val="0"/>
          <w:marTop w:val="0"/>
          <w:marBottom w:val="0"/>
          <w:divBdr>
            <w:top w:val="none" w:sz="0" w:space="0" w:color="auto"/>
            <w:left w:val="none" w:sz="0" w:space="0" w:color="auto"/>
            <w:bottom w:val="none" w:sz="0" w:space="0" w:color="auto"/>
            <w:right w:val="none" w:sz="0" w:space="0" w:color="auto"/>
          </w:divBdr>
        </w:div>
        <w:div w:id="256065685">
          <w:marLeft w:val="480"/>
          <w:marRight w:val="0"/>
          <w:marTop w:val="0"/>
          <w:marBottom w:val="0"/>
          <w:divBdr>
            <w:top w:val="none" w:sz="0" w:space="0" w:color="auto"/>
            <w:left w:val="none" w:sz="0" w:space="0" w:color="auto"/>
            <w:bottom w:val="none" w:sz="0" w:space="0" w:color="auto"/>
            <w:right w:val="none" w:sz="0" w:space="0" w:color="auto"/>
          </w:divBdr>
        </w:div>
        <w:div w:id="830565829">
          <w:marLeft w:val="480"/>
          <w:marRight w:val="0"/>
          <w:marTop w:val="0"/>
          <w:marBottom w:val="0"/>
          <w:divBdr>
            <w:top w:val="none" w:sz="0" w:space="0" w:color="auto"/>
            <w:left w:val="none" w:sz="0" w:space="0" w:color="auto"/>
            <w:bottom w:val="none" w:sz="0" w:space="0" w:color="auto"/>
            <w:right w:val="none" w:sz="0" w:space="0" w:color="auto"/>
          </w:divBdr>
        </w:div>
        <w:div w:id="1274823797">
          <w:marLeft w:val="480"/>
          <w:marRight w:val="0"/>
          <w:marTop w:val="0"/>
          <w:marBottom w:val="0"/>
          <w:divBdr>
            <w:top w:val="none" w:sz="0" w:space="0" w:color="auto"/>
            <w:left w:val="none" w:sz="0" w:space="0" w:color="auto"/>
            <w:bottom w:val="none" w:sz="0" w:space="0" w:color="auto"/>
            <w:right w:val="none" w:sz="0" w:space="0" w:color="auto"/>
          </w:divBdr>
        </w:div>
        <w:div w:id="1539392783">
          <w:marLeft w:val="480"/>
          <w:marRight w:val="0"/>
          <w:marTop w:val="0"/>
          <w:marBottom w:val="0"/>
          <w:divBdr>
            <w:top w:val="none" w:sz="0" w:space="0" w:color="auto"/>
            <w:left w:val="none" w:sz="0" w:space="0" w:color="auto"/>
            <w:bottom w:val="none" w:sz="0" w:space="0" w:color="auto"/>
            <w:right w:val="none" w:sz="0" w:space="0" w:color="auto"/>
          </w:divBdr>
        </w:div>
        <w:div w:id="1599560424">
          <w:marLeft w:val="480"/>
          <w:marRight w:val="0"/>
          <w:marTop w:val="0"/>
          <w:marBottom w:val="0"/>
          <w:divBdr>
            <w:top w:val="none" w:sz="0" w:space="0" w:color="auto"/>
            <w:left w:val="none" w:sz="0" w:space="0" w:color="auto"/>
            <w:bottom w:val="none" w:sz="0" w:space="0" w:color="auto"/>
            <w:right w:val="none" w:sz="0" w:space="0" w:color="auto"/>
          </w:divBdr>
        </w:div>
      </w:divsChild>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50006465">
      <w:bodyDiv w:val="1"/>
      <w:marLeft w:val="0"/>
      <w:marRight w:val="0"/>
      <w:marTop w:val="0"/>
      <w:marBottom w:val="0"/>
      <w:divBdr>
        <w:top w:val="none" w:sz="0" w:space="0" w:color="auto"/>
        <w:left w:val="none" w:sz="0" w:space="0" w:color="auto"/>
        <w:bottom w:val="none" w:sz="0" w:space="0" w:color="auto"/>
        <w:right w:val="none" w:sz="0" w:space="0" w:color="auto"/>
      </w:divBdr>
    </w:div>
    <w:div w:id="781799387">
      <w:bodyDiv w:val="1"/>
      <w:marLeft w:val="0"/>
      <w:marRight w:val="0"/>
      <w:marTop w:val="0"/>
      <w:marBottom w:val="0"/>
      <w:divBdr>
        <w:top w:val="none" w:sz="0" w:space="0" w:color="auto"/>
        <w:left w:val="none" w:sz="0" w:space="0" w:color="auto"/>
        <w:bottom w:val="none" w:sz="0" w:space="0" w:color="auto"/>
        <w:right w:val="none" w:sz="0" w:space="0" w:color="auto"/>
      </w:divBdr>
    </w:div>
    <w:div w:id="785975778">
      <w:bodyDiv w:val="1"/>
      <w:marLeft w:val="0"/>
      <w:marRight w:val="0"/>
      <w:marTop w:val="0"/>
      <w:marBottom w:val="0"/>
      <w:divBdr>
        <w:top w:val="none" w:sz="0" w:space="0" w:color="auto"/>
        <w:left w:val="none" w:sz="0" w:space="0" w:color="auto"/>
        <w:bottom w:val="none" w:sz="0" w:space="0" w:color="auto"/>
        <w:right w:val="none" w:sz="0" w:space="0" w:color="auto"/>
      </w:divBdr>
    </w:div>
    <w:div w:id="791241183">
      <w:bodyDiv w:val="1"/>
      <w:marLeft w:val="0"/>
      <w:marRight w:val="0"/>
      <w:marTop w:val="0"/>
      <w:marBottom w:val="0"/>
      <w:divBdr>
        <w:top w:val="none" w:sz="0" w:space="0" w:color="auto"/>
        <w:left w:val="none" w:sz="0" w:space="0" w:color="auto"/>
        <w:bottom w:val="none" w:sz="0" w:space="0" w:color="auto"/>
        <w:right w:val="none" w:sz="0" w:space="0" w:color="auto"/>
      </w:divBdr>
    </w:div>
    <w:div w:id="814104818">
      <w:bodyDiv w:val="1"/>
      <w:marLeft w:val="0"/>
      <w:marRight w:val="0"/>
      <w:marTop w:val="0"/>
      <w:marBottom w:val="0"/>
      <w:divBdr>
        <w:top w:val="none" w:sz="0" w:space="0" w:color="auto"/>
        <w:left w:val="none" w:sz="0" w:space="0" w:color="auto"/>
        <w:bottom w:val="none" w:sz="0" w:space="0" w:color="auto"/>
        <w:right w:val="none" w:sz="0" w:space="0" w:color="auto"/>
      </w:divBdr>
    </w:div>
    <w:div w:id="816335371">
      <w:bodyDiv w:val="1"/>
      <w:marLeft w:val="0"/>
      <w:marRight w:val="0"/>
      <w:marTop w:val="0"/>
      <w:marBottom w:val="0"/>
      <w:divBdr>
        <w:top w:val="none" w:sz="0" w:space="0" w:color="auto"/>
        <w:left w:val="none" w:sz="0" w:space="0" w:color="auto"/>
        <w:bottom w:val="none" w:sz="0" w:space="0" w:color="auto"/>
        <w:right w:val="none" w:sz="0" w:space="0" w:color="auto"/>
      </w:divBdr>
    </w:div>
    <w:div w:id="816385307">
      <w:bodyDiv w:val="1"/>
      <w:marLeft w:val="0"/>
      <w:marRight w:val="0"/>
      <w:marTop w:val="0"/>
      <w:marBottom w:val="0"/>
      <w:divBdr>
        <w:top w:val="none" w:sz="0" w:space="0" w:color="auto"/>
        <w:left w:val="none" w:sz="0" w:space="0" w:color="auto"/>
        <w:bottom w:val="none" w:sz="0" w:space="0" w:color="auto"/>
        <w:right w:val="none" w:sz="0" w:space="0" w:color="auto"/>
      </w:divBdr>
      <w:divsChild>
        <w:div w:id="2135634687">
          <w:marLeft w:val="480"/>
          <w:marRight w:val="0"/>
          <w:marTop w:val="0"/>
          <w:marBottom w:val="0"/>
          <w:divBdr>
            <w:top w:val="none" w:sz="0" w:space="0" w:color="auto"/>
            <w:left w:val="none" w:sz="0" w:space="0" w:color="auto"/>
            <w:bottom w:val="none" w:sz="0" w:space="0" w:color="auto"/>
            <w:right w:val="none" w:sz="0" w:space="0" w:color="auto"/>
          </w:divBdr>
        </w:div>
        <w:div w:id="2043824818">
          <w:marLeft w:val="480"/>
          <w:marRight w:val="0"/>
          <w:marTop w:val="0"/>
          <w:marBottom w:val="0"/>
          <w:divBdr>
            <w:top w:val="none" w:sz="0" w:space="0" w:color="auto"/>
            <w:left w:val="none" w:sz="0" w:space="0" w:color="auto"/>
            <w:bottom w:val="none" w:sz="0" w:space="0" w:color="auto"/>
            <w:right w:val="none" w:sz="0" w:space="0" w:color="auto"/>
          </w:divBdr>
        </w:div>
        <w:div w:id="798455026">
          <w:marLeft w:val="480"/>
          <w:marRight w:val="0"/>
          <w:marTop w:val="0"/>
          <w:marBottom w:val="0"/>
          <w:divBdr>
            <w:top w:val="none" w:sz="0" w:space="0" w:color="auto"/>
            <w:left w:val="none" w:sz="0" w:space="0" w:color="auto"/>
            <w:bottom w:val="none" w:sz="0" w:space="0" w:color="auto"/>
            <w:right w:val="none" w:sz="0" w:space="0" w:color="auto"/>
          </w:divBdr>
        </w:div>
        <w:div w:id="52626298">
          <w:marLeft w:val="480"/>
          <w:marRight w:val="0"/>
          <w:marTop w:val="0"/>
          <w:marBottom w:val="0"/>
          <w:divBdr>
            <w:top w:val="none" w:sz="0" w:space="0" w:color="auto"/>
            <w:left w:val="none" w:sz="0" w:space="0" w:color="auto"/>
            <w:bottom w:val="none" w:sz="0" w:space="0" w:color="auto"/>
            <w:right w:val="none" w:sz="0" w:space="0" w:color="auto"/>
          </w:divBdr>
        </w:div>
        <w:div w:id="1781141894">
          <w:marLeft w:val="480"/>
          <w:marRight w:val="0"/>
          <w:marTop w:val="0"/>
          <w:marBottom w:val="0"/>
          <w:divBdr>
            <w:top w:val="none" w:sz="0" w:space="0" w:color="auto"/>
            <w:left w:val="none" w:sz="0" w:space="0" w:color="auto"/>
            <w:bottom w:val="none" w:sz="0" w:space="0" w:color="auto"/>
            <w:right w:val="none" w:sz="0" w:space="0" w:color="auto"/>
          </w:divBdr>
        </w:div>
        <w:div w:id="1477184022">
          <w:marLeft w:val="480"/>
          <w:marRight w:val="0"/>
          <w:marTop w:val="0"/>
          <w:marBottom w:val="0"/>
          <w:divBdr>
            <w:top w:val="none" w:sz="0" w:space="0" w:color="auto"/>
            <w:left w:val="none" w:sz="0" w:space="0" w:color="auto"/>
            <w:bottom w:val="none" w:sz="0" w:space="0" w:color="auto"/>
            <w:right w:val="none" w:sz="0" w:space="0" w:color="auto"/>
          </w:divBdr>
        </w:div>
        <w:div w:id="1920283677">
          <w:marLeft w:val="480"/>
          <w:marRight w:val="0"/>
          <w:marTop w:val="0"/>
          <w:marBottom w:val="0"/>
          <w:divBdr>
            <w:top w:val="none" w:sz="0" w:space="0" w:color="auto"/>
            <w:left w:val="none" w:sz="0" w:space="0" w:color="auto"/>
            <w:bottom w:val="none" w:sz="0" w:space="0" w:color="auto"/>
            <w:right w:val="none" w:sz="0" w:space="0" w:color="auto"/>
          </w:divBdr>
        </w:div>
        <w:div w:id="1201086505">
          <w:marLeft w:val="480"/>
          <w:marRight w:val="0"/>
          <w:marTop w:val="0"/>
          <w:marBottom w:val="0"/>
          <w:divBdr>
            <w:top w:val="none" w:sz="0" w:space="0" w:color="auto"/>
            <w:left w:val="none" w:sz="0" w:space="0" w:color="auto"/>
            <w:bottom w:val="none" w:sz="0" w:space="0" w:color="auto"/>
            <w:right w:val="none" w:sz="0" w:space="0" w:color="auto"/>
          </w:divBdr>
        </w:div>
        <w:div w:id="1562983153">
          <w:marLeft w:val="480"/>
          <w:marRight w:val="0"/>
          <w:marTop w:val="0"/>
          <w:marBottom w:val="0"/>
          <w:divBdr>
            <w:top w:val="none" w:sz="0" w:space="0" w:color="auto"/>
            <w:left w:val="none" w:sz="0" w:space="0" w:color="auto"/>
            <w:bottom w:val="none" w:sz="0" w:space="0" w:color="auto"/>
            <w:right w:val="none" w:sz="0" w:space="0" w:color="auto"/>
          </w:divBdr>
        </w:div>
        <w:div w:id="1411270159">
          <w:marLeft w:val="480"/>
          <w:marRight w:val="0"/>
          <w:marTop w:val="0"/>
          <w:marBottom w:val="0"/>
          <w:divBdr>
            <w:top w:val="none" w:sz="0" w:space="0" w:color="auto"/>
            <w:left w:val="none" w:sz="0" w:space="0" w:color="auto"/>
            <w:bottom w:val="none" w:sz="0" w:space="0" w:color="auto"/>
            <w:right w:val="none" w:sz="0" w:space="0" w:color="auto"/>
          </w:divBdr>
        </w:div>
        <w:div w:id="1398897257">
          <w:marLeft w:val="480"/>
          <w:marRight w:val="0"/>
          <w:marTop w:val="0"/>
          <w:marBottom w:val="0"/>
          <w:divBdr>
            <w:top w:val="none" w:sz="0" w:space="0" w:color="auto"/>
            <w:left w:val="none" w:sz="0" w:space="0" w:color="auto"/>
            <w:bottom w:val="none" w:sz="0" w:space="0" w:color="auto"/>
            <w:right w:val="none" w:sz="0" w:space="0" w:color="auto"/>
          </w:divBdr>
        </w:div>
        <w:div w:id="913703715">
          <w:marLeft w:val="480"/>
          <w:marRight w:val="0"/>
          <w:marTop w:val="0"/>
          <w:marBottom w:val="0"/>
          <w:divBdr>
            <w:top w:val="none" w:sz="0" w:space="0" w:color="auto"/>
            <w:left w:val="none" w:sz="0" w:space="0" w:color="auto"/>
            <w:bottom w:val="none" w:sz="0" w:space="0" w:color="auto"/>
            <w:right w:val="none" w:sz="0" w:space="0" w:color="auto"/>
          </w:divBdr>
        </w:div>
        <w:div w:id="1511213162">
          <w:marLeft w:val="480"/>
          <w:marRight w:val="0"/>
          <w:marTop w:val="0"/>
          <w:marBottom w:val="0"/>
          <w:divBdr>
            <w:top w:val="none" w:sz="0" w:space="0" w:color="auto"/>
            <w:left w:val="none" w:sz="0" w:space="0" w:color="auto"/>
            <w:bottom w:val="none" w:sz="0" w:space="0" w:color="auto"/>
            <w:right w:val="none" w:sz="0" w:space="0" w:color="auto"/>
          </w:divBdr>
        </w:div>
        <w:div w:id="626396000">
          <w:marLeft w:val="480"/>
          <w:marRight w:val="0"/>
          <w:marTop w:val="0"/>
          <w:marBottom w:val="0"/>
          <w:divBdr>
            <w:top w:val="none" w:sz="0" w:space="0" w:color="auto"/>
            <w:left w:val="none" w:sz="0" w:space="0" w:color="auto"/>
            <w:bottom w:val="none" w:sz="0" w:space="0" w:color="auto"/>
            <w:right w:val="none" w:sz="0" w:space="0" w:color="auto"/>
          </w:divBdr>
        </w:div>
        <w:div w:id="1922834455">
          <w:marLeft w:val="480"/>
          <w:marRight w:val="0"/>
          <w:marTop w:val="0"/>
          <w:marBottom w:val="0"/>
          <w:divBdr>
            <w:top w:val="none" w:sz="0" w:space="0" w:color="auto"/>
            <w:left w:val="none" w:sz="0" w:space="0" w:color="auto"/>
            <w:bottom w:val="none" w:sz="0" w:space="0" w:color="auto"/>
            <w:right w:val="none" w:sz="0" w:space="0" w:color="auto"/>
          </w:divBdr>
        </w:div>
        <w:div w:id="820003625">
          <w:marLeft w:val="480"/>
          <w:marRight w:val="0"/>
          <w:marTop w:val="0"/>
          <w:marBottom w:val="0"/>
          <w:divBdr>
            <w:top w:val="none" w:sz="0" w:space="0" w:color="auto"/>
            <w:left w:val="none" w:sz="0" w:space="0" w:color="auto"/>
            <w:bottom w:val="none" w:sz="0" w:space="0" w:color="auto"/>
            <w:right w:val="none" w:sz="0" w:space="0" w:color="auto"/>
          </w:divBdr>
        </w:div>
        <w:div w:id="183130607">
          <w:marLeft w:val="480"/>
          <w:marRight w:val="0"/>
          <w:marTop w:val="0"/>
          <w:marBottom w:val="0"/>
          <w:divBdr>
            <w:top w:val="none" w:sz="0" w:space="0" w:color="auto"/>
            <w:left w:val="none" w:sz="0" w:space="0" w:color="auto"/>
            <w:bottom w:val="none" w:sz="0" w:space="0" w:color="auto"/>
            <w:right w:val="none" w:sz="0" w:space="0" w:color="auto"/>
          </w:divBdr>
        </w:div>
        <w:div w:id="1342078033">
          <w:marLeft w:val="480"/>
          <w:marRight w:val="0"/>
          <w:marTop w:val="0"/>
          <w:marBottom w:val="0"/>
          <w:divBdr>
            <w:top w:val="none" w:sz="0" w:space="0" w:color="auto"/>
            <w:left w:val="none" w:sz="0" w:space="0" w:color="auto"/>
            <w:bottom w:val="none" w:sz="0" w:space="0" w:color="auto"/>
            <w:right w:val="none" w:sz="0" w:space="0" w:color="auto"/>
          </w:divBdr>
        </w:div>
        <w:div w:id="1675255789">
          <w:marLeft w:val="480"/>
          <w:marRight w:val="0"/>
          <w:marTop w:val="0"/>
          <w:marBottom w:val="0"/>
          <w:divBdr>
            <w:top w:val="none" w:sz="0" w:space="0" w:color="auto"/>
            <w:left w:val="none" w:sz="0" w:space="0" w:color="auto"/>
            <w:bottom w:val="none" w:sz="0" w:space="0" w:color="auto"/>
            <w:right w:val="none" w:sz="0" w:space="0" w:color="auto"/>
          </w:divBdr>
        </w:div>
        <w:div w:id="1047340247">
          <w:marLeft w:val="480"/>
          <w:marRight w:val="0"/>
          <w:marTop w:val="0"/>
          <w:marBottom w:val="0"/>
          <w:divBdr>
            <w:top w:val="none" w:sz="0" w:space="0" w:color="auto"/>
            <w:left w:val="none" w:sz="0" w:space="0" w:color="auto"/>
            <w:bottom w:val="none" w:sz="0" w:space="0" w:color="auto"/>
            <w:right w:val="none" w:sz="0" w:space="0" w:color="auto"/>
          </w:divBdr>
        </w:div>
        <w:div w:id="1685352808">
          <w:marLeft w:val="480"/>
          <w:marRight w:val="0"/>
          <w:marTop w:val="0"/>
          <w:marBottom w:val="0"/>
          <w:divBdr>
            <w:top w:val="none" w:sz="0" w:space="0" w:color="auto"/>
            <w:left w:val="none" w:sz="0" w:space="0" w:color="auto"/>
            <w:bottom w:val="none" w:sz="0" w:space="0" w:color="auto"/>
            <w:right w:val="none" w:sz="0" w:space="0" w:color="auto"/>
          </w:divBdr>
        </w:div>
        <w:div w:id="1151405368">
          <w:marLeft w:val="480"/>
          <w:marRight w:val="0"/>
          <w:marTop w:val="0"/>
          <w:marBottom w:val="0"/>
          <w:divBdr>
            <w:top w:val="none" w:sz="0" w:space="0" w:color="auto"/>
            <w:left w:val="none" w:sz="0" w:space="0" w:color="auto"/>
            <w:bottom w:val="none" w:sz="0" w:space="0" w:color="auto"/>
            <w:right w:val="none" w:sz="0" w:space="0" w:color="auto"/>
          </w:divBdr>
        </w:div>
        <w:div w:id="573322087">
          <w:marLeft w:val="480"/>
          <w:marRight w:val="0"/>
          <w:marTop w:val="0"/>
          <w:marBottom w:val="0"/>
          <w:divBdr>
            <w:top w:val="none" w:sz="0" w:space="0" w:color="auto"/>
            <w:left w:val="none" w:sz="0" w:space="0" w:color="auto"/>
            <w:bottom w:val="none" w:sz="0" w:space="0" w:color="auto"/>
            <w:right w:val="none" w:sz="0" w:space="0" w:color="auto"/>
          </w:divBdr>
        </w:div>
        <w:div w:id="421147631">
          <w:marLeft w:val="480"/>
          <w:marRight w:val="0"/>
          <w:marTop w:val="0"/>
          <w:marBottom w:val="0"/>
          <w:divBdr>
            <w:top w:val="none" w:sz="0" w:space="0" w:color="auto"/>
            <w:left w:val="none" w:sz="0" w:space="0" w:color="auto"/>
            <w:bottom w:val="none" w:sz="0" w:space="0" w:color="auto"/>
            <w:right w:val="none" w:sz="0" w:space="0" w:color="auto"/>
          </w:divBdr>
        </w:div>
        <w:div w:id="1620648292">
          <w:marLeft w:val="480"/>
          <w:marRight w:val="0"/>
          <w:marTop w:val="0"/>
          <w:marBottom w:val="0"/>
          <w:divBdr>
            <w:top w:val="none" w:sz="0" w:space="0" w:color="auto"/>
            <w:left w:val="none" w:sz="0" w:space="0" w:color="auto"/>
            <w:bottom w:val="none" w:sz="0" w:space="0" w:color="auto"/>
            <w:right w:val="none" w:sz="0" w:space="0" w:color="auto"/>
          </w:divBdr>
        </w:div>
        <w:div w:id="95056336">
          <w:marLeft w:val="480"/>
          <w:marRight w:val="0"/>
          <w:marTop w:val="0"/>
          <w:marBottom w:val="0"/>
          <w:divBdr>
            <w:top w:val="none" w:sz="0" w:space="0" w:color="auto"/>
            <w:left w:val="none" w:sz="0" w:space="0" w:color="auto"/>
            <w:bottom w:val="none" w:sz="0" w:space="0" w:color="auto"/>
            <w:right w:val="none" w:sz="0" w:space="0" w:color="auto"/>
          </w:divBdr>
        </w:div>
        <w:div w:id="1577864468">
          <w:marLeft w:val="480"/>
          <w:marRight w:val="0"/>
          <w:marTop w:val="0"/>
          <w:marBottom w:val="0"/>
          <w:divBdr>
            <w:top w:val="none" w:sz="0" w:space="0" w:color="auto"/>
            <w:left w:val="none" w:sz="0" w:space="0" w:color="auto"/>
            <w:bottom w:val="none" w:sz="0" w:space="0" w:color="auto"/>
            <w:right w:val="none" w:sz="0" w:space="0" w:color="auto"/>
          </w:divBdr>
        </w:div>
        <w:div w:id="157045313">
          <w:marLeft w:val="480"/>
          <w:marRight w:val="0"/>
          <w:marTop w:val="0"/>
          <w:marBottom w:val="0"/>
          <w:divBdr>
            <w:top w:val="none" w:sz="0" w:space="0" w:color="auto"/>
            <w:left w:val="none" w:sz="0" w:space="0" w:color="auto"/>
            <w:bottom w:val="none" w:sz="0" w:space="0" w:color="auto"/>
            <w:right w:val="none" w:sz="0" w:space="0" w:color="auto"/>
          </w:divBdr>
        </w:div>
        <w:div w:id="559099850">
          <w:marLeft w:val="480"/>
          <w:marRight w:val="0"/>
          <w:marTop w:val="0"/>
          <w:marBottom w:val="0"/>
          <w:divBdr>
            <w:top w:val="none" w:sz="0" w:space="0" w:color="auto"/>
            <w:left w:val="none" w:sz="0" w:space="0" w:color="auto"/>
            <w:bottom w:val="none" w:sz="0" w:space="0" w:color="auto"/>
            <w:right w:val="none" w:sz="0" w:space="0" w:color="auto"/>
          </w:divBdr>
        </w:div>
        <w:div w:id="2080248711">
          <w:marLeft w:val="480"/>
          <w:marRight w:val="0"/>
          <w:marTop w:val="0"/>
          <w:marBottom w:val="0"/>
          <w:divBdr>
            <w:top w:val="none" w:sz="0" w:space="0" w:color="auto"/>
            <w:left w:val="none" w:sz="0" w:space="0" w:color="auto"/>
            <w:bottom w:val="none" w:sz="0" w:space="0" w:color="auto"/>
            <w:right w:val="none" w:sz="0" w:space="0" w:color="auto"/>
          </w:divBdr>
        </w:div>
        <w:div w:id="708653216">
          <w:marLeft w:val="480"/>
          <w:marRight w:val="0"/>
          <w:marTop w:val="0"/>
          <w:marBottom w:val="0"/>
          <w:divBdr>
            <w:top w:val="none" w:sz="0" w:space="0" w:color="auto"/>
            <w:left w:val="none" w:sz="0" w:space="0" w:color="auto"/>
            <w:bottom w:val="none" w:sz="0" w:space="0" w:color="auto"/>
            <w:right w:val="none" w:sz="0" w:space="0" w:color="auto"/>
          </w:divBdr>
        </w:div>
        <w:div w:id="1982689829">
          <w:marLeft w:val="480"/>
          <w:marRight w:val="0"/>
          <w:marTop w:val="0"/>
          <w:marBottom w:val="0"/>
          <w:divBdr>
            <w:top w:val="none" w:sz="0" w:space="0" w:color="auto"/>
            <w:left w:val="none" w:sz="0" w:space="0" w:color="auto"/>
            <w:bottom w:val="none" w:sz="0" w:space="0" w:color="auto"/>
            <w:right w:val="none" w:sz="0" w:space="0" w:color="auto"/>
          </w:divBdr>
        </w:div>
        <w:div w:id="464472487">
          <w:marLeft w:val="480"/>
          <w:marRight w:val="0"/>
          <w:marTop w:val="0"/>
          <w:marBottom w:val="0"/>
          <w:divBdr>
            <w:top w:val="none" w:sz="0" w:space="0" w:color="auto"/>
            <w:left w:val="none" w:sz="0" w:space="0" w:color="auto"/>
            <w:bottom w:val="none" w:sz="0" w:space="0" w:color="auto"/>
            <w:right w:val="none" w:sz="0" w:space="0" w:color="auto"/>
          </w:divBdr>
        </w:div>
        <w:div w:id="601764009">
          <w:marLeft w:val="480"/>
          <w:marRight w:val="0"/>
          <w:marTop w:val="0"/>
          <w:marBottom w:val="0"/>
          <w:divBdr>
            <w:top w:val="none" w:sz="0" w:space="0" w:color="auto"/>
            <w:left w:val="none" w:sz="0" w:space="0" w:color="auto"/>
            <w:bottom w:val="none" w:sz="0" w:space="0" w:color="auto"/>
            <w:right w:val="none" w:sz="0" w:space="0" w:color="auto"/>
          </w:divBdr>
        </w:div>
        <w:div w:id="1292663429">
          <w:marLeft w:val="480"/>
          <w:marRight w:val="0"/>
          <w:marTop w:val="0"/>
          <w:marBottom w:val="0"/>
          <w:divBdr>
            <w:top w:val="none" w:sz="0" w:space="0" w:color="auto"/>
            <w:left w:val="none" w:sz="0" w:space="0" w:color="auto"/>
            <w:bottom w:val="none" w:sz="0" w:space="0" w:color="auto"/>
            <w:right w:val="none" w:sz="0" w:space="0" w:color="auto"/>
          </w:divBdr>
        </w:div>
        <w:div w:id="2109617954">
          <w:marLeft w:val="480"/>
          <w:marRight w:val="0"/>
          <w:marTop w:val="0"/>
          <w:marBottom w:val="0"/>
          <w:divBdr>
            <w:top w:val="none" w:sz="0" w:space="0" w:color="auto"/>
            <w:left w:val="none" w:sz="0" w:space="0" w:color="auto"/>
            <w:bottom w:val="none" w:sz="0" w:space="0" w:color="auto"/>
            <w:right w:val="none" w:sz="0" w:space="0" w:color="auto"/>
          </w:divBdr>
        </w:div>
        <w:div w:id="693267287">
          <w:marLeft w:val="480"/>
          <w:marRight w:val="0"/>
          <w:marTop w:val="0"/>
          <w:marBottom w:val="0"/>
          <w:divBdr>
            <w:top w:val="none" w:sz="0" w:space="0" w:color="auto"/>
            <w:left w:val="none" w:sz="0" w:space="0" w:color="auto"/>
            <w:bottom w:val="none" w:sz="0" w:space="0" w:color="auto"/>
            <w:right w:val="none" w:sz="0" w:space="0" w:color="auto"/>
          </w:divBdr>
        </w:div>
        <w:div w:id="463892884">
          <w:marLeft w:val="480"/>
          <w:marRight w:val="0"/>
          <w:marTop w:val="0"/>
          <w:marBottom w:val="0"/>
          <w:divBdr>
            <w:top w:val="none" w:sz="0" w:space="0" w:color="auto"/>
            <w:left w:val="none" w:sz="0" w:space="0" w:color="auto"/>
            <w:bottom w:val="none" w:sz="0" w:space="0" w:color="auto"/>
            <w:right w:val="none" w:sz="0" w:space="0" w:color="auto"/>
          </w:divBdr>
        </w:div>
        <w:div w:id="1784183764">
          <w:marLeft w:val="480"/>
          <w:marRight w:val="0"/>
          <w:marTop w:val="0"/>
          <w:marBottom w:val="0"/>
          <w:divBdr>
            <w:top w:val="none" w:sz="0" w:space="0" w:color="auto"/>
            <w:left w:val="none" w:sz="0" w:space="0" w:color="auto"/>
            <w:bottom w:val="none" w:sz="0" w:space="0" w:color="auto"/>
            <w:right w:val="none" w:sz="0" w:space="0" w:color="auto"/>
          </w:divBdr>
        </w:div>
        <w:div w:id="430705412">
          <w:marLeft w:val="480"/>
          <w:marRight w:val="0"/>
          <w:marTop w:val="0"/>
          <w:marBottom w:val="0"/>
          <w:divBdr>
            <w:top w:val="none" w:sz="0" w:space="0" w:color="auto"/>
            <w:left w:val="none" w:sz="0" w:space="0" w:color="auto"/>
            <w:bottom w:val="none" w:sz="0" w:space="0" w:color="auto"/>
            <w:right w:val="none" w:sz="0" w:space="0" w:color="auto"/>
          </w:divBdr>
        </w:div>
        <w:div w:id="374819385">
          <w:marLeft w:val="480"/>
          <w:marRight w:val="0"/>
          <w:marTop w:val="0"/>
          <w:marBottom w:val="0"/>
          <w:divBdr>
            <w:top w:val="none" w:sz="0" w:space="0" w:color="auto"/>
            <w:left w:val="none" w:sz="0" w:space="0" w:color="auto"/>
            <w:bottom w:val="none" w:sz="0" w:space="0" w:color="auto"/>
            <w:right w:val="none" w:sz="0" w:space="0" w:color="auto"/>
          </w:divBdr>
        </w:div>
        <w:div w:id="283778163">
          <w:marLeft w:val="480"/>
          <w:marRight w:val="0"/>
          <w:marTop w:val="0"/>
          <w:marBottom w:val="0"/>
          <w:divBdr>
            <w:top w:val="none" w:sz="0" w:space="0" w:color="auto"/>
            <w:left w:val="none" w:sz="0" w:space="0" w:color="auto"/>
            <w:bottom w:val="none" w:sz="0" w:space="0" w:color="auto"/>
            <w:right w:val="none" w:sz="0" w:space="0" w:color="auto"/>
          </w:divBdr>
        </w:div>
        <w:div w:id="1742865818">
          <w:marLeft w:val="480"/>
          <w:marRight w:val="0"/>
          <w:marTop w:val="0"/>
          <w:marBottom w:val="0"/>
          <w:divBdr>
            <w:top w:val="none" w:sz="0" w:space="0" w:color="auto"/>
            <w:left w:val="none" w:sz="0" w:space="0" w:color="auto"/>
            <w:bottom w:val="none" w:sz="0" w:space="0" w:color="auto"/>
            <w:right w:val="none" w:sz="0" w:space="0" w:color="auto"/>
          </w:divBdr>
        </w:div>
        <w:div w:id="1921285574">
          <w:marLeft w:val="480"/>
          <w:marRight w:val="0"/>
          <w:marTop w:val="0"/>
          <w:marBottom w:val="0"/>
          <w:divBdr>
            <w:top w:val="none" w:sz="0" w:space="0" w:color="auto"/>
            <w:left w:val="none" w:sz="0" w:space="0" w:color="auto"/>
            <w:bottom w:val="none" w:sz="0" w:space="0" w:color="auto"/>
            <w:right w:val="none" w:sz="0" w:space="0" w:color="auto"/>
          </w:divBdr>
        </w:div>
        <w:div w:id="935940179">
          <w:marLeft w:val="480"/>
          <w:marRight w:val="0"/>
          <w:marTop w:val="0"/>
          <w:marBottom w:val="0"/>
          <w:divBdr>
            <w:top w:val="none" w:sz="0" w:space="0" w:color="auto"/>
            <w:left w:val="none" w:sz="0" w:space="0" w:color="auto"/>
            <w:bottom w:val="none" w:sz="0" w:space="0" w:color="auto"/>
            <w:right w:val="none" w:sz="0" w:space="0" w:color="auto"/>
          </w:divBdr>
        </w:div>
        <w:div w:id="358749710">
          <w:marLeft w:val="480"/>
          <w:marRight w:val="0"/>
          <w:marTop w:val="0"/>
          <w:marBottom w:val="0"/>
          <w:divBdr>
            <w:top w:val="none" w:sz="0" w:space="0" w:color="auto"/>
            <w:left w:val="none" w:sz="0" w:space="0" w:color="auto"/>
            <w:bottom w:val="none" w:sz="0" w:space="0" w:color="auto"/>
            <w:right w:val="none" w:sz="0" w:space="0" w:color="auto"/>
          </w:divBdr>
        </w:div>
        <w:div w:id="560022849">
          <w:marLeft w:val="480"/>
          <w:marRight w:val="0"/>
          <w:marTop w:val="0"/>
          <w:marBottom w:val="0"/>
          <w:divBdr>
            <w:top w:val="none" w:sz="0" w:space="0" w:color="auto"/>
            <w:left w:val="none" w:sz="0" w:space="0" w:color="auto"/>
            <w:bottom w:val="none" w:sz="0" w:space="0" w:color="auto"/>
            <w:right w:val="none" w:sz="0" w:space="0" w:color="auto"/>
          </w:divBdr>
        </w:div>
        <w:div w:id="2023435939">
          <w:marLeft w:val="480"/>
          <w:marRight w:val="0"/>
          <w:marTop w:val="0"/>
          <w:marBottom w:val="0"/>
          <w:divBdr>
            <w:top w:val="none" w:sz="0" w:space="0" w:color="auto"/>
            <w:left w:val="none" w:sz="0" w:space="0" w:color="auto"/>
            <w:bottom w:val="none" w:sz="0" w:space="0" w:color="auto"/>
            <w:right w:val="none" w:sz="0" w:space="0" w:color="auto"/>
          </w:divBdr>
        </w:div>
        <w:div w:id="638530999">
          <w:marLeft w:val="480"/>
          <w:marRight w:val="0"/>
          <w:marTop w:val="0"/>
          <w:marBottom w:val="0"/>
          <w:divBdr>
            <w:top w:val="none" w:sz="0" w:space="0" w:color="auto"/>
            <w:left w:val="none" w:sz="0" w:space="0" w:color="auto"/>
            <w:bottom w:val="none" w:sz="0" w:space="0" w:color="auto"/>
            <w:right w:val="none" w:sz="0" w:space="0" w:color="auto"/>
          </w:divBdr>
        </w:div>
        <w:div w:id="1384983664">
          <w:marLeft w:val="480"/>
          <w:marRight w:val="0"/>
          <w:marTop w:val="0"/>
          <w:marBottom w:val="0"/>
          <w:divBdr>
            <w:top w:val="none" w:sz="0" w:space="0" w:color="auto"/>
            <w:left w:val="none" w:sz="0" w:space="0" w:color="auto"/>
            <w:bottom w:val="none" w:sz="0" w:space="0" w:color="auto"/>
            <w:right w:val="none" w:sz="0" w:space="0" w:color="auto"/>
          </w:divBdr>
        </w:div>
        <w:div w:id="1424641242">
          <w:marLeft w:val="480"/>
          <w:marRight w:val="0"/>
          <w:marTop w:val="0"/>
          <w:marBottom w:val="0"/>
          <w:divBdr>
            <w:top w:val="none" w:sz="0" w:space="0" w:color="auto"/>
            <w:left w:val="none" w:sz="0" w:space="0" w:color="auto"/>
            <w:bottom w:val="none" w:sz="0" w:space="0" w:color="auto"/>
            <w:right w:val="none" w:sz="0" w:space="0" w:color="auto"/>
          </w:divBdr>
        </w:div>
        <w:div w:id="1519850769">
          <w:marLeft w:val="480"/>
          <w:marRight w:val="0"/>
          <w:marTop w:val="0"/>
          <w:marBottom w:val="0"/>
          <w:divBdr>
            <w:top w:val="none" w:sz="0" w:space="0" w:color="auto"/>
            <w:left w:val="none" w:sz="0" w:space="0" w:color="auto"/>
            <w:bottom w:val="none" w:sz="0" w:space="0" w:color="auto"/>
            <w:right w:val="none" w:sz="0" w:space="0" w:color="auto"/>
          </w:divBdr>
        </w:div>
        <w:div w:id="762456493">
          <w:marLeft w:val="480"/>
          <w:marRight w:val="0"/>
          <w:marTop w:val="0"/>
          <w:marBottom w:val="0"/>
          <w:divBdr>
            <w:top w:val="none" w:sz="0" w:space="0" w:color="auto"/>
            <w:left w:val="none" w:sz="0" w:space="0" w:color="auto"/>
            <w:bottom w:val="none" w:sz="0" w:space="0" w:color="auto"/>
            <w:right w:val="none" w:sz="0" w:space="0" w:color="auto"/>
          </w:divBdr>
        </w:div>
        <w:div w:id="1722437954">
          <w:marLeft w:val="480"/>
          <w:marRight w:val="0"/>
          <w:marTop w:val="0"/>
          <w:marBottom w:val="0"/>
          <w:divBdr>
            <w:top w:val="none" w:sz="0" w:space="0" w:color="auto"/>
            <w:left w:val="none" w:sz="0" w:space="0" w:color="auto"/>
            <w:bottom w:val="none" w:sz="0" w:space="0" w:color="auto"/>
            <w:right w:val="none" w:sz="0" w:space="0" w:color="auto"/>
          </w:divBdr>
        </w:div>
        <w:div w:id="1948536035">
          <w:marLeft w:val="480"/>
          <w:marRight w:val="0"/>
          <w:marTop w:val="0"/>
          <w:marBottom w:val="0"/>
          <w:divBdr>
            <w:top w:val="none" w:sz="0" w:space="0" w:color="auto"/>
            <w:left w:val="none" w:sz="0" w:space="0" w:color="auto"/>
            <w:bottom w:val="none" w:sz="0" w:space="0" w:color="auto"/>
            <w:right w:val="none" w:sz="0" w:space="0" w:color="auto"/>
          </w:divBdr>
        </w:div>
        <w:div w:id="764806341">
          <w:marLeft w:val="480"/>
          <w:marRight w:val="0"/>
          <w:marTop w:val="0"/>
          <w:marBottom w:val="0"/>
          <w:divBdr>
            <w:top w:val="none" w:sz="0" w:space="0" w:color="auto"/>
            <w:left w:val="none" w:sz="0" w:space="0" w:color="auto"/>
            <w:bottom w:val="none" w:sz="0" w:space="0" w:color="auto"/>
            <w:right w:val="none" w:sz="0" w:space="0" w:color="auto"/>
          </w:divBdr>
        </w:div>
        <w:div w:id="353697922">
          <w:marLeft w:val="480"/>
          <w:marRight w:val="0"/>
          <w:marTop w:val="0"/>
          <w:marBottom w:val="0"/>
          <w:divBdr>
            <w:top w:val="none" w:sz="0" w:space="0" w:color="auto"/>
            <w:left w:val="none" w:sz="0" w:space="0" w:color="auto"/>
            <w:bottom w:val="none" w:sz="0" w:space="0" w:color="auto"/>
            <w:right w:val="none" w:sz="0" w:space="0" w:color="auto"/>
          </w:divBdr>
        </w:div>
        <w:div w:id="1930697596">
          <w:marLeft w:val="480"/>
          <w:marRight w:val="0"/>
          <w:marTop w:val="0"/>
          <w:marBottom w:val="0"/>
          <w:divBdr>
            <w:top w:val="none" w:sz="0" w:space="0" w:color="auto"/>
            <w:left w:val="none" w:sz="0" w:space="0" w:color="auto"/>
            <w:bottom w:val="none" w:sz="0" w:space="0" w:color="auto"/>
            <w:right w:val="none" w:sz="0" w:space="0" w:color="auto"/>
          </w:divBdr>
        </w:div>
        <w:div w:id="2093430368">
          <w:marLeft w:val="480"/>
          <w:marRight w:val="0"/>
          <w:marTop w:val="0"/>
          <w:marBottom w:val="0"/>
          <w:divBdr>
            <w:top w:val="none" w:sz="0" w:space="0" w:color="auto"/>
            <w:left w:val="none" w:sz="0" w:space="0" w:color="auto"/>
            <w:bottom w:val="none" w:sz="0" w:space="0" w:color="auto"/>
            <w:right w:val="none" w:sz="0" w:space="0" w:color="auto"/>
          </w:divBdr>
        </w:div>
        <w:div w:id="216399973">
          <w:marLeft w:val="480"/>
          <w:marRight w:val="0"/>
          <w:marTop w:val="0"/>
          <w:marBottom w:val="0"/>
          <w:divBdr>
            <w:top w:val="none" w:sz="0" w:space="0" w:color="auto"/>
            <w:left w:val="none" w:sz="0" w:space="0" w:color="auto"/>
            <w:bottom w:val="none" w:sz="0" w:space="0" w:color="auto"/>
            <w:right w:val="none" w:sz="0" w:space="0" w:color="auto"/>
          </w:divBdr>
        </w:div>
        <w:div w:id="853417622">
          <w:marLeft w:val="480"/>
          <w:marRight w:val="0"/>
          <w:marTop w:val="0"/>
          <w:marBottom w:val="0"/>
          <w:divBdr>
            <w:top w:val="none" w:sz="0" w:space="0" w:color="auto"/>
            <w:left w:val="none" w:sz="0" w:space="0" w:color="auto"/>
            <w:bottom w:val="none" w:sz="0" w:space="0" w:color="auto"/>
            <w:right w:val="none" w:sz="0" w:space="0" w:color="auto"/>
          </w:divBdr>
        </w:div>
        <w:div w:id="1811507973">
          <w:marLeft w:val="480"/>
          <w:marRight w:val="0"/>
          <w:marTop w:val="0"/>
          <w:marBottom w:val="0"/>
          <w:divBdr>
            <w:top w:val="none" w:sz="0" w:space="0" w:color="auto"/>
            <w:left w:val="none" w:sz="0" w:space="0" w:color="auto"/>
            <w:bottom w:val="none" w:sz="0" w:space="0" w:color="auto"/>
            <w:right w:val="none" w:sz="0" w:space="0" w:color="auto"/>
          </w:divBdr>
        </w:div>
        <w:div w:id="1271627339">
          <w:marLeft w:val="480"/>
          <w:marRight w:val="0"/>
          <w:marTop w:val="0"/>
          <w:marBottom w:val="0"/>
          <w:divBdr>
            <w:top w:val="none" w:sz="0" w:space="0" w:color="auto"/>
            <w:left w:val="none" w:sz="0" w:space="0" w:color="auto"/>
            <w:bottom w:val="none" w:sz="0" w:space="0" w:color="auto"/>
            <w:right w:val="none" w:sz="0" w:space="0" w:color="auto"/>
          </w:divBdr>
        </w:div>
      </w:divsChild>
    </w:div>
    <w:div w:id="817502356">
      <w:bodyDiv w:val="1"/>
      <w:marLeft w:val="0"/>
      <w:marRight w:val="0"/>
      <w:marTop w:val="0"/>
      <w:marBottom w:val="0"/>
      <w:divBdr>
        <w:top w:val="none" w:sz="0" w:space="0" w:color="auto"/>
        <w:left w:val="none" w:sz="0" w:space="0" w:color="auto"/>
        <w:bottom w:val="none" w:sz="0" w:space="0" w:color="auto"/>
        <w:right w:val="none" w:sz="0" w:space="0" w:color="auto"/>
      </w:divBdr>
    </w:div>
    <w:div w:id="823932584">
      <w:bodyDiv w:val="1"/>
      <w:marLeft w:val="0"/>
      <w:marRight w:val="0"/>
      <w:marTop w:val="0"/>
      <w:marBottom w:val="0"/>
      <w:divBdr>
        <w:top w:val="none" w:sz="0" w:space="0" w:color="auto"/>
        <w:left w:val="none" w:sz="0" w:space="0" w:color="auto"/>
        <w:bottom w:val="none" w:sz="0" w:space="0" w:color="auto"/>
        <w:right w:val="none" w:sz="0" w:space="0" w:color="auto"/>
      </w:divBdr>
    </w:div>
    <w:div w:id="836071586">
      <w:bodyDiv w:val="1"/>
      <w:marLeft w:val="0"/>
      <w:marRight w:val="0"/>
      <w:marTop w:val="0"/>
      <w:marBottom w:val="0"/>
      <w:divBdr>
        <w:top w:val="none" w:sz="0" w:space="0" w:color="auto"/>
        <w:left w:val="none" w:sz="0" w:space="0" w:color="auto"/>
        <w:bottom w:val="none" w:sz="0" w:space="0" w:color="auto"/>
        <w:right w:val="none" w:sz="0" w:space="0" w:color="auto"/>
      </w:divBdr>
    </w:div>
    <w:div w:id="836842452">
      <w:bodyDiv w:val="1"/>
      <w:marLeft w:val="0"/>
      <w:marRight w:val="0"/>
      <w:marTop w:val="0"/>
      <w:marBottom w:val="0"/>
      <w:divBdr>
        <w:top w:val="none" w:sz="0" w:space="0" w:color="auto"/>
        <w:left w:val="none" w:sz="0" w:space="0" w:color="auto"/>
        <w:bottom w:val="none" w:sz="0" w:space="0" w:color="auto"/>
        <w:right w:val="none" w:sz="0" w:space="0" w:color="auto"/>
      </w:divBdr>
    </w:div>
    <w:div w:id="842624344">
      <w:bodyDiv w:val="1"/>
      <w:marLeft w:val="0"/>
      <w:marRight w:val="0"/>
      <w:marTop w:val="0"/>
      <w:marBottom w:val="0"/>
      <w:divBdr>
        <w:top w:val="none" w:sz="0" w:space="0" w:color="auto"/>
        <w:left w:val="none" w:sz="0" w:space="0" w:color="auto"/>
        <w:bottom w:val="none" w:sz="0" w:space="0" w:color="auto"/>
        <w:right w:val="none" w:sz="0" w:space="0" w:color="auto"/>
      </w:divBdr>
    </w:div>
    <w:div w:id="842627249">
      <w:bodyDiv w:val="1"/>
      <w:marLeft w:val="0"/>
      <w:marRight w:val="0"/>
      <w:marTop w:val="0"/>
      <w:marBottom w:val="0"/>
      <w:divBdr>
        <w:top w:val="none" w:sz="0" w:space="0" w:color="auto"/>
        <w:left w:val="none" w:sz="0" w:space="0" w:color="auto"/>
        <w:bottom w:val="none" w:sz="0" w:space="0" w:color="auto"/>
        <w:right w:val="none" w:sz="0" w:space="0" w:color="auto"/>
      </w:divBdr>
    </w:div>
    <w:div w:id="844781932">
      <w:bodyDiv w:val="1"/>
      <w:marLeft w:val="0"/>
      <w:marRight w:val="0"/>
      <w:marTop w:val="0"/>
      <w:marBottom w:val="0"/>
      <w:divBdr>
        <w:top w:val="none" w:sz="0" w:space="0" w:color="auto"/>
        <w:left w:val="none" w:sz="0" w:space="0" w:color="auto"/>
        <w:bottom w:val="none" w:sz="0" w:space="0" w:color="auto"/>
        <w:right w:val="none" w:sz="0" w:space="0" w:color="auto"/>
      </w:divBdr>
    </w:div>
    <w:div w:id="855850234">
      <w:bodyDiv w:val="1"/>
      <w:marLeft w:val="0"/>
      <w:marRight w:val="0"/>
      <w:marTop w:val="0"/>
      <w:marBottom w:val="0"/>
      <w:divBdr>
        <w:top w:val="none" w:sz="0" w:space="0" w:color="auto"/>
        <w:left w:val="none" w:sz="0" w:space="0" w:color="auto"/>
        <w:bottom w:val="none" w:sz="0" w:space="0" w:color="auto"/>
        <w:right w:val="none" w:sz="0" w:space="0" w:color="auto"/>
      </w:divBdr>
    </w:div>
    <w:div w:id="879822905">
      <w:bodyDiv w:val="1"/>
      <w:marLeft w:val="0"/>
      <w:marRight w:val="0"/>
      <w:marTop w:val="0"/>
      <w:marBottom w:val="0"/>
      <w:divBdr>
        <w:top w:val="none" w:sz="0" w:space="0" w:color="auto"/>
        <w:left w:val="none" w:sz="0" w:space="0" w:color="auto"/>
        <w:bottom w:val="none" w:sz="0" w:space="0" w:color="auto"/>
        <w:right w:val="none" w:sz="0" w:space="0" w:color="auto"/>
      </w:divBdr>
    </w:div>
    <w:div w:id="903418390">
      <w:bodyDiv w:val="1"/>
      <w:marLeft w:val="0"/>
      <w:marRight w:val="0"/>
      <w:marTop w:val="0"/>
      <w:marBottom w:val="0"/>
      <w:divBdr>
        <w:top w:val="none" w:sz="0" w:space="0" w:color="auto"/>
        <w:left w:val="none" w:sz="0" w:space="0" w:color="auto"/>
        <w:bottom w:val="none" w:sz="0" w:space="0" w:color="auto"/>
        <w:right w:val="none" w:sz="0" w:space="0" w:color="auto"/>
      </w:divBdr>
    </w:div>
    <w:div w:id="914625656">
      <w:bodyDiv w:val="1"/>
      <w:marLeft w:val="0"/>
      <w:marRight w:val="0"/>
      <w:marTop w:val="0"/>
      <w:marBottom w:val="0"/>
      <w:divBdr>
        <w:top w:val="none" w:sz="0" w:space="0" w:color="auto"/>
        <w:left w:val="none" w:sz="0" w:space="0" w:color="auto"/>
        <w:bottom w:val="none" w:sz="0" w:space="0" w:color="auto"/>
        <w:right w:val="none" w:sz="0" w:space="0" w:color="auto"/>
      </w:divBdr>
    </w:div>
    <w:div w:id="934944273">
      <w:bodyDiv w:val="1"/>
      <w:marLeft w:val="0"/>
      <w:marRight w:val="0"/>
      <w:marTop w:val="0"/>
      <w:marBottom w:val="0"/>
      <w:divBdr>
        <w:top w:val="none" w:sz="0" w:space="0" w:color="auto"/>
        <w:left w:val="none" w:sz="0" w:space="0" w:color="auto"/>
        <w:bottom w:val="none" w:sz="0" w:space="0" w:color="auto"/>
        <w:right w:val="none" w:sz="0" w:space="0" w:color="auto"/>
      </w:divBdr>
    </w:div>
    <w:div w:id="950433808">
      <w:bodyDiv w:val="1"/>
      <w:marLeft w:val="0"/>
      <w:marRight w:val="0"/>
      <w:marTop w:val="0"/>
      <w:marBottom w:val="0"/>
      <w:divBdr>
        <w:top w:val="none" w:sz="0" w:space="0" w:color="auto"/>
        <w:left w:val="none" w:sz="0" w:space="0" w:color="auto"/>
        <w:bottom w:val="none" w:sz="0" w:space="0" w:color="auto"/>
        <w:right w:val="none" w:sz="0" w:space="0" w:color="auto"/>
      </w:divBdr>
    </w:div>
    <w:div w:id="954944689">
      <w:bodyDiv w:val="1"/>
      <w:marLeft w:val="0"/>
      <w:marRight w:val="0"/>
      <w:marTop w:val="0"/>
      <w:marBottom w:val="0"/>
      <w:divBdr>
        <w:top w:val="none" w:sz="0" w:space="0" w:color="auto"/>
        <w:left w:val="none" w:sz="0" w:space="0" w:color="auto"/>
        <w:bottom w:val="none" w:sz="0" w:space="0" w:color="auto"/>
        <w:right w:val="none" w:sz="0" w:space="0" w:color="auto"/>
      </w:divBdr>
      <w:divsChild>
        <w:div w:id="45112349">
          <w:marLeft w:val="480"/>
          <w:marRight w:val="0"/>
          <w:marTop w:val="0"/>
          <w:marBottom w:val="0"/>
          <w:divBdr>
            <w:top w:val="none" w:sz="0" w:space="0" w:color="auto"/>
            <w:left w:val="none" w:sz="0" w:space="0" w:color="auto"/>
            <w:bottom w:val="none" w:sz="0" w:space="0" w:color="auto"/>
            <w:right w:val="none" w:sz="0" w:space="0" w:color="auto"/>
          </w:divBdr>
        </w:div>
        <w:div w:id="2028100159">
          <w:marLeft w:val="480"/>
          <w:marRight w:val="0"/>
          <w:marTop w:val="0"/>
          <w:marBottom w:val="0"/>
          <w:divBdr>
            <w:top w:val="none" w:sz="0" w:space="0" w:color="auto"/>
            <w:left w:val="none" w:sz="0" w:space="0" w:color="auto"/>
            <w:bottom w:val="none" w:sz="0" w:space="0" w:color="auto"/>
            <w:right w:val="none" w:sz="0" w:space="0" w:color="auto"/>
          </w:divBdr>
        </w:div>
        <w:div w:id="1356692393">
          <w:marLeft w:val="480"/>
          <w:marRight w:val="0"/>
          <w:marTop w:val="0"/>
          <w:marBottom w:val="0"/>
          <w:divBdr>
            <w:top w:val="none" w:sz="0" w:space="0" w:color="auto"/>
            <w:left w:val="none" w:sz="0" w:space="0" w:color="auto"/>
            <w:bottom w:val="none" w:sz="0" w:space="0" w:color="auto"/>
            <w:right w:val="none" w:sz="0" w:space="0" w:color="auto"/>
          </w:divBdr>
        </w:div>
        <w:div w:id="752318294">
          <w:marLeft w:val="480"/>
          <w:marRight w:val="0"/>
          <w:marTop w:val="0"/>
          <w:marBottom w:val="0"/>
          <w:divBdr>
            <w:top w:val="none" w:sz="0" w:space="0" w:color="auto"/>
            <w:left w:val="none" w:sz="0" w:space="0" w:color="auto"/>
            <w:bottom w:val="none" w:sz="0" w:space="0" w:color="auto"/>
            <w:right w:val="none" w:sz="0" w:space="0" w:color="auto"/>
          </w:divBdr>
        </w:div>
        <w:div w:id="1545407985">
          <w:marLeft w:val="480"/>
          <w:marRight w:val="0"/>
          <w:marTop w:val="0"/>
          <w:marBottom w:val="0"/>
          <w:divBdr>
            <w:top w:val="none" w:sz="0" w:space="0" w:color="auto"/>
            <w:left w:val="none" w:sz="0" w:space="0" w:color="auto"/>
            <w:bottom w:val="none" w:sz="0" w:space="0" w:color="auto"/>
            <w:right w:val="none" w:sz="0" w:space="0" w:color="auto"/>
          </w:divBdr>
        </w:div>
        <w:div w:id="1506936548">
          <w:marLeft w:val="480"/>
          <w:marRight w:val="0"/>
          <w:marTop w:val="0"/>
          <w:marBottom w:val="0"/>
          <w:divBdr>
            <w:top w:val="none" w:sz="0" w:space="0" w:color="auto"/>
            <w:left w:val="none" w:sz="0" w:space="0" w:color="auto"/>
            <w:bottom w:val="none" w:sz="0" w:space="0" w:color="auto"/>
            <w:right w:val="none" w:sz="0" w:space="0" w:color="auto"/>
          </w:divBdr>
        </w:div>
        <w:div w:id="1443959567">
          <w:marLeft w:val="480"/>
          <w:marRight w:val="0"/>
          <w:marTop w:val="0"/>
          <w:marBottom w:val="0"/>
          <w:divBdr>
            <w:top w:val="none" w:sz="0" w:space="0" w:color="auto"/>
            <w:left w:val="none" w:sz="0" w:space="0" w:color="auto"/>
            <w:bottom w:val="none" w:sz="0" w:space="0" w:color="auto"/>
            <w:right w:val="none" w:sz="0" w:space="0" w:color="auto"/>
          </w:divBdr>
        </w:div>
        <w:div w:id="598296100">
          <w:marLeft w:val="480"/>
          <w:marRight w:val="0"/>
          <w:marTop w:val="0"/>
          <w:marBottom w:val="0"/>
          <w:divBdr>
            <w:top w:val="none" w:sz="0" w:space="0" w:color="auto"/>
            <w:left w:val="none" w:sz="0" w:space="0" w:color="auto"/>
            <w:bottom w:val="none" w:sz="0" w:space="0" w:color="auto"/>
            <w:right w:val="none" w:sz="0" w:space="0" w:color="auto"/>
          </w:divBdr>
        </w:div>
        <w:div w:id="1619218979">
          <w:marLeft w:val="480"/>
          <w:marRight w:val="0"/>
          <w:marTop w:val="0"/>
          <w:marBottom w:val="0"/>
          <w:divBdr>
            <w:top w:val="none" w:sz="0" w:space="0" w:color="auto"/>
            <w:left w:val="none" w:sz="0" w:space="0" w:color="auto"/>
            <w:bottom w:val="none" w:sz="0" w:space="0" w:color="auto"/>
            <w:right w:val="none" w:sz="0" w:space="0" w:color="auto"/>
          </w:divBdr>
        </w:div>
        <w:div w:id="857890182">
          <w:marLeft w:val="480"/>
          <w:marRight w:val="0"/>
          <w:marTop w:val="0"/>
          <w:marBottom w:val="0"/>
          <w:divBdr>
            <w:top w:val="none" w:sz="0" w:space="0" w:color="auto"/>
            <w:left w:val="none" w:sz="0" w:space="0" w:color="auto"/>
            <w:bottom w:val="none" w:sz="0" w:space="0" w:color="auto"/>
            <w:right w:val="none" w:sz="0" w:space="0" w:color="auto"/>
          </w:divBdr>
        </w:div>
        <w:div w:id="2084790910">
          <w:marLeft w:val="480"/>
          <w:marRight w:val="0"/>
          <w:marTop w:val="0"/>
          <w:marBottom w:val="0"/>
          <w:divBdr>
            <w:top w:val="none" w:sz="0" w:space="0" w:color="auto"/>
            <w:left w:val="none" w:sz="0" w:space="0" w:color="auto"/>
            <w:bottom w:val="none" w:sz="0" w:space="0" w:color="auto"/>
            <w:right w:val="none" w:sz="0" w:space="0" w:color="auto"/>
          </w:divBdr>
        </w:div>
        <w:div w:id="369382549">
          <w:marLeft w:val="480"/>
          <w:marRight w:val="0"/>
          <w:marTop w:val="0"/>
          <w:marBottom w:val="0"/>
          <w:divBdr>
            <w:top w:val="none" w:sz="0" w:space="0" w:color="auto"/>
            <w:left w:val="none" w:sz="0" w:space="0" w:color="auto"/>
            <w:bottom w:val="none" w:sz="0" w:space="0" w:color="auto"/>
            <w:right w:val="none" w:sz="0" w:space="0" w:color="auto"/>
          </w:divBdr>
        </w:div>
        <w:div w:id="1842697459">
          <w:marLeft w:val="480"/>
          <w:marRight w:val="0"/>
          <w:marTop w:val="0"/>
          <w:marBottom w:val="0"/>
          <w:divBdr>
            <w:top w:val="none" w:sz="0" w:space="0" w:color="auto"/>
            <w:left w:val="none" w:sz="0" w:space="0" w:color="auto"/>
            <w:bottom w:val="none" w:sz="0" w:space="0" w:color="auto"/>
            <w:right w:val="none" w:sz="0" w:space="0" w:color="auto"/>
          </w:divBdr>
        </w:div>
        <w:div w:id="376903164">
          <w:marLeft w:val="480"/>
          <w:marRight w:val="0"/>
          <w:marTop w:val="0"/>
          <w:marBottom w:val="0"/>
          <w:divBdr>
            <w:top w:val="none" w:sz="0" w:space="0" w:color="auto"/>
            <w:left w:val="none" w:sz="0" w:space="0" w:color="auto"/>
            <w:bottom w:val="none" w:sz="0" w:space="0" w:color="auto"/>
            <w:right w:val="none" w:sz="0" w:space="0" w:color="auto"/>
          </w:divBdr>
        </w:div>
        <w:div w:id="1692995647">
          <w:marLeft w:val="480"/>
          <w:marRight w:val="0"/>
          <w:marTop w:val="0"/>
          <w:marBottom w:val="0"/>
          <w:divBdr>
            <w:top w:val="none" w:sz="0" w:space="0" w:color="auto"/>
            <w:left w:val="none" w:sz="0" w:space="0" w:color="auto"/>
            <w:bottom w:val="none" w:sz="0" w:space="0" w:color="auto"/>
            <w:right w:val="none" w:sz="0" w:space="0" w:color="auto"/>
          </w:divBdr>
        </w:div>
        <w:div w:id="1483548374">
          <w:marLeft w:val="480"/>
          <w:marRight w:val="0"/>
          <w:marTop w:val="0"/>
          <w:marBottom w:val="0"/>
          <w:divBdr>
            <w:top w:val="none" w:sz="0" w:space="0" w:color="auto"/>
            <w:left w:val="none" w:sz="0" w:space="0" w:color="auto"/>
            <w:bottom w:val="none" w:sz="0" w:space="0" w:color="auto"/>
            <w:right w:val="none" w:sz="0" w:space="0" w:color="auto"/>
          </w:divBdr>
        </w:div>
        <w:div w:id="2050228621">
          <w:marLeft w:val="480"/>
          <w:marRight w:val="0"/>
          <w:marTop w:val="0"/>
          <w:marBottom w:val="0"/>
          <w:divBdr>
            <w:top w:val="none" w:sz="0" w:space="0" w:color="auto"/>
            <w:left w:val="none" w:sz="0" w:space="0" w:color="auto"/>
            <w:bottom w:val="none" w:sz="0" w:space="0" w:color="auto"/>
            <w:right w:val="none" w:sz="0" w:space="0" w:color="auto"/>
          </w:divBdr>
        </w:div>
        <w:div w:id="2041467736">
          <w:marLeft w:val="480"/>
          <w:marRight w:val="0"/>
          <w:marTop w:val="0"/>
          <w:marBottom w:val="0"/>
          <w:divBdr>
            <w:top w:val="none" w:sz="0" w:space="0" w:color="auto"/>
            <w:left w:val="none" w:sz="0" w:space="0" w:color="auto"/>
            <w:bottom w:val="none" w:sz="0" w:space="0" w:color="auto"/>
            <w:right w:val="none" w:sz="0" w:space="0" w:color="auto"/>
          </w:divBdr>
        </w:div>
        <w:div w:id="2105761478">
          <w:marLeft w:val="480"/>
          <w:marRight w:val="0"/>
          <w:marTop w:val="0"/>
          <w:marBottom w:val="0"/>
          <w:divBdr>
            <w:top w:val="none" w:sz="0" w:space="0" w:color="auto"/>
            <w:left w:val="none" w:sz="0" w:space="0" w:color="auto"/>
            <w:bottom w:val="none" w:sz="0" w:space="0" w:color="auto"/>
            <w:right w:val="none" w:sz="0" w:space="0" w:color="auto"/>
          </w:divBdr>
        </w:div>
        <w:div w:id="108353700">
          <w:marLeft w:val="480"/>
          <w:marRight w:val="0"/>
          <w:marTop w:val="0"/>
          <w:marBottom w:val="0"/>
          <w:divBdr>
            <w:top w:val="none" w:sz="0" w:space="0" w:color="auto"/>
            <w:left w:val="none" w:sz="0" w:space="0" w:color="auto"/>
            <w:bottom w:val="none" w:sz="0" w:space="0" w:color="auto"/>
            <w:right w:val="none" w:sz="0" w:space="0" w:color="auto"/>
          </w:divBdr>
        </w:div>
        <w:div w:id="875000081">
          <w:marLeft w:val="480"/>
          <w:marRight w:val="0"/>
          <w:marTop w:val="0"/>
          <w:marBottom w:val="0"/>
          <w:divBdr>
            <w:top w:val="none" w:sz="0" w:space="0" w:color="auto"/>
            <w:left w:val="none" w:sz="0" w:space="0" w:color="auto"/>
            <w:bottom w:val="none" w:sz="0" w:space="0" w:color="auto"/>
            <w:right w:val="none" w:sz="0" w:space="0" w:color="auto"/>
          </w:divBdr>
        </w:div>
        <w:div w:id="1393692423">
          <w:marLeft w:val="480"/>
          <w:marRight w:val="0"/>
          <w:marTop w:val="0"/>
          <w:marBottom w:val="0"/>
          <w:divBdr>
            <w:top w:val="none" w:sz="0" w:space="0" w:color="auto"/>
            <w:left w:val="none" w:sz="0" w:space="0" w:color="auto"/>
            <w:bottom w:val="none" w:sz="0" w:space="0" w:color="auto"/>
            <w:right w:val="none" w:sz="0" w:space="0" w:color="auto"/>
          </w:divBdr>
        </w:div>
        <w:div w:id="101658336">
          <w:marLeft w:val="480"/>
          <w:marRight w:val="0"/>
          <w:marTop w:val="0"/>
          <w:marBottom w:val="0"/>
          <w:divBdr>
            <w:top w:val="none" w:sz="0" w:space="0" w:color="auto"/>
            <w:left w:val="none" w:sz="0" w:space="0" w:color="auto"/>
            <w:bottom w:val="none" w:sz="0" w:space="0" w:color="auto"/>
            <w:right w:val="none" w:sz="0" w:space="0" w:color="auto"/>
          </w:divBdr>
        </w:div>
        <w:div w:id="1695495272">
          <w:marLeft w:val="480"/>
          <w:marRight w:val="0"/>
          <w:marTop w:val="0"/>
          <w:marBottom w:val="0"/>
          <w:divBdr>
            <w:top w:val="none" w:sz="0" w:space="0" w:color="auto"/>
            <w:left w:val="none" w:sz="0" w:space="0" w:color="auto"/>
            <w:bottom w:val="none" w:sz="0" w:space="0" w:color="auto"/>
            <w:right w:val="none" w:sz="0" w:space="0" w:color="auto"/>
          </w:divBdr>
        </w:div>
        <w:div w:id="237909001">
          <w:marLeft w:val="480"/>
          <w:marRight w:val="0"/>
          <w:marTop w:val="0"/>
          <w:marBottom w:val="0"/>
          <w:divBdr>
            <w:top w:val="none" w:sz="0" w:space="0" w:color="auto"/>
            <w:left w:val="none" w:sz="0" w:space="0" w:color="auto"/>
            <w:bottom w:val="none" w:sz="0" w:space="0" w:color="auto"/>
            <w:right w:val="none" w:sz="0" w:space="0" w:color="auto"/>
          </w:divBdr>
        </w:div>
        <w:div w:id="1318220346">
          <w:marLeft w:val="480"/>
          <w:marRight w:val="0"/>
          <w:marTop w:val="0"/>
          <w:marBottom w:val="0"/>
          <w:divBdr>
            <w:top w:val="none" w:sz="0" w:space="0" w:color="auto"/>
            <w:left w:val="none" w:sz="0" w:space="0" w:color="auto"/>
            <w:bottom w:val="none" w:sz="0" w:space="0" w:color="auto"/>
            <w:right w:val="none" w:sz="0" w:space="0" w:color="auto"/>
          </w:divBdr>
        </w:div>
        <w:div w:id="989284609">
          <w:marLeft w:val="480"/>
          <w:marRight w:val="0"/>
          <w:marTop w:val="0"/>
          <w:marBottom w:val="0"/>
          <w:divBdr>
            <w:top w:val="none" w:sz="0" w:space="0" w:color="auto"/>
            <w:left w:val="none" w:sz="0" w:space="0" w:color="auto"/>
            <w:bottom w:val="none" w:sz="0" w:space="0" w:color="auto"/>
            <w:right w:val="none" w:sz="0" w:space="0" w:color="auto"/>
          </w:divBdr>
        </w:div>
        <w:div w:id="1126242393">
          <w:marLeft w:val="480"/>
          <w:marRight w:val="0"/>
          <w:marTop w:val="0"/>
          <w:marBottom w:val="0"/>
          <w:divBdr>
            <w:top w:val="none" w:sz="0" w:space="0" w:color="auto"/>
            <w:left w:val="none" w:sz="0" w:space="0" w:color="auto"/>
            <w:bottom w:val="none" w:sz="0" w:space="0" w:color="auto"/>
            <w:right w:val="none" w:sz="0" w:space="0" w:color="auto"/>
          </w:divBdr>
        </w:div>
        <w:div w:id="659818690">
          <w:marLeft w:val="480"/>
          <w:marRight w:val="0"/>
          <w:marTop w:val="0"/>
          <w:marBottom w:val="0"/>
          <w:divBdr>
            <w:top w:val="none" w:sz="0" w:space="0" w:color="auto"/>
            <w:left w:val="none" w:sz="0" w:space="0" w:color="auto"/>
            <w:bottom w:val="none" w:sz="0" w:space="0" w:color="auto"/>
            <w:right w:val="none" w:sz="0" w:space="0" w:color="auto"/>
          </w:divBdr>
        </w:div>
        <w:div w:id="2105224357">
          <w:marLeft w:val="480"/>
          <w:marRight w:val="0"/>
          <w:marTop w:val="0"/>
          <w:marBottom w:val="0"/>
          <w:divBdr>
            <w:top w:val="none" w:sz="0" w:space="0" w:color="auto"/>
            <w:left w:val="none" w:sz="0" w:space="0" w:color="auto"/>
            <w:bottom w:val="none" w:sz="0" w:space="0" w:color="auto"/>
            <w:right w:val="none" w:sz="0" w:space="0" w:color="auto"/>
          </w:divBdr>
        </w:div>
        <w:div w:id="1268461611">
          <w:marLeft w:val="480"/>
          <w:marRight w:val="0"/>
          <w:marTop w:val="0"/>
          <w:marBottom w:val="0"/>
          <w:divBdr>
            <w:top w:val="none" w:sz="0" w:space="0" w:color="auto"/>
            <w:left w:val="none" w:sz="0" w:space="0" w:color="auto"/>
            <w:bottom w:val="none" w:sz="0" w:space="0" w:color="auto"/>
            <w:right w:val="none" w:sz="0" w:space="0" w:color="auto"/>
          </w:divBdr>
        </w:div>
        <w:div w:id="1936670606">
          <w:marLeft w:val="480"/>
          <w:marRight w:val="0"/>
          <w:marTop w:val="0"/>
          <w:marBottom w:val="0"/>
          <w:divBdr>
            <w:top w:val="none" w:sz="0" w:space="0" w:color="auto"/>
            <w:left w:val="none" w:sz="0" w:space="0" w:color="auto"/>
            <w:bottom w:val="none" w:sz="0" w:space="0" w:color="auto"/>
            <w:right w:val="none" w:sz="0" w:space="0" w:color="auto"/>
          </w:divBdr>
        </w:div>
        <w:div w:id="1122764589">
          <w:marLeft w:val="480"/>
          <w:marRight w:val="0"/>
          <w:marTop w:val="0"/>
          <w:marBottom w:val="0"/>
          <w:divBdr>
            <w:top w:val="none" w:sz="0" w:space="0" w:color="auto"/>
            <w:left w:val="none" w:sz="0" w:space="0" w:color="auto"/>
            <w:bottom w:val="none" w:sz="0" w:space="0" w:color="auto"/>
            <w:right w:val="none" w:sz="0" w:space="0" w:color="auto"/>
          </w:divBdr>
        </w:div>
        <w:div w:id="1531338549">
          <w:marLeft w:val="480"/>
          <w:marRight w:val="0"/>
          <w:marTop w:val="0"/>
          <w:marBottom w:val="0"/>
          <w:divBdr>
            <w:top w:val="none" w:sz="0" w:space="0" w:color="auto"/>
            <w:left w:val="none" w:sz="0" w:space="0" w:color="auto"/>
            <w:bottom w:val="none" w:sz="0" w:space="0" w:color="auto"/>
            <w:right w:val="none" w:sz="0" w:space="0" w:color="auto"/>
          </w:divBdr>
        </w:div>
        <w:div w:id="437412914">
          <w:marLeft w:val="480"/>
          <w:marRight w:val="0"/>
          <w:marTop w:val="0"/>
          <w:marBottom w:val="0"/>
          <w:divBdr>
            <w:top w:val="none" w:sz="0" w:space="0" w:color="auto"/>
            <w:left w:val="none" w:sz="0" w:space="0" w:color="auto"/>
            <w:bottom w:val="none" w:sz="0" w:space="0" w:color="auto"/>
            <w:right w:val="none" w:sz="0" w:space="0" w:color="auto"/>
          </w:divBdr>
        </w:div>
        <w:div w:id="1911310314">
          <w:marLeft w:val="480"/>
          <w:marRight w:val="0"/>
          <w:marTop w:val="0"/>
          <w:marBottom w:val="0"/>
          <w:divBdr>
            <w:top w:val="none" w:sz="0" w:space="0" w:color="auto"/>
            <w:left w:val="none" w:sz="0" w:space="0" w:color="auto"/>
            <w:bottom w:val="none" w:sz="0" w:space="0" w:color="auto"/>
            <w:right w:val="none" w:sz="0" w:space="0" w:color="auto"/>
          </w:divBdr>
        </w:div>
        <w:div w:id="1716391378">
          <w:marLeft w:val="480"/>
          <w:marRight w:val="0"/>
          <w:marTop w:val="0"/>
          <w:marBottom w:val="0"/>
          <w:divBdr>
            <w:top w:val="none" w:sz="0" w:space="0" w:color="auto"/>
            <w:left w:val="none" w:sz="0" w:space="0" w:color="auto"/>
            <w:bottom w:val="none" w:sz="0" w:space="0" w:color="auto"/>
            <w:right w:val="none" w:sz="0" w:space="0" w:color="auto"/>
          </w:divBdr>
        </w:div>
        <w:div w:id="989745116">
          <w:marLeft w:val="480"/>
          <w:marRight w:val="0"/>
          <w:marTop w:val="0"/>
          <w:marBottom w:val="0"/>
          <w:divBdr>
            <w:top w:val="none" w:sz="0" w:space="0" w:color="auto"/>
            <w:left w:val="none" w:sz="0" w:space="0" w:color="auto"/>
            <w:bottom w:val="none" w:sz="0" w:space="0" w:color="auto"/>
            <w:right w:val="none" w:sz="0" w:space="0" w:color="auto"/>
          </w:divBdr>
        </w:div>
        <w:div w:id="1285966526">
          <w:marLeft w:val="480"/>
          <w:marRight w:val="0"/>
          <w:marTop w:val="0"/>
          <w:marBottom w:val="0"/>
          <w:divBdr>
            <w:top w:val="none" w:sz="0" w:space="0" w:color="auto"/>
            <w:left w:val="none" w:sz="0" w:space="0" w:color="auto"/>
            <w:bottom w:val="none" w:sz="0" w:space="0" w:color="auto"/>
            <w:right w:val="none" w:sz="0" w:space="0" w:color="auto"/>
          </w:divBdr>
        </w:div>
        <w:div w:id="203448447">
          <w:marLeft w:val="480"/>
          <w:marRight w:val="0"/>
          <w:marTop w:val="0"/>
          <w:marBottom w:val="0"/>
          <w:divBdr>
            <w:top w:val="none" w:sz="0" w:space="0" w:color="auto"/>
            <w:left w:val="none" w:sz="0" w:space="0" w:color="auto"/>
            <w:bottom w:val="none" w:sz="0" w:space="0" w:color="auto"/>
            <w:right w:val="none" w:sz="0" w:space="0" w:color="auto"/>
          </w:divBdr>
        </w:div>
        <w:div w:id="2057848109">
          <w:marLeft w:val="480"/>
          <w:marRight w:val="0"/>
          <w:marTop w:val="0"/>
          <w:marBottom w:val="0"/>
          <w:divBdr>
            <w:top w:val="none" w:sz="0" w:space="0" w:color="auto"/>
            <w:left w:val="none" w:sz="0" w:space="0" w:color="auto"/>
            <w:bottom w:val="none" w:sz="0" w:space="0" w:color="auto"/>
            <w:right w:val="none" w:sz="0" w:space="0" w:color="auto"/>
          </w:divBdr>
        </w:div>
        <w:div w:id="1622760029">
          <w:marLeft w:val="480"/>
          <w:marRight w:val="0"/>
          <w:marTop w:val="0"/>
          <w:marBottom w:val="0"/>
          <w:divBdr>
            <w:top w:val="none" w:sz="0" w:space="0" w:color="auto"/>
            <w:left w:val="none" w:sz="0" w:space="0" w:color="auto"/>
            <w:bottom w:val="none" w:sz="0" w:space="0" w:color="auto"/>
            <w:right w:val="none" w:sz="0" w:space="0" w:color="auto"/>
          </w:divBdr>
        </w:div>
        <w:div w:id="1142189585">
          <w:marLeft w:val="480"/>
          <w:marRight w:val="0"/>
          <w:marTop w:val="0"/>
          <w:marBottom w:val="0"/>
          <w:divBdr>
            <w:top w:val="none" w:sz="0" w:space="0" w:color="auto"/>
            <w:left w:val="none" w:sz="0" w:space="0" w:color="auto"/>
            <w:bottom w:val="none" w:sz="0" w:space="0" w:color="auto"/>
            <w:right w:val="none" w:sz="0" w:space="0" w:color="auto"/>
          </w:divBdr>
        </w:div>
        <w:div w:id="451100587">
          <w:marLeft w:val="480"/>
          <w:marRight w:val="0"/>
          <w:marTop w:val="0"/>
          <w:marBottom w:val="0"/>
          <w:divBdr>
            <w:top w:val="none" w:sz="0" w:space="0" w:color="auto"/>
            <w:left w:val="none" w:sz="0" w:space="0" w:color="auto"/>
            <w:bottom w:val="none" w:sz="0" w:space="0" w:color="auto"/>
            <w:right w:val="none" w:sz="0" w:space="0" w:color="auto"/>
          </w:divBdr>
        </w:div>
        <w:div w:id="446899684">
          <w:marLeft w:val="480"/>
          <w:marRight w:val="0"/>
          <w:marTop w:val="0"/>
          <w:marBottom w:val="0"/>
          <w:divBdr>
            <w:top w:val="none" w:sz="0" w:space="0" w:color="auto"/>
            <w:left w:val="none" w:sz="0" w:space="0" w:color="auto"/>
            <w:bottom w:val="none" w:sz="0" w:space="0" w:color="auto"/>
            <w:right w:val="none" w:sz="0" w:space="0" w:color="auto"/>
          </w:divBdr>
        </w:div>
        <w:div w:id="470828528">
          <w:marLeft w:val="480"/>
          <w:marRight w:val="0"/>
          <w:marTop w:val="0"/>
          <w:marBottom w:val="0"/>
          <w:divBdr>
            <w:top w:val="none" w:sz="0" w:space="0" w:color="auto"/>
            <w:left w:val="none" w:sz="0" w:space="0" w:color="auto"/>
            <w:bottom w:val="none" w:sz="0" w:space="0" w:color="auto"/>
            <w:right w:val="none" w:sz="0" w:space="0" w:color="auto"/>
          </w:divBdr>
        </w:div>
        <w:div w:id="473832369">
          <w:marLeft w:val="480"/>
          <w:marRight w:val="0"/>
          <w:marTop w:val="0"/>
          <w:marBottom w:val="0"/>
          <w:divBdr>
            <w:top w:val="none" w:sz="0" w:space="0" w:color="auto"/>
            <w:left w:val="none" w:sz="0" w:space="0" w:color="auto"/>
            <w:bottom w:val="none" w:sz="0" w:space="0" w:color="auto"/>
            <w:right w:val="none" w:sz="0" w:space="0" w:color="auto"/>
          </w:divBdr>
        </w:div>
        <w:div w:id="1589076093">
          <w:marLeft w:val="480"/>
          <w:marRight w:val="0"/>
          <w:marTop w:val="0"/>
          <w:marBottom w:val="0"/>
          <w:divBdr>
            <w:top w:val="none" w:sz="0" w:space="0" w:color="auto"/>
            <w:left w:val="none" w:sz="0" w:space="0" w:color="auto"/>
            <w:bottom w:val="none" w:sz="0" w:space="0" w:color="auto"/>
            <w:right w:val="none" w:sz="0" w:space="0" w:color="auto"/>
          </w:divBdr>
        </w:div>
      </w:divsChild>
    </w:div>
    <w:div w:id="965164695">
      <w:bodyDiv w:val="1"/>
      <w:marLeft w:val="0"/>
      <w:marRight w:val="0"/>
      <w:marTop w:val="0"/>
      <w:marBottom w:val="0"/>
      <w:divBdr>
        <w:top w:val="none" w:sz="0" w:space="0" w:color="auto"/>
        <w:left w:val="none" w:sz="0" w:space="0" w:color="auto"/>
        <w:bottom w:val="none" w:sz="0" w:space="0" w:color="auto"/>
        <w:right w:val="none" w:sz="0" w:space="0" w:color="auto"/>
      </w:divBdr>
    </w:div>
    <w:div w:id="982735902">
      <w:bodyDiv w:val="1"/>
      <w:marLeft w:val="0"/>
      <w:marRight w:val="0"/>
      <w:marTop w:val="0"/>
      <w:marBottom w:val="0"/>
      <w:divBdr>
        <w:top w:val="none" w:sz="0" w:space="0" w:color="auto"/>
        <w:left w:val="none" w:sz="0" w:space="0" w:color="auto"/>
        <w:bottom w:val="none" w:sz="0" w:space="0" w:color="auto"/>
        <w:right w:val="none" w:sz="0" w:space="0" w:color="auto"/>
      </w:divBdr>
    </w:div>
    <w:div w:id="983896472">
      <w:bodyDiv w:val="1"/>
      <w:marLeft w:val="0"/>
      <w:marRight w:val="0"/>
      <w:marTop w:val="0"/>
      <w:marBottom w:val="0"/>
      <w:divBdr>
        <w:top w:val="none" w:sz="0" w:space="0" w:color="auto"/>
        <w:left w:val="none" w:sz="0" w:space="0" w:color="auto"/>
        <w:bottom w:val="none" w:sz="0" w:space="0" w:color="auto"/>
        <w:right w:val="none" w:sz="0" w:space="0" w:color="auto"/>
      </w:divBdr>
    </w:div>
    <w:div w:id="987826137">
      <w:bodyDiv w:val="1"/>
      <w:marLeft w:val="0"/>
      <w:marRight w:val="0"/>
      <w:marTop w:val="0"/>
      <w:marBottom w:val="0"/>
      <w:divBdr>
        <w:top w:val="none" w:sz="0" w:space="0" w:color="auto"/>
        <w:left w:val="none" w:sz="0" w:space="0" w:color="auto"/>
        <w:bottom w:val="none" w:sz="0" w:space="0" w:color="auto"/>
        <w:right w:val="none" w:sz="0" w:space="0" w:color="auto"/>
      </w:divBdr>
    </w:div>
    <w:div w:id="992442605">
      <w:bodyDiv w:val="1"/>
      <w:marLeft w:val="0"/>
      <w:marRight w:val="0"/>
      <w:marTop w:val="0"/>
      <w:marBottom w:val="0"/>
      <w:divBdr>
        <w:top w:val="none" w:sz="0" w:space="0" w:color="auto"/>
        <w:left w:val="none" w:sz="0" w:space="0" w:color="auto"/>
        <w:bottom w:val="none" w:sz="0" w:space="0" w:color="auto"/>
        <w:right w:val="none" w:sz="0" w:space="0" w:color="auto"/>
      </w:divBdr>
    </w:div>
    <w:div w:id="994336583">
      <w:bodyDiv w:val="1"/>
      <w:marLeft w:val="0"/>
      <w:marRight w:val="0"/>
      <w:marTop w:val="0"/>
      <w:marBottom w:val="0"/>
      <w:divBdr>
        <w:top w:val="none" w:sz="0" w:space="0" w:color="auto"/>
        <w:left w:val="none" w:sz="0" w:space="0" w:color="auto"/>
        <w:bottom w:val="none" w:sz="0" w:space="0" w:color="auto"/>
        <w:right w:val="none" w:sz="0" w:space="0" w:color="auto"/>
      </w:divBdr>
    </w:div>
    <w:div w:id="997654713">
      <w:bodyDiv w:val="1"/>
      <w:marLeft w:val="0"/>
      <w:marRight w:val="0"/>
      <w:marTop w:val="0"/>
      <w:marBottom w:val="0"/>
      <w:divBdr>
        <w:top w:val="none" w:sz="0" w:space="0" w:color="auto"/>
        <w:left w:val="none" w:sz="0" w:space="0" w:color="auto"/>
        <w:bottom w:val="none" w:sz="0" w:space="0" w:color="auto"/>
        <w:right w:val="none" w:sz="0" w:space="0" w:color="auto"/>
      </w:divBdr>
      <w:divsChild>
        <w:div w:id="474638440">
          <w:marLeft w:val="480"/>
          <w:marRight w:val="0"/>
          <w:marTop w:val="0"/>
          <w:marBottom w:val="0"/>
          <w:divBdr>
            <w:top w:val="none" w:sz="0" w:space="0" w:color="auto"/>
            <w:left w:val="none" w:sz="0" w:space="0" w:color="auto"/>
            <w:bottom w:val="none" w:sz="0" w:space="0" w:color="auto"/>
            <w:right w:val="none" w:sz="0" w:space="0" w:color="auto"/>
          </w:divBdr>
        </w:div>
        <w:div w:id="155344907">
          <w:marLeft w:val="480"/>
          <w:marRight w:val="0"/>
          <w:marTop w:val="0"/>
          <w:marBottom w:val="0"/>
          <w:divBdr>
            <w:top w:val="none" w:sz="0" w:space="0" w:color="auto"/>
            <w:left w:val="none" w:sz="0" w:space="0" w:color="auto"/>
            <w:bottom w:val="none" w:sz="0" w:space="0" w:color="auto"/>
            <w:right w:val="none" w:sz="0" w:space="0" w:color="auto"/>
          </w:divBdr>
        </w:div>
        <w:div w:id="822818434">
          <w:marLeft w:val="480"/>
          <w:marRight w:val="0"/>
          <w:marTop w:val="0"/>
          <w:marBottom w:val="0"/>
          <w:divBdr>
            <w:top w:val="none" w:sz="0" w:space="0" w:color="auto"/>
            <w:left w:val="none" w:sz="0" w:space="0" w:color="auto"/>
            <w:bottom w:val="none" w:sz="0" w:space="0" w:color="auto"/>
            <w:right w:val="none" w:sz="0" w:space="0" w:color="auto"/>
          </w:divBdr>
        </w:div>
        <w:div w:id="533882520">
          <w:marLeft w:val="480"/>
          <w:marRight w:val="0"/>
          <w:marTop w:val="0"/>
          <w:marBottom w:val="0"/>
          <w:divBdr>
            <w:top w:val="none" w:sz="0" w:space="0" w:color="auto"/>
            <w:left w:val="none" w:sz="0" w:space="0" w:color="auto"/>
            <w:bottom w:val="none" w:sz="0" w:space="0" w:color="auto"/>
            <w:right w:val="none" w:sz="0" w:space="0" w:color="auto"/>
          </w:divBdr>
        </w:div>
        <w:div w:id="2072731969">
          <w:marLeft w:val="480"/>
          <w:marRight w:val="0"/>
          <w:marTop w:val="0"/>
          <w:marBottom w:val="0"/>
          <w:divBdr>
            <w:top w:val="none" w:sz="0" w:space="0" w:color="auto"/>
            <w:left w:val="none" w:sz="0" w:space="0" w:color="auto"/>
            <w:bottom w:val="none" w:sz="0" w:space="0" w:color="auto"/>
            <w:right w:val="none" w:sz="0" w:space="0" w:color="auto"/>
          </w:divBdr>
        </w:div>
        <w:div w:id="694311914">
          <w:marLeft w:val="480"/>
          <w:marRight w:val="0"/>
          <w:marTop w:val="0"/>
          <w:marBottom w:val="0"/>
          <w:divBdr>
            <w:top w:val="none" w:sz="0" w:space="0" w:color="auto"/>
            <w:left w:val="none" w:sz="0" w:space="0" w:color="auto"/>
            <w:bottom w:val="none" w:sz="0" w:space="0" w:color="auto"/>
            <w:right w:val="none" w:sz="0" w:space="0" w:color="auto"/>
          </w:divBdr>
        </w:div>
        <w:div w:id="1342926689">
          <w:marLeft w:val="480"/>
          <w:marRight w:val="0"/>
          <w:marTop w:val="0"/>
          <w:marBottom w:val="0"/>
          <w:divBdr>
            <w:top w:val="none" w:sz="0" w:space="0" w:color="auto"/>
            <w:left w:val="none" w:sz="0" w:space="0" w:color="auto"/>
            <w:bottom w:val="none" w:sz="0" w:space="0" w:color="auto"/>
            <w:right w:val="none" w:sz="0" w:space="0" w:color="auto"/>
          </w:divBdr>
        </w:div>
        <w:div w:id="305202054">
          <w:marLeft w:val="480"/>
          <w:marRight w:val="0"/>
          <w:marTop w:val="0"/>
          <w:marBottom w:val="0"/>
          <w:divBdr>
            <w:top w:val="none" w:sz="0" w:space="0" w:color="auto"/>
            <w:left w:val="none" w:sz="0" w:space="0" w:color="auto"/>
            <w:bottom w:val="none" w:sz="0" w:space="0" w:color="auto"/>
            <w:right w:val="none" w:sz="0" w:space="0" w:color="auto"/>
          </w:divBdr>
        </w:div>
        <w:div w:id="950627493">
          <w:marLeft w:val="480"/>
          <w:marRight w:val="0"/>
          <w:marTop w:val="0"/>
          <w:marBottom w:val="0"/>
          <w:divBdr>
            <w:top w:val="none" w:sz="0" w:space="0" w:color="auto"/>
            <w:left w:val="none" w:sz="0" w:space="0" w:color="auto"/>
            <w:bottom w:val="none" w:sz="0" w:space="0" w:color="auto"/>
            <w:right w:val="none" w:sz="0" w:space="0" w:color="auto"/>
          </w:divBdr>
        </w:div>
        <w:div w:id="480930359">
          <w:marLeft w:val="480"/>
          <w:marRight w:val="0"/>
          <w:marTop w:val="0"/>
          <w:marBottom w:val="0"/>
          <w:divBdr>
            <w:top w:val="none" w:sz="0" w:space="0" w:color="auto"/>
            <w:left w:val="none" w:sz="0" w:space="0" w:color="auto"/>
            <w:bottom w:val="none" w:sz="0" w:space="0" w:color="auto"/>
            <w:right w:val="none" w:sz="0" w:space="0" w:color="auto"/>
          </w:divBdr>
        </w:div>
        <w:div w:id="1914311116">
          <w:marLeft w:val="480"/>
          <w:marRight w:val="0"/>
          <w:marTop w:val="0"/>
          <w:marBottom w:val="0"/>
          <w:divBdr>
            <w:top w:val="none" w:sz="0" w:space="0" w:color="auto"/>
            <w:left w:val="none" w:sz="0" w:space="0" w:color="auto"/>
            <w:bottom w:val="none" w:sz="0" w:space="0" w:color="auto"/>
            <w:right w:val="none" w:sz="0" w:space="0" w:color="auto"/>
          </w:divBdr>
        </w:div>
        <w:div w:id="1346135322">
          <w:marLeft w:val="480"/>
          <w:marRight w:val="0"/>
          <w:marTop w:val="0"/>
          <w:marBottom w:val="0"/>
          <w:divBdr>
            <w:top w:val="none" w:sz="0" w:space="0" w:color="auto"/>
            <w:left w:val="none" w:sz="0" w:space="0" w:color="auto"/>
            <w:bottom w:val="none" w:sz="0" w:space="0" w:color="auto"/>
            <w:right w:val="none" w:sz="0" w:space="0" w:color="auto"/>
          </w:divBdr>
        </w:div>
        <w:div w:id="769936345">
          <w:marLeft w:val="480"/>
          <w:marRight w:val="0"/>
          <w:marTop w:val="0"/>
          <w:marBottom w:val="0"/>
          <w:divBdr>
            <w:top w:val="none" w:sz="0" w:space="0" w:color="auto"/>
            <w:left w:val="none" w:sz="0" w:space="0" w:color="auto"/>
            <w:bottom w:val="none" w:sz="0" w:space="0" w:color="auto"/>
            <w:right w:val="none" w:sz="0" w:space="0" w:color="auto"/>
          </w:divBdr>
        </w:div>
        <w:div w:id="1388067981">
          <w:marLeft w:val="480"/>
          <w:marRight w:val="0"/>
          <w:marTop w:val="0"/>
          <w:marBottom w:val="0"/>
          <w:divBdr>
            <w:top w:val="none" w:sz="0" w:space="0" w:color="auto"/>
            <w:left w:val="none" w:sz="0" w:space="0" w:color="auto"/>
            <w:bottom w:val="none" w:sz="0" w:space="0" w:color="auto"/>
            <w:right w:val="none" w:sz="0" w:space="0" w:color="auto"/>
          </w:divBdr>
        </w:div>
        <w:div w:id="309024044">
          <w:marLeft w:val="480"/>
          <w:marRight w:val="0"/>
          <w:marTop w:val="0"/>
          <w:marBottom w:val="0"/>
          <w:divBdr>
            <w:top w:val="none" w:sz="0" w:space="0" w:color="auto"/>
            <w:left w:val="none" w:sz="0" w:space="0" w:color="auto"/>
            <w:bottom w:val="none" w:sz="0" w:space="0" w:color="auto"/>
            <w:right w:val="none" w:sz="0" w:space="0" w:color="auto"/>
          </w:divBdr>
        </w:div>
        <w:div w:id="295650283">
          <w:marLeft w:val="480"/>
          <w:marRight w:val="0"/>
          <w:marTop w:val="0"/>
          <w:marBottom w:val="0"/>
          <w:divBdr>
            <w:top w:val="none" w:sz="0" w:space="0" w:color="auto"/>
            <w:left w:val="none" w:sz="0" w:space="0" w:color="auto"/>
            <w:bottom w:val="none" w:sz="0" w:space="0" w:color="auto"/>
            <w:right w:val="none" w:sz="0" w:space="0" w:color="auto"/>
          </w:divBdr>
        </w:div>
        <w:div w:id="517046245">
          <w:marLeft w:val="480"/>
          <w:marRight w:val="0"/>
          <w:marTop w:val="0"/>
          <w:marBottom w:val="0"/>
          <w:divBdr>
            <w:top w:val="none" w:sz="0" w:space="0" w:color="auto"/>
            <w:left w:val="none" w:sz="0" w:space="0" w:color="auto"/>
            <w:bottom w:val="none" w:sz="0" w:space="0" w:color="auto"/>
            <w:right w:val="none" w:sz="0" w:space="0" w:color="auto"/>
          </w:divBdr>
        </w:div>
        <w:div w:id="686370507">
          <w:marLeft w:val="480"/>
          <w:marRight w:val="0"/>
          <w:marTop w:val="0"/>
          <w:marBottom w:val="0"/>
          <w:divBdr>
            <w:top w:val="none" w:sz="0" w:space="0" w:color="auto"/>
            <w:left w:val="none" w:sz="0" w:space="0" w:color="auto"/>
            <w:bottom w:val="none" w:sz="0" w:space="0" w:color="auto"/>
            <w:right w:val="none" w:sz="0" w:space="0" w:color="auto"/>
          </w:divBdr>
        </w:div>
        <w:div w:id="1250888951">
          <w:marLeft w:val="480"/>
          <w:marRight w:val="0"/>
          <w:marTop w:val="0"/>
          <w:marBottom w:val="0"/>
          <w:divBdr>
            <w:top w:val="none" w:sz="0" w:space="0" w:color="auto"/>
            <w:left w:val="none" w:sz="0" w:space="0" w:color="auto"/>
            <w:bottom w:val="none" w:sz="0" w:space="0" w:color="auto"/>
            <w:right w:val="none" w:sz="0" w:space="0" w:color="auto"/>
          </w:divBdr>
        </w:div>
        <w:div w:id="1595435457">
          <w:marLeft w:val="480"/>
          <w:marRight w:val="0"/>
          <w:marTop w:val="0"/>
          <w:marBottom w:val="0"/>
          <w:divBdr>
            <w:top w:val="none" w:sz="0" w:space="0" w:color="auto"/>
            <w:left w:val="none" w:sz="0" w:space="0" w:color="auto"/>
            <w:bottom w:val="none" w:sz="0" w:space="0" w:color="auto"/>
            <w:right w:val="none" w:sz="0" w:space="0" w:color="auto"/>
          </w:divBdr>
        </w:div>
        <w:div w:id="1254975268">
          <w:marLeft w:val="480"/>
          <w:marRight w:val="0"/>
          <w:marTop w:val="0"/>
          <w:marBottom w:val="0"/>
          <w:divBdr>
            <w:top w:val="none" w:sz="0" w:space="0" w:color="auto"/>
            <w:left w:val="none" w:sz="0" w:space="0" w:color="auto"/>
            <w:bottom w:val="none" w:sz="0" w:space="0" w:color="auto"/>
            <w:right w:val="none" w:sz="0" w:space="0" w:color="auto"/>
          </w:divBdr>
        </w:div>
        <w:div w:id="148131618">
          <w:marLeft w:val="480"/>
          <w:marRight w:val="0"/>
          <w:marTop w:val="0"/>
          <w:marBottom w:val="0"/>
          <w:divBdr>
            <w:top w:val="none" w:sz="0" w:space="0" w:color="auto"/>
            <w:left w:val="none" w:sz="0" w:space="0" w:color="auto"/>
            <w:bottom w:val="none" w:sz="0" w:space="0" w:color="auto"/>
            <w:right w:val="none" w:sz="0" w:space="0" w:color="auto"/>
          </w:divBdr>
        </w:div>
        <w:div w:id="1510484459">
          <w:marLeft w:val="480"/>
          <w:marRight w:val="0"/>
          <w:marTop w:val="0"/>
          <w:marBottom w:val="0"/>
          <w:divBdr>
            <w:top w:val="none" w:sz="0" w:space="0" w:color="auto"/>
            <w:left w:val="none" w:sz="0" w:space="0" w:color="auto"/>
            <w:bottom w:val="none" w:sz="0" w:space="0" w:color="auto"/>
            <w:right w:val="none" w:sz="0" w:space="0" w:color="auto"/>
          </w:divBdr>
        </w:div>
        <w:div w:id="818544930">
          <w:marLeft w:val="480"/>
          <w:marRight w:val="0"/>
          <w:marTop w:val="0"/>
          <w:marBottom w:val="0"/>
          <w:divBdr>
            <w:top w:val="none" w:sz="0" w:space="0" w:color="auto"/>
            <w:left w:val="none" w:sz="0" w:space="0" w:color="auto"/>
            <w:bottom w:val="none" w:sz="0" w:space="0" w:color="auto"/>
            <w:right w:val="none" w:sz="0" w:space="0" w:color="auto"/>
          </w:divBdr>
        </w:div>
        <w:div w:id="138039495">
          <w:marLeft w:val="480"/>
          <w:marRight w:val="0"/>
          <w:marTop w:val="0"/>
          <w:marBottom w:val="0"/>
          <w:divBdr>
            <w:top w:val="none" w:sz="0" w:space="0" w:color="auto"/>
            <w:left w:val="none" w:sz="0" w:space="0" w:color="auto"/>
            <w:bottom w:val="none" w:sz="0" w:space="0" w:color="auto"/>
            <w:right w:val="none" w:sz="0" w:space="0" w:color="auto"/>
          </w:divBdr>
        </w:div>
        <w:div w:id="88476667">
          <w:marLeft w:val="480"/>
          <w:marRight w:val="0"/>
          <w:marTop w:val="0"/>
          <w:marBottom w:val="0"/>
          <w:divBdr>
            <w:top w:val="none" w:sz="0" w:space="0" w:color="auto"/>
            <w:left w:val="none" w:sz="0" w:space="0" w:color="auto"/>
            <w:bottom w:val="none" w:sz="0" w:space="0" w:color="auto"/>
            <w:right w:val="none" w:sz="0" w:space="0" w:color="auto"/>
          </w:divBdr>
        </w:div>
        <w:div w:id="751318226">
          <w:marLeft w:val="480"/>
          <w:marRight w:val="0"/>
          <w:marTop w:val="0"/>
          <w:marBottom w:val="0"/>
          <w:divBdr>
            <w:top w:val="none" w:sz="0" w:space="0" w:color="auto"/>
            <w:left w:val="none" w:sz="0" w:space="0" w:color="auto"/>
            <w:bottom w:val="none" w:sz="0" w:space="0" w:color="auto"/>
            <w:right w:val="none" w:sz="0" w:space="0" w:color="auto"/>
          </w:divBdr>
        </w:div>
        <w:div w:id="1813325171">
          <w:marLeft w:val="480"/>
          <w:marRight w:val="0"/>
          <w:marTop w:val="0"/>
          <w:marBottom w:val="0"/>
          <w:divBdr>
            <w:top w:val="none" w:sz="0" w:space="0" w:color="auto"/>
            <w:left w:val="none" w:sz="0" w:space="0" w:color="auto"/>
            <w:bottom w:val="none" w:sz="0" w:space="0" w:color="auto"/>
            <w:right w:val="none" w:sz="0" w:space="0" w:color="auto"/>
          </w:divBdr>
        </w:div>
        <w:div w:id="1106656579">
          <w:marLeft w:val="480"/>
          <w:marRight w:val="0"/>
          <w:marTop w:val="0"/>
          <w:marBottom w:val="0"/>
          <w:divBdr>
            <w:top w:val="none" w:sz="0" w:space="0" w:color="auto"/>
            <w:left w:val="none" w:sz="0" w:space="0" w:color="auto"/>
            <w:bottom w:val="none" w:sz="0" w:space="0" w:color="auto"/>
            <w:right w:val="none" w:sz="0" w:space="0" w:color="auto"/>
          </w:divBdr>
        </w:div>
        <w:div w:id="1164050858">
          <w:marLeft w:val="480"/>
          <w:marRight w:val="0"/>
          <w:marTop w:val="0"/>
          <w:marBottom w:val="0"/>
          <w:divBdr>
            <w:top w:val="none" w:sz="0" w:space="0" w:color="auto"/>
            <w:left w:val="none" w:sz="0" w:space="0" w:color="auto"/>
            <w:bottom w:val="none" w:sz="0" w:space="0" w:color="auto"/>
            <w:right w:val="none" w:sz="0" w:space="0" w:color="auto"/>
          </w:divBdr>
        </w:div>
        <w:div w:id="1457525322">
          <w:marLeft w:val="480"/>
          <w:marRight w:val="0"/>
          <w:marTop w:val="0"/>
          <w:marBottom w:val="0"/>
          <w:divBdr>
            <w:top w:val="none" w:sz="0" w:space="0" w:color="auto"/>
            <w:left w:val="none" w:sz="0" w:space="0" w:color="auto"/>
            <w:bottom w:val="none" w:sz="0" w:space="0" w:color="auto"/>
            <w:right w:val="none" w:sz="0" w:space="0" w:color="auto"/>
          </w:divBdr>
        </w:div>
        <w:div w:id="720448287">
          <w:marLeft w:val="480"/>
          <w:marRight w:val="0"/>
          <w:marTop w:val="0"/>
          <w:marBottom w:val="0"/>
          <w:divBdr>
            <w:top w:val="none" w:sz="0" w:space="0" w:color="auto"/>
            <w:left w:val="none" w:sz="0" w:space="0" w:color="auto"/>
            <w:bottom w:val="none" w:sz="0" w:space="0" w:color="auto"/>
            <w:right w:val="none" w:sz="0" w:space="0" w:color="auto"/>
          </w:divBdr>
        </w:div>
        <w:div w:id="1685595605">
          <w:marLeft w:val="480"/>
          <w:marRight w:val="0"/>
          <w:marTop w:val="0"/>
          <w:marBottom w:val="0"/>
          <w:divBdr>
            <w:top w:val="none" w:sz="0" w:space="0" w:color="auto"/>
            <w:left w:val="none" w:sz="0" w:space="0" w:color="auto"/>
            <w:bottom w:val="none" w:sz="0" w:space="0" w:color="auto"/>
            <w:right w:val="none" w:sz="0" w:space="0" w:color="auto"/>
          </w:divBdr>
        </w:div>
        <w:div w:id="2010793672">
          <w:marLeft w:val="480"/>
          <w:marRight w:val="0"/>
          <w:marTop w:val="0"/>
          <w:marBottom w:val="0"/>
          <w:divBdr>
            <w:top w:val="none" w:sz="0" w:space="0" w:color="auto"/>
            <w:left w:val="none" w:sz="0" w:space="0" w:color="auto"/>
            <w:bottom w:val="none" w:sz="0" w:space="0" w:color="auto"/>
            <w:right w:val="none" w:sz="0" w:space="0" w:color="auto"/>
          </w:divBdr>
        </w:div>
        <w:div w:id="158549237">
          <w:marLeft w:val="480"/>
          <w:marRight w:val="0"/>
          <w:marTop w:val="0"/>
          <w:marBottom w:val="0"/>
          <w:divBdr>
            <w:top w:val="none" w:sz="0" w:space="0" w:color="auto"/>
            <w:left w:val="none" w:sz="0" w:space="0" w:color="auto"/>
            <w:bottom w:val="none" w:sz="0" w:space="0" w:color="auto"/>
            <w:right w:val="none" w:sz="0" w:space="0" w:color="auto"/>
          </w:divBdr>
        </w:div>
        <w:div w:id="1984968446">
          <w:marLeft w:val="480"/>
          <w:marRight w:val="0"/>
          <w:marTop w:val="0"/>
          <w:marBottom w:val="0"/>
          <w:divBdr>
            <w:top w:val="none" w:sz="0" w:space="0" w:color="auto"/>
            <w:left w:val="none" w:sz="0" w:space="0" w:color="auto"/>
            <w:bottom w:val="none" w:sz="0" w:space="0" w:color="auto"/>
            <w:right w:val="none" w:sz="0" w:space="0" w:color="auto"/>
          </w:divBdr>
        </w:div>
        <w:div w:id="1201238216">
          <w:marLeft w:val="480"/>
          <w:marRight w:val="0"/>
          <w:marTop w:val="0"/>
          <w:marBottom w:val="0"/>
          <w:divBdr>
            <w:top w:val="none" w:sz="0" w:space="0" w:color="auto"/>
            <w:left w:val="none" w:sz="0" w:space="0" w:color="auto"/>
            <w:bottom w:val="none" w:sz="0" w:space="0" w:color="auto"/>
            <w:right w:val="none" w:sz="0" w:space="0" w:color="auto"/>
          </w:divBdr>
        </w:div>
        <w:div w:id="1259027139">
          <w:marLeft w:val="480"/>
          <w:marRight w:val="0"/>
          <w:marTop w:val="0"/>
          <w:marBottom w:val="0"/>
          <w:divBdr>
            <w:top w:val="none" w:sz="0" w:space="0" w:color="auto"/>
            <w:left w:val="none" w:sz="0" w:space="0" w:color="auto"/>
            <w:bottom w:val="none" w:sz="0" w:space="0" w:color="auto"/>
            <w:right w:val="none" w:sz="0" w:space="0" w:color="auto"/>
          </w:divBdr>
        </w:div>
        <w:div w:id="1903976406">
          <w:marLeft w:val="480"/>
          <w:marRight w:val="0"/>
          <w:marTop w:val="0"/>
          <w:marBottom w:val="0"/>
          <w:divBdr>
            <w:top w:val="none" w:sz="0" w:space="0" w:color="auto"/>
            <w:left w:val="none" w:sz="0" w:space="0" w:color="auto"/>
            <w:bottom w:val="none" w:sz="0" w:space="0" w:color="auto"/>
            <w:right w:val="none" w:sz="0" w:space="0" w:color="auto"/>
          </w:divBdr>
        </w:div>
        <w:div w:id="911741182">
          <w:marLeft w:val="480"/>
          <w:marRight w:val="0"/>
          <w:marTop w:val="0"/>
          <w:marBottom w:val="0"/>
          <w:divBdr>
            <w:top w:val="none" w:sz="0" w:space="0" w:color="auto"/>
            <w:left w:val="none" w:sz="0" w:space="0" w:color="auto"/>
            <w:bottom w:val="none" w:sz="0" w:space="0" w:color="auto"/>
            <w:right w:val="none" w:sz="0" w:space="0" w:color="auto"/>
          </w:divBdr>
        </w:div>
        <w:div w:id="1953390333">
          <w:marLeft w:val="480"/>
          <w:marRight w:val="0"/>
          <w:marTop w:val="0"/>
          <w:marBottom w:val="0"/>
          <w:divBdr>
            <w:top w:val="none" w:sz="0" w:space="0" w:color="auto"/>
            <w:left w:val="none" w:sz="0" w:space="0" w:color="auto"/>
            <w:bottom w:val="none" w:sz="0" w:space="0" w:color="auto"/>
            <w:right w:val="none" w:sz="0" w:space="0" w:color="auto"/>
          </w:divBdr>
        </w:div>
        <w:div w:id="1123575079">
          <w:marLeft w:val="480"/>
          <w:marRight w:val="0"/>
          <w:marTop w:val="0"/>
          <w:marBottom w:val="0"/>
          <w:divBdr>
            <w:top w:val="none" w:sz="0" w:space="0" w:color="auto"/>
            <w:left w:val="none" w:sz="0" w:space="0" w:color="auto"/>
            <w:bottom w:val="none" w:sz="0" w:space="0" w:color="auto"/>
            <w:right w:val="none" w:sz="0" w:space="0" w:color="auto"/>
          </w:divBdr>
        </w:div>
        <w:div w:id="566259123">
          <w:marLeft w:val="480"/>
          <w:marRight w:val="0"/>
          <w:marTop w:val="0"/>
          <w:marBottom w:val="0"/>
          <w:divBdr>
            <w:top w:val="none" w:sz="0" w:space="0" w:color="auto"/>
            <w:left w:val="none" w:sz="0" w:space="0" w:color="auto"/>
            <w:bottom w:val="none" w:sz="0" w:space="0" w:color="auto"/>
            <w:right w:val="none" w:sz="0" w:space="0" w:color="auto"/>
          </w:divBdr>
        </w:div>
        <w:div w:id="425461620">
          <w:marLeft w:val="480"/>
          <w:marRight w:val="0"/>
          <w:marTop w:val="0"/>
          <w:marBottom w:val="0"/>
          <w:divBdr>
            <w:top w:val="none" w:sz="0" w:space="0" w:color="auto"/>
            <w:left w:val="none" w:sz="0" w:space="0" w:color="auto"/>
            <w:bottom w:val="none" w:sz="0" w:space="0" w:color="auto"/>
            <w:right w:val="none" w:sz="0" w:space="0" w:color="auto"/>
          </w:divBdr>
        </w:div>
        <w:div w:id="25525364">
          <w:marLeft w:val="480"/>
          <w:marRight w:val="0"/>
          <w:marTop w:val="0"/>
          <w:marBottom w:val="0"/>
          <w:divBdr>
            <w:top w:val="none" w:sz="0" w:space="0" w:color="auto"/>
            <w:left w:val="none" w:sz="0" w:space="0" w:color="auto"/>
            <w:bottom w:val="none" w:sz="0" w:space="0" w:color="auto"/>
            <w:right w:val="none" w:sz="0" w:space="0" w:color="auto"/>
          </w:divBdr>
        </w:div>
        <w:div w:id="311368010">
          <w:marLeft w:val="480"/>
          <w:marRight w:val="0"/>
          <w:marTop w:val="0"/>
          <w:marBottom w:val="0"/>
          <w:divBdr>
            <w:top w:val="none" w:sz="0" w:space="0" w:color="auto"/>
            <w:left w:val="none" w:sz="0" w:space="0" w:color="auto"/>
            <w:bottom w:val="none" w:sz="0" w:space="0" w:color="auto"/>
            <w:right w:val="none" w:sz="0" w:space="0" w:color="auto"/>
          </w:divBdr>
        </w:div>
        <w:div w:id="1069813858">
          <w:marLeft w:val="480"/>
          <w:marRight w:val="0"/>
          <w:marTop w:val="0"/>
          <w:marBottom w:val="0"/>
          <w:divBdr>
            <w:top w:val="none" w:sz="0" w:space="0" w:color="auto"/>
            <w:left w:val="none" w:sz="0" w:space="0" w:color="auto"/>
            <w:bottom w:val="none" w:sz="0" w:space="0" w:color="auto"/>
            <w:right w:val="none" w:sz="0" w:space="0" w:color="auto"/>
          </w:divBdr>
        </w:div>
        <w:div w:id="53965934">
          <w:marLeft w:val="480"/>
          <w:marRight w:val="0"/>
          <w:marTop w:val="0"/>
          <w:marBottom w:val="0"/>
          <w:divBdr>
            <w:top w:val="none" w:sz="0" w:space="0" w:color="auto"/>
            <w:left w:val="none" w:sz="0" w:space="0" w:color="auto"/>
            <w:bottom w:val="none" w:sz="0" w:space="0" w:color="auto"/>
            <w:right w:val="none" w:sz="0" w:space="0" w:color="auto"/>
          </w:divBdr>
        </w:div>
      </w:divsChild>
    </w:div>
    <w:div w:id="1004019391">
      <w:bodyDiv w:val="1"/>
      <w:marLeft w:val="0"/>
      <w:marRight w:val="0"/>
      <w:marTop w:val="0"/>
      <w:marBottom w:val="0"/>
      <w:divBdr>
        <w:top w:val="none" w:sz="0" w:space="0" w:color="auto"/>
        <w:left w:val="none" w:sz="0" w:space="0" w:color="auto"/>
        <w:bottom w:val="none" w:sz="0" w:space="0" w:color="auto"/>
        <w:right w:val="none" w:sz="0" w:space="0" w:color="auto"/>
      </w:divBdr>
    </w:div>
    <w:div w:id="1008479238">
      <w:bodyDiv w:val="1"/>
      <w:marLeft w:val="0"/>
      <w:marRight w:val="0"/>
      <w:marTop w:val="0"/>
      <w:marBottom w:val="0"/>
      <w:divBdr>
        <w:top w:val="none" w:sz="0" w:space="0" w:color="auto"/>
        <w:left w:val="none" w:sz="0" w:space="0" w:color="auto"/>
        <w:bottom w:val="none" w:sz="0" w:space="0" w:color="auto"/>
        <w:right w:val="none" w:sz="0" w:space="0" w:color="auto"/>
      </w:divBdr>
    </w:div>
    <w:div w:id="1008564123">
      <w:bodyDiv w:val="1"/>
      <w:marLeft w:val="0"/>
      <w:marRight w:val="0"/>
      <w:marTop w:val="0"/>
      <w:marBottom w:val="0"/>
      <w:divBdr>
        <w:top w:val="none" w:sz="0" w:space="0" w:color="auto"/>
        <w:left w:val="none" w:sz="0" w:space="0" w:color="auto"/>
        <w:bottom w:val="none" w:sz="0" w:space="0" w:color="auto"/>
        <w:right w:val="none" w:sz="0" w:space="0" w:color="auto"/>
      </w:divBdr>
    </w:div>
    <w:div w:id="1016267463">
      <w:bodyDiv w:val="1"/>
      <w:marLeft w:val="0"/>
      <w:marRight w:val="0"/>
      <w:marTop w:val="0"/>
      <w:marBottom w:val="0"/>
      <w:divBdr>
        <w:top w:val="none" w:sz="0" w:space="0" w:color="auto"/>
        <w:left w:val="none" w:sz="0" w:space="0" w:color="auto"/>
        <w:bottom w:val="none" w:sz="0" w:space="0" w:color="auto"/>
        <w:right w:val="none" w:sz="0" w:space="0" w:color="auto"/>
      </w:divBdr>
    </w:div>
    <w:div w:id="1036007284">
      <w:bodyDiv w:val="1"/>
      <w:marLeft w:val="0"/>
      <w:marRight w:val="0"/>
      <w:marTop w:val="0"/>
      <w:marBottom w:val="0"/>
      <w:divBdr>
        <w:top w:val="none" w:sz="0" w:space="0" w:color="auto"/>
        <w:left w:val="none" w:sz="0" w:space="0" w:color="auto"/>
        <w:bottom w:val="none" w:sz="0" w:space="0" w:color="auto"/>
        <w:right w:val="none" w:sz="0" w:space="0" w:color="auto"/>
      </w:divBdr>
    </w:div>
    <w:div w:id="1048071595">
      <w:bodyDiv w:val="1"/>
      <w:marLeft w:val="0"/>
      <w:marRight w:val="0"/>
      <w:marTop w:val="0"/>
      <w:marBottom w:val="0"/>
      <w:divBdr>
        <w:top w:val="none" w:sz="0" w:space="0" w:color="auto"/>
        <w:left w:val="none" w:sz="0" w:space="0" w:color="auto"/>
        <w:bottom w:val="none" w:sz="0" w:space="0" w:color="auto"/>
        <w:right w:val="none" w:sz="0" w:space="0" w:color="auto"/>
      </w:divBdr>
    </w:div>
    <w:div w:id="1064765087">
      <w:bodyDiv w:val="1"/>
      <w:marLeft w:val="0"/>
      <w:marRight w:val="0"/>
      <w:marTop w:val="0"/>
      <w:marBottom w:val="0"/>
      <w:divBdr>
        <w:top w:val="none" w:sz="0" w:space="0" w:color="auto"/>
        <w:left w:val="none" w:sz="0" w:space="0" w:color="auto"/>
        <w:bottom w:val="none" w:sz="0" w:space="0" w:color="auto"/>
        <w:right w:val="none" w:sz="0" w:space="0" w:color="auto"/>
      </w:divBdr>
    </w:div>
    <w:div w:id="1083184328">
      <w:bodyDiv w:val="1"/>
      <w:marLeft w:val="0"/>
      <w:marRight w:val="0"/>
      <w:marTop w:val="0"/>
      <w:marBottom w:val="0"/>
      <w:divBdr>
        <w:top w:val="none" w:sz="0" w:space="0" w:color="auto"/>
        <w:left w:val="none" w:sz="0" w:space="0" w:color="auto"/>
        <w:bottom w:val="none" w:sz="0" w:space="0" w:color="auto"/>
        <w:right w:val="none" w:sz="0" w:space="0" w:color="auto"/>
      </w:divBdr>
    </w:div>
    <w:div w:id="1104303328">
      <w:bodyDiv w:val="1"/>
      <w:marLeft w:val="0"/>
      <w:marRight w:val="0"/>
      <w:marTop w:val="0"/>
      <w:marBottom w:val="0"/>
      <w:divBdr>
        <w:top w:val="none" w:sz="0" w:space="0" w:color="auto"/>
        <w:left w:val="none" w:sz="0" w:space="0" w:color="auto"/>
        <w:bottom w:val="none" w:sz="0" w:space="0" w:color="auto"/>
        <w:right w:val="none" w:sz="0" w:space="0" w:color="auto"/>
      </w:divBdr>
    </w:div>
    <w:div w:id="1107231927">
      <w:bodyDiv w:val="1"/>
      <w:marLeft w:val="0"/>
      <w:marRight w:val="0"/>
      <w:marTop w:val="0"/>
      <w:marBottom w:val="0"/>
      <w:divBdr>
        <w:top w:val="none" w:sz="0" w:space="0" w:color="auto"/>
        <w:left w:val="none" w:sz="0" w:space="0" w:color="auto"/>
        <w:bottom w:val="none" w:sz="0" w:space="0" w:color="auto"/>
        <w:right w:val="none" w:sz="0" w:space="0" w:color="auto"/>
      </w:divBdr>
    </w:div>
    <w:div w:id="1112823506">
      <w:bodyDiv w:val="1"/>
      <w:marLeft w:val="0"/>
      <w:marRight w:val="0"/>
      <w:marTop w:val="0"/>
      <w:marBottom w:val="0"/>
      <w:divBdr>
        <w:top w:val="none" w:sz="0" w:space="0" w:color="auto"/>
        <w:left w:val="none" w:sz="0" w:space="0" w:color="auto"/>
        <w:bottom w:val="none" w:sz="0" w:space="0" w:color="auto"/>
        <w:right w:val="none" w:sz="0" w:space="0" w:color="auto"/>
      </w:divBdr>
    </w:div>
    <w:div w:id="1169833611">
      <w:bodyDiv w:val="1"/>
      <w:marLeft w:val="0"/>
      <w:marRight w:val="0"/>
      <w:marTop w:val="0"/>
      <w:marBottom w:val="0"/>
      <w:divBdr>
        <w:top w:val="none" w:sz="0" w:space="0" w:color="auto"/>
        <w:left w:val="none" w:sz="0" w:space="0" w:color="auto"/>
        <w:bottom w:val="none" w:sz="0" w:space="0" w:color="auto"/>
        <w:right w:val="none" w:sz="0" w:space="0" w:color="auto"/>
      </w:divBdr>
    </w:div>
    <w:div w:id="1174077473">
      <w:bodyDiv w:val="1"/>
      <w:marLeft w:val="0"/>
      <w:marRight w:val="0"/>
      <w:marTop w:val="0"/>
      <w:marBottom w:val="0"/>
      <w:divBdr>
        <w:top w:val="none" w:sz="0" w:space="0" w:color="auto"/>
        <w:left w:val="none" w:sz="0" w:space="0" w:color="auto"/>
        <w:bottom w:val="none" w:sz="0" w:space="0" w:color="auto"/>
        <w:right w:val="none" w:sz="0" w:space="0" w:color="auto"/>
      </w:divBdr>
    </w:div>
    <w:div w:id="1177187572">
      <w:bodyDiv w:val="1"/>
      <w:marLeft w:val="0"/>
      <w:marRight w:val="0"/>
      <w:marTop w:val="0"/>
      <w:marBottom w:val="0"/>
      <w:divBdr>
        <w:top w:val="none" w:sz="0" w:space="0" w:color="auto"/>
        <w:left w:val="none" w:sz="0" w:space="0" w:color="auto"/>
        <w:bottom w:val="none" w:sz="0" w:space="0" w:color="auto"/>
        <w:right w:val="none" w:sz="0" w:space="0" w:color="auto"/>
      </w:divBdr>
      <w:divsChild>
        <w:div w:id="1666667453">
          <w:marLeft w:val="480"/>
          <w:marRight w:val="0"/>
          <w:marTop w:val="0"/>
          <w:marBottom w:val="0"/>
          <w:divBdr>
            <w:top w:val="none" w:sz="0" w:space="0" w:color="auto"/>
            <w:left w:val="none" w:sz="0" w:space="0" w:color="auto"/>
            <w:bottom w:val="none" w:sz="0" w:space="0" w:color="auto"/>
            <w:right w:val="none" w:sz="0" w:space="0" w:color="auto"/>
          </w:divBdr>
        </w:div>
        <w:div w:id="245649160">
          <w:marLeft w:val="480"/>
          <w:marRight w:val="0"/>
          <w:marTop w:val="0"/>
          <w:marBottom w:val="0"/>
          <w:divBdr>
            <w:top w:val="none" w:sz="0" w:space="0" w:color="auto"/>
            <w:left w:val="none" w:sz="0" w:space="0" w:color="auto"/>
            <w:bottom w:val="none" w:sz="0" w:space="0" w:color="auto"/>
            <w:right w:val="none" w:sz="0" w:space="0" w:color="auto"/>
          </w:divBdr>
        </w:div>
        <w:div w:id="316304469">
          <w:marLeft w:val="480"/>
          <w:marRight w:val="0"/>
          <w:marTop w:val="0"/>
          <w:marBottom w:val="0"/>
          <w:divBdr>
            <w:top w:val="none" w:sz="0" w:space="0" w:color="auto"/>
            <w:left w:val="none" w:sz="0" w:space="0" w:color="auto"/>
            <w:bottom w:val="none" w:sz="0" w:space="0" w:color="auto"/>
            <w:right w:val="none" w:sz="0" w:space="0" w:color="auto"/>
          </w:divBdr>
        </w:div>
        <w:div w:id="617299751">
          <w:marLeft w:val="480"/>
          <w:marRight w:val="0"/>
          <w:marTop w:val="0"/>
          <w:marBottom w:val="0"/>
          <w:divBdr>
            <w:top w:val="none" w:sz="0" w:space="0" w:color="auto"/>
            <w:left w:val="none" w:sz="0" w:space="0" w:color="auto"/>
            <w:bottom w:val="none" w:sz="0" w:space="0" w:color="auto"/>
            <w:right w:val="none" w:sz="0" w:space="0" w:color="auto"/>
          </w:divBdr>
        </w:div>
        <w:div w:id="1755976760">
          <w:marLeft w:val="480"/>
          <w:marRight w:val="0"/>
          <w:marTop w:val="0"/>
          <w:marBottom w:val="0"/>
          <w:divBdr>
            <w:top w:val="none" w:sz="0" w:space="0" w:color="auto"/>
            <w:left w:val="none" w:sz="0" w:space="0" w:color="auto"/>
            <w:bottom w:val="none" w:sz="0" w:space="0" w:color="auto"/>
            <w:right w:val="none" w:sz="0" w:space="0" w:color="auto"/>
          </w:divBdr>
        </w:div>
        <w:div w:id="1191802662">
          <w:marLeft w:val="480"/>
          <w:marRight w:val="0"/>
          <w:marTop w:val="0"/>
          <w:marBottom w:val="0"/>
          <w:divBdr>
            <w:top w:val="none" w:sz="0" w:space="0" w:color="auto"/>
            <w:left w:val="none" w:sz="0" w:space="0" w:color="auto"/>
            <w:bottom w:val="none" w:sz="0" w:space="0" w:color="auto"/>
            <w:right w:val="none" w:sz="0" w:space="0" w:color="auto"/>
          </w:divBdr>
        </w:div>
        <w:div w:id="356010515">
          <w:marLeft w:val="480"/>
          <w:marRight w:val="0"/>
          <w:marTop w:val="0"/>
          <w:marBottom w:val="0"/>
          <w:divBdr>
            <w:top w:val="none" w:sz="0" w:space="0" w:color="auto"/>
            <w:left w:val="none" w:sz="0" w:space="0" w:color="auto"/>
            <w:bottom w:val="none" w:sz="0" w:space="0" w:color="auto"/>
            <w:right w:val="none" w:sz="0" w:space="0" w:color="auto"/>
          </w:divBdr>
        </w:div>
        <w:div w:id="1270356749">
          <w:marLeft w:val="480"/>
          <w:marRight w:val="0"/>
          <w:marTop w:val="0"/>
          <w:marBottom w:val="0"/>
          <w:divBdr>
            <w:top w:val="none" w:sz="0" w:space="0" w:color="auto"/>
            <w:left w:val="none" w:sz="0" w:space="0" w:color="auto"/>
            <w:bottom w:val="none" w:sz="0" w:space="0" w:color="auto"/>
            <w:right w:val="none" w:sz="0" w:space="0" w:color="auto"/>
          </w:divBdr>
        </w:div>
        <w:div w:id="1407799105">
          <w:marLeft w:val="480"/>
          <w:marRight w:val="0"/>
          <w:marTop w:val="0"/>
          <w:marBottom w:val="0"/>
          <w:divBdr>
            <w:top w:val="none" w:sz="0" w:space="0" w:color="auto"/>
            <w:left w:val="none" w:sz="0" w:space="0" w:color="auto"/>
            <w:bottom w:val="none" w:sz="0" w:space="0" w:color="auto"/>
            <w:right w:val="none" w:sz="0" w:space="0" w:color="auto"/>
          </w:divBdr>
        </w:div>
        <w:div w:id="334959500">
          <w:marLeft w:val="480"/>
          <w:marRight w:val="0"/>
          <w:marTop w:val="0"/>
          <w:marBottom w:val="0"/>
          <w:divBdr>
            <w:top w:val="none" w:sz="0" w:space="0" w:color="auto"/>
            <w:left w:val="none" w:sz="0" w:space="0" w:color="auto"/>
            <w:bottom w:val="none" w:sz="0" w:space="0" w:color="auto"/>
            <w:right w:val="none" w:sz="0" w:space="0" w:color="auto"/>
          </w:divBdr>
        </w:div>
        <w:div w:id="2017415330">
          <w:marLeft w:val="480"/>
          <w:marRight w:val="0"/>
          <w:marTop w:val="0"/>
          <w:marBottom w:val="0"/>
          <w:divBdr>
            <w:top w:val="none" w:sz="0" w:space="0" w:color="auto"/>
            <w:left w:val="none" w:sz="0" w:space="0" w:color="auto"/>
            <w:bottom w:val="none" w:sz="0" w:space="0" w:color="auto"/>
            <w:right w:val="none" w:sz="0" w:space="0" w:color="auto"/>
          </w:divBdr>
        </w:div>
        <w:div w:id="1792093210">
          <w:marLeft w:val="480"/>
          <w:marRight w:val="0"/>
          <w:marTop w:val="0"/>
          <w:marBottom w:val="0"/>
          <w:divBdr>
            <w:top w:val="none" w:sz="0" w:space="0" w:color="auto"/>
            <w:left w:val="none" w:sz="0" w:space="0" w:color="auto"/>
            <w:bottom w:val="none" w:sz="0" w:space="0" w:color="auto"/>
            <w:right w:val="none" w:sz="0" w:space="0" w:color="auto"/>
          </w:divBdr>
        </w:div>
        <w:div w:id="1971740133">
          <w:marLeft w:val="480"/>
          <w:marRight w:val="0"/>
          <w:marTop w:val="0"/>
          <w:marBottom w:val="0"/>
          <w:divBdr>
            <w:top w:val="none" w:sz="0" w:space="0" w:color="auto"/>
            <w:left w:val="none" w:sz="0" w:space="0" w:color="auto"/>
            <w:bottom w:val="none" w:sz="0" w:space="0" w:color="auto"/>
            <w:right w:val="none" w:sz="0" w:space="0" w:color="auto"/>
          </w:divBdr>
        </w:div>
        <w:div w:id="882016049">
          <w:marLeft w:val="480"/>
          <w:marRight w:val="0"/>
          <w:marTop w:val="0"/>
          <w:marBottom w:val="0"/>
          <w:divBdr>
            <w:top w:val="none" w:sz="0" w:space="0" w:color="auto"/>
            <w:left w:val="none" w:sz="0" w:space="0" w:color="auto"/>
            <w:bottom w:val="none" w:sz="0" w:space="0" w:color="auto"/>
            <w:right w:val="none" w:sz="0" w:space="0" w:color="auto"/>
          </w:divBdr>
        </w:div>
        <w:div w:id="421146879">
          <w:marLeft w:val="480"/>
          <w:marRight w:val="0"/>
          <w:marTop w:val="0"/>
          <w:marBottom w:val="0"/>
          <w:divBdr>
            <w:top w:val="none" w:sz="0" w:space="0" w:color="auto"/>
            <w:left w:val="none" w:sz="0" w:space="0" w:color="auto"/>
            <w:bottom w:val="none" w:sz="0" w:space="0" w:color="auto"/>
            <w:right w:val="none" w:sz="0" w:space="0" w:color="auto"/>
          </w:divBdr>
        </w:div>
        <w:div w:id="1164971801">
          <w:marLeft w:val="480"/>
          <w:marRight w:val="0"/>
          <w:marTop w:val="0"/>
          <w:marBottom w:val="0"/>
          <w:divBdr>
            <w:top w:val="none" w:sz="0" w:space="0" w:color="auto"/>
            <w:left w:val="none" w:sz="0" w:space="0" w:color="auto"/>
            <w:bottom w:val="none" w:sz="0" w:space="0" w:color="auto"/>
            <w:right w:val="none" w:sz="0" w:space="0" w:color="auto"/>
          </w:divBdr>
        </w:div>
        <w:div w:id="873463975">
          <w:marLeft w:val="480"/>
          <w:marRight w:val="0"/>
          <w:marTop w:val="0"/>
          <w:marBottom w:val="0"/>
          <w:divBdr>
            <w:top w:val="none" w:sz="0" w:space="0" w:color="auto"/>
            <w:left w:val="none" w:sz="0" w:space="0" w:color="auto"/>
            <w:bottom w:val="none" w:sz="0" w:space="0" w:color="auto"/>
            <w:right w:val="none" w:sz="0" w:space="0" w:color="auto"/>
          </w:divBdr>
        </w:div>
        <w:div w:id="196045707">
          <w:marLeft w:val="480"/>
          <w:marRight w:val="0"/>
          <w:marTop w:val="0"/>
          <w:marBottom w:val="0"/>
          <w:divBdr>
            <w:top w:val="none" w:sz="0" w:space="0" w:color="auto"/>
            <w:left w:val="none" w:sz="0" w:space="0" w:color="auto"/>
            <w:bottom w:val="none" w:sz="0" w:space="0" w:color="auto"/>
            <w:right w:val="none" w:sz="0" w:space="0" w:color="auto"/>
          </w:divBdr>
        </w:div>
        <w:div w:id="1479497198">
          <w:marLeft w:val="480"/>
          <w:marRight w:val="0"/>
          <w:marTop w:val="0"/>
          <w:marBottom w:val="0"/>
          <w:divBdr>
            <w:top w:val="none" w:sz="0" w:space="0" w:color="auto"/>
            <w:left w:val="none" w:sz="0" w:space="0" w:color="auto"/>
            <w:bottom w:val="none" w:sz="0" w:space="0" w:color="auto"/>
            <w:right w:val="none" w:sz="0" w:space="0" w:color="auto"/>
          </w:divBdr>
        </w:div>
        <w:div w:id="973872257">
          <w:marLeft w:val="480"/>
          <w:marRight w:val="0"/>
          <w:marTop w:val="0"/>
          <w:marBottom w:val="0"/>
          <w:divBdr>
            <w:top w:val="none" w:sz="0" w:space="0" w:color="auto"/>
            <w:left w:val="none" w:sz="0" w:space="0" w:color="auto"/>
            <w:bottom w:val="none" w:sz="0" w:space="0" w:color="auto"/>
            <w:right w:val="none" w:sz="0" w:space="0" w:color="auto"/>
          </w:divBdr>
        </w:div>
        <w:div w:id="279411806">
          <w:marLeft w:val="480"/>
          <w:marRight w:val="0"/>
          <w:marTop w:val="0"/>
          <w:marBottom w:val="0"/>
          <w:divBdr>
            <w:top w:val="none" w:sz="0" w:space="0" w:color="auto"/>
            <w:left w:val="none" w:sz="0" w:space="0" w:color="auto"/>
            <w:bottom w:val="none" w:sz="0" w:space="0" w:color="auto"/>
            <w:right w:val="none" w:sz="0" w:space="0" w:color="auto"/>
          </w:divBdr>
        </w:div>
        <w:div w:id="1221867783">
          <w:marLeft w:val="480"/>
          <w:marRight w:val="0"/>
          <w:marTop w:val="0"/>
          <w:marBottom w:val="0"/>
          <w:divBdr>
            <w:top w:val="none" w:sz="0" w:space="0" w:color="auto"/>
            <w:left w:val="none" w:sz="0" w:space="0" w:color="auto"/>
            <w:bottom w:val="none" w:sz="0" w:space="0" w:color="auto"/>
            <w:right w:val="none" w:sz="0" w:space="0" w:color="auto"/>
          </w:divBdr>
        </w:div>
        <w:div w:id="1551529332">
          <w:marLeft w:val="480"/>
          <w:marRight w:val="0"/>
          <w:marTop w:val="0"/>
          <w:marBottom w:val="0"/>
          <w:divBdr>
            <w:top w:val="none" w:sz="0" w:space="0" w:color="auto"/>
            <w:left w:val="none" w:sz="0" w:space="0" w:color="auto"/>
            <w:bottom w:val="none" w:sz="0" w:space="0" w:color="auto"/>
            <w:right w:val="none" w:sz="0" w:space="0" w:color="auto"/>
          </w:divBdr>
        </w:div>
        <w:div w:id="165554404">
          <w:marLeft w:val="480"/>
          <w:marRight w:val="0"/>
          <w:marTop w:val="0"/>
          <w:marBottom w:val="0"/>
          <w:divBdr>
            <w:top w:val="none" w:sz="0" w:space="0" w:color="auto"/>
            <w:left w:val="none" w:sz="0" w:space="0" w:color="auto"/>
            <w:bottom w:val="none" w:sz="0" w:space="0" w:color="auto"/>
            <w:right w:val="none" w:sz="0" w:space="0" w:color="auto"/>
          </w:divBdr>
        </w:div>
        <w:div w:id="1177386917">
          <w:marLeft w:val="480"/>
          <w:marRight w:val="0"/>
          <w:marTop w:val="0"/>
          <w:marBottom w:val="0"/>
          <w:divBdr>
            <w:top w:val="none" w:sz="0" w:space="0" w:color="auto"/>
            <w:left w:val="none" w:sz="0" w:space="0" w:color="auto"/>
            <w:bottom w:val="none" w:sz="0" w:space="0" w:color="auto"/>
            <w:right w:val="none" w:sz="0" w:space="0" w:color="auto"/>
          </w:divBdr>
        </w:div>
        <w:div w:id="425540811">
          <w:marLeft w:val="480"/>
          <w:marRight w:val="0"/>
          <w:marTop w:val="0"/>
          <w:marBottom w:val="0"/>
          <w:divBdr>
            <w:top w:val="none" w:sz="0" w:space="0" w:color="auto"/>
            <w:left w:val="none" w:sz="0" w:space="0" w:color="auto"/>
            <w:bottom w:val="none" w:sz="0" w:space="0" w:color="auto"/>
            <w:right w:val="none" w:sz="0" w:space="0" w:color="auto"/>
          </w:divBdr>
        </w:div>
        <w:div w:id="1393650896">
          <w:marLeft w:val="480"/>
          <w:marRight w:val="0"/>
          <w:marTop w:val="0"/>
          <w:marBottom w:val="0"/>
          <w:divBdr>
            <w:top w:val="none" w:sz="0" w:space="0" w:color="auto"/>
            <w:left w:val="none" w:sz="0" w:space="0" w:color="auto"/>
            <w:bottom w:val="none" w:sz="0" w:space="0" w:color="auto"/>
            <w:right w:val="none" w:sz="0" w:space="0" w:color="auto"/>
          </w:divBdr>
        </w:div>
        <w:div w:id="538126056">
          <w:marLeft w:val="480"/>
          <w:marRight w:val="0"/>
          <w:marTop w:val="0"/>
          <w:marBottom w:val="0"/>
          <w:divBdr>
            <w:top w:val="none" w:sz="0" w:space="0" w:color="auto"/>
            <w:left w:val="none" w:sz="0" w:space="0" w:color="auto"/>
            <w:bottom w:val="none" w:sz="0" w:space="0" w:color="auto"/>
            <w:right w:val="none" w:sz="0" w:space="0" w:color="auto"/>
          </w:divBdr>
        </w:div>
        <w:div w:id="553590109">
          <w:marLeft w:val="480"/>
          <w:marRight w:val="0"/>
          <w:marTop w:val="0"/>
          <w:marBottom w:val="0"/>
          <w:divBdr>
            <w:top w:val="none" w:sz="0" w:space="0" w:color="auto"/>
            <w:left w:val="none" w:sz="0" w:space="0" w:color="auto"/>
            <w:bottom w:val="none" w:sz="0" w:space="0" w:color="auto"/>
            <w:right w:val="none" w:sz="0" w:space="0" w:color="auto"/>
          </w:divBdr>
        </w:div>
        <w:div w:id="2136633761">
          <w:marLeft w:val="480"/>
          <w:marRight w:val="0"/>
          <w:marTop w:val="0"/>
          <w:marBottom w:val="0"/>
          <w:divBdr>
            <w:top w:val="none" w:sz="0" w:space="0" w:color="auto"/>
            <w:left w:val="none" w:sz="0" w:space="0" w:color="auto"/>
            <w:bottom w:val="none" w:sz="0" w:space="0" w:color="auto"/>
            <w:right w:val="none" w:sz="0" w:space="0" w:color="auto"/>
          </w:divBdr>
        </w:div>
        <w:div w:id="1305815857">
          <w:marLeft w:val="480"/>
          <w:marRight w:val="0"/>
          <w:marTop w:val="0"/>
          <w:marBottom w:val="0"/>
          <w:divBdr>
            <w:top w:val="none" w:sz="0" w:space="0" w:color="auto"/>
            <w:left w:val="none" w:sz="0" w:space="0" w:color="auto"/>
            <w:bottom w:val="none" w:sz="0" w:space="0" w:color="auto"/>
            <w:right w:val="none" w:sz="0" w:space="0" w:color="auto"/>
          </w:divBdr>
        </w:div>
        <w:div w:id="2074113422">
          <w:marLeft w:val="480"/>
          <w:marRight w:val="0"/>
          <w:marTop w:val="0"/>
          <w:marBottom w:val="0"/>
          <w:divBdr>
            <w:top w:val="none" w:sz="0" w:space="0" w:color="auto"/>
            <w:left w:val="none" w:sz="0" w:space="0" w:color="auto"/>
            <w:bottom w:val="none" w:sz="0" w:space="0" w:color="auto"/>
            <w:right w:val="none" w:sz="0" w:space="0" w:color="auto"/>
          </w:divBdr>
        </w:div>
        <w:div w:id="1626306831">
          <w:marLeft w:val="480"/>
          <w:marRight w:val="0"/>
          <w:marTop w:val="0"/>
          <w:marBottom w:val="0"/>
          <w:divBdr>
            <w:top w:val="none" w:sz="0" w:space="0" w:color="auto"/>
            <w:left w:val="none" w:sz="0" w:space="0" w:color="auto"/>
            <w:bottom w:val="none" w:sz="0" w:space="0" w:color="auto"/>
            <w:right w:val="none" w:sz="0" w:space="0" w:color="auto"/>
          </w:divBdr>
        </w:div>
        <w:div w:id="1474716466">
          <w:marLeft w:val="480"/>
          <w:marRight w:val="0"/>
          <w:marTop w:val="0"/>
          <w:marBottom w:val="0"/>
          <w:divBdr>
            <w:top w:val="none" w:sz="0" w:space="0" w:color="auto"/>
            <w:left w:val="none" w:sz="0" w:space="0" w:color="auto"/>
            <w:bottom w:val="none" w:sz="0" w:space="0" w:color="auto"/>
            <w:right w:val="none" w:sz="0" w:space="0" w:color="auto"/>
          </w:divBdr>
        </w:div>
        <w:div w:id="714043719">
          <w:marLeft w:val="480"/>
          <w:marRight w:val="0"/>
          <w:marTop w:val="0"/>
          <w:marBottom w:val="0"/>
          <w:divBdr>
            <w:top w:val="none" w:sz="0" w:space="0" w:color="auto"/>
            <w:left w:val="none" w:sz="0" w:space="0" w:color="auto"/>
            <w:bottom w:val="none" w:sz="0" w:space="0" w:color="auto"/>
            <w:right w:val="none" w:sz="0" w:space="0" w:color="auto"/>
          </w:divBdr>
        </w:div>
        <w:div w:id="1210188244">
          <w:marLeft w:val="480"/>
          <w:marRight w:val="0"/>
          <w:marTop w:val="0"/>
          <w:marBottom w:val="0"/>
          <w:divBdr>
            <w:top w:val="none" w:sz="0" w:space="0" w:color="auto"/>
            <w:left w:val="none" w:sz="0" w:space="0" w:color="auto"/>
            <w:bottom w:val="none" w:sz="0" w:space="0" w:color="auto"/>
            <w:right w:val="none" w:sz="0" w:space="0" w:color="auto"/>
          </w:divBdr>
        </w:div>
        <w:div w:id="673534587">
          <w:marLeft w:val="480"/>
          <w:marRight w:val="0"/>
          <w:marTop w:val="0"/>
          <w:marBottom w:val="0"/>
          <w:divBdr>
            <w:top w:val="none" w:sz="0" w:space="0" w:color="auto"/>
            <w:left w:val="none" w:sz="0" w:space="0" w:color="auto"/>
            <w:bottom w:val="none" w:sz="0" w:space="0" w:color="auto"/>
            <w:right w:val="none" w:sz="0" w:space="0" w:color="auto"/>
          </w:divBdr>
        </w:div>
        <w:div w:id="1436747492">
          <w:marLeft w:val="480"/>
          <w:marRight w:val="0"/>
          <w:marTop w:val="0"/>
          <w:marBottom w:val="0"/>
          <w:divBdr>
            <w:top w:val="none" w:sz="0" w:space="0" w:color="auto"/>
            <w:left w:val="none" w:sz="0" w:space="0" w:color="auto"/>
            <w:bottom w:val="none" w:sz="0" w:space="0" w:color="auto"/>
            <w:right w:val="none" w:sz="0" w:space="0" w:color="auto"/>
          </w:divBdr>
        </w:div>
        <w:div w:id="1764036474">
          <w:marLeft w:val="480"/>
          <w:marRight w:val="0"/>
          <w:marTop w:val="0"/>
          <w:marBottom w:val="0"/>
          <w:divBdr>
            <w:top w:val="none" w:sz="0" w:space="0" w:color="auto"/>
            <w:left w:val="none" w:sz="0" w:space="0" w:color="auto"/>
            <w:bottom w:val="none" w:sz="0" w:space="0" w:color="auto"/>
            <w:right w:val="none" w:sz="0" w:space="0" w:color="auto"/>
          </w:divBdr>
        </w:div>
        <w:div w:id="1023898452">
          <w:marLeft w:val="480"/>
          <w:marRight w:val="0"/>
          <w:marTop w:val="0"/>
          <w:marBottom w:val="0"/>
          <w:divBdr>
            <w:top w:val="none" w:sz="0" w:space="0" w:color="auto"/>
            <w:left w:val="none" w:sz="0" w:space="0" w:color="auto"/>
            <w:bottom w:val="none" w:sz="0" w:space="0" w:color="auto"/>
            <w:right w:val="none" w:sz="0" w:space="0" w:color="auto"/>
          </w:divBdr>
        </w:div>
        <w:div w:id="395054939">
          <w:marLeft w:val="480"/>
          <w:marRight w:val="0"/>
          <w:marTop w:val="0"/>
          <w:marBottom w:val="0"/>
          <w:divBdr>
            <w:top w:val="none" w:sz="0" w:space="0" w:color="auto"/>
            <w:left w:val="none" w:sz="0" w:space="0" w:color="auto"/>
            <w:bottom w:val="none" w:sz="0" w:space="0" w:color="auto"/>
            <w:right w:val="none" w:sz="0" w:space="0" w:color="auto"/>
          </w:divBdr>
        </w:div>
        <w:div w:id="582298611">
          <w:marLeft w:val="480"/>
          <w:marRight w:val="0"/>
          <w:marTop w:val="0"/>
          <w:marBottom w:val="0"/>
          <w:divBdr>
            <w:top w:val="none" w:sz="0" w:space="0" w:color="auto"/>
            <w:left w:val="none" w:sz="0" w:space="0" w:color="auto"/>
            <w:bottom w:val="none" w:sz="0" w:space="0" w:color="auto"/>
            <w:right w:val="none" w:sz="0" w:space="0" w:color="auto"/>
          </w:divBdr>
        </w:div>
        <w:div w:id="410784561">
          <w:marLeft w:val="480"/>
          <w:marRight w:val="0"/>
          <w:marTop w:val="0"/>
          <w:marBottom w:val="0"/>
          <w:divBdr>
            <w:top w:val="none" w:sz="0" w:space="0" w:color="auto"/>
            <w:left w:val="none" w:sz="0" w:space="0" w:color="auto"/>
            <w:bottom w:val="none" w:sz="0" w:space="0" w:color="auto"/>
            <w:right w:val="none" w:sz="0" w:space="0" w:color="auto"/>
          </w:divBdr>
        </w:div>
        <w:div w:id="1518235201">
          <w:marLeft w:val="480"/>
          <w:marRight w:val="0"/>
          <w:marTop w:val="0"/>
          <w:marBottom w:val="0"/>
          <w:divBdr>
            <w:top w:val="none" w:sz="0" w:space="0" w:color="auto"/>
            <w:left w:val="none" w:sz="0" w:space="0" w:color="auto"/>
            <w:bottom w:val="none" w:sz="0" w:space="0" w:color="auto"/>
            <w:right w:val="none" w:sz="0" w:space="0" w:color="auto"/>
          </w:divBdr>
        </w:div>
        <w:div w:id="1687093282">
          <w:marLeft w:val="480"/>
          <w:marRight w:val="0"/>
          <w:marTop w:val="0"/>
          <w:marBottom w:val="0"/>
          <w:divBdr>
            <w:top w:val="none" w:sz="0" w:space="0" w:color="auto"/>
            <w:left w:val="none" w:sz="0" w:space="0" w:color="auto"/>
            <w:bottom w:val="none" w:sz="0" w:space="0" w:color="auto"/>
            <w:right w:val="none" w:sz="0" w:space="0" w:color="auto"/>
          </w:divBdr>
        </w:div>
        <w:div w:id="511066445">
          <w:marLeft w:val="480"/>
          <w:marRight w:val="0"/>
          <w:marTop w:val="0"/>
          <w:marBottom w:val="0"/>
          <w:divBdr>
            <w:top w:val="none" w:sz="0" w:space="0" w:color="auto"/>
            <w:left w:val="none" w:sz="0" w:space="0" w:color="auto"/>
            <w:bottom w:val="none" w:sz="0" w:space="0" w:color="auto"/>
            <w:right w:val="none" w:sz="0" w:space="0" w:color="auto"/>
          </w:divBdr>
        </w:div>
        <w:div w:id="1118377704">
          <w:marLeft w:val="480"/>
          <w:marRight w:val="0"/>
          <w:marTop w:val="0"/>
          <w:marBottom w:val="0"/>
          <w:divBdr>
            <w:top w:val="none" w:sz="0" w:space="0" w:color="auto"/>
            <w:left w:val="none" w:sz="0" w:space="0" w:color="auto"/>
            <w:bottom w:val="none" w:sz="0" w:space="0" w:color="auto"/>
            <w:right w:val="none" w:sz="0" w:space="0" w:color="auto"/>
          </w:divBdr>
        </w:div>
        <w:div w:id="1604611061">
          <w:marLeft w:val="480"/>
          <w:marRight w:val="0"/>
          <w:marTop w:val="0"/>
          <w:marBottom w:val="0"/>
          <w:divBdr>
            <w:top w:val="none" w:sz="0" w:space="0" w:color="auto"/>
            <w:left w:val="none" w:sz="0" w:space="0" w:color="auto"/>
            <w:bottom w:val="none" w:sz="0" w:space="0" w:color="auto"/>
            <w:right w:val="none" w:sz="0" w:space="0" w:color="auto"/>
          </w:divBdr>
        </w:div>
      </w:divsChild>
    </w:div>
    <w:div w:id="1180777195">
      <w:bodyDiv w:val="1"/>
      <w:marLeft w:val="0"/>
      <w:marRight w:val="0"/>
      <w:marTop w:val="0"/>
      <w:marBottom w:val="0"/>
      <w:divBdr>
        <w:top w:val="none" w:sz="0" w:space="0" w:color="auto"/>
        <w:left w:val="none" w:sz="0" w:space="0" w:color="auto"/>
        <w:bottom w:val="none" w:sz="0" w:space="0" w:color="auto"/>
        <w:right w:val="none" w:sz="0" w:space="0" w:color="auto"/>
      </w:divBdr>
    </w:div>
    <w:div w:id="1194928114">
      <w:bodyDiv w:val="1"/>
      <w:marLeft w:val="0"/>
      <w:marRight w:val="0"/>
      <w:marTop w:val="0"/>
      <w:marBottom w:val="0"/>
      <w:divBdr>
        <w:top w:val="none" w:sz="0" w:space="0" w:color="auto"/>
        <w:left w:val="none" w:sz="0" w:space="0" w:color="auto"/>
        <w:bottom w:val="none" w:sz="0" w:space="0" w:color="auto"/>
        <w:right w:val="none" w:sz="0" w:space="0" w:color="auto"/>
      </w:divBdr>
    </w:div>
    <w:div w:id="1196306974">
      <w:bodyDiv w:val="1"/>
      <w:marLeft w:val="0"/>
      <w:marRight w:val="0"/>
      <w:marTop w:val="0"/>
      <w:marBottom w:val="0"/>
      <w:divBdr>
        <w:top w:val="none" w:sz="0" w:space="0" w:color="auto"/>
        <w:left w:val="none" w:sz="0" w:space="0" w:color="auto"/>
        <w:bottom w:val="none" w:sz="0" w:space="0" w:color="auto"/>
        <w:right w:val="none" w:sz="0" w:space="0" w:color="auto"/>
      </w:divBdr>
    </w:div>
    <w:div w:id="1211571642">
      <w:bodyDiv w:val="1"/>
      <w:marLeft w:val="0"/>
      <w:marRight w:val="0"/>
      <w:marTop w:val="0"/>
      <w:marBottom w:val="0"/>
      <w:divBdr>
        <w:top w:val="none" w:sz="0" w:space="0" w:color="auto"/>
        <w:left w:val="none" w:sz="0" w:space="0" w:color="auto"/>
        <w:bottom w:val="none" w:sz="0" w:space="0" w:color="auto"/>
        <w:right w:val="none" w:sz="0" w:space="0" w:color="auto"/>
      </w:divBdr>
    </w:div>
    <w:div w:id="1224565938">
      <w:bodyDiv w:val="1"/>
      <w:marLeft w:val="0"/>
      <w:marRight w:val="0"/>
      <w:marTop w:val="0"/>
      <w:marBottom w:val="0"/>
      <w:divBdr>
        <w:top w:val="none" w:sz="0" w:space="0" w:color="auto"/>
        <w:left w:val="none" w:sz="0" w:space="0" w:color="auto"/>
        <w:bottom w:val="none" w:sz="0" w:space="0" w:color="auto"/>
        <w:right w:val="none" w:sz="0" w:space="0" w:color="auto"/>
      </w:divBdr>
    </w:div>
    <w:div w:id="1232427831">
      <w:bodyDiv w:val="1"/>
      <w:marLeft w:val="0"/>
      <w:marRight w:val="0"/>
      <w:marTop w:val="0"/>
      <w:marBottom w:val="0"/>
      <w:divBdr>
        <w:top w:val="none" w:sz="0" w:space="0" w:color="auto"/>
        <w:left w:val="none" w:sz="0" w:space="0" w:color="auto"/>
        <w:bottom w:val="none" w:sz="0" w:space="0" w:color="auto"/>
        <w:right w:val="none" w:sz="0" w:space="0" w:color="auto"/>
      </w:divBdr>
    </w:div>
    <w:div w:id="1253052291">
      <w:bodyDiv w:val="1"/>
      <w:marLeft w:val="0"/>
      <w:marRight w:val="0"/>
      <w:marTop w:val="0"/>
      <w:marBottom w:val="0"/>
      <w:divBdr>
        <w:top w:val="none" w:sz="0" w:space="0" w:color="auto"/>
        <w:left w:val="none" w:sz="0" w:space="0" w:color="auto"/>
        <w:bottom w:val="none" w:sz="0" w:space="0" w:color="auto"/>
        <w:right w:val="none" w:sz="0" w:space="0" w:color="auto"/>
      </w:divBdr>
    </w:div>
    <w:div w:id="1254705215">
      <w:bodyDiv w:val="1"/>
      <w:marLeft w:val="0"/>
      <w:marRight w:val="0"/>
      <w:marTop w:val="0"/>
      <w:marBottom w:val="0"/>
      <w:divBdr>
        <w:top w:val="none" w:sz="0" w:space="0" w:color="auto"/>
        <w:left w:val="none" w:sz="0" w:space="0" w:color="auto"/>
        <w:bottom w:val="none" w:sz="0" w:space="0" w:color="auto"/>
        <w:right w:val="none" w:sz="0" w:space="0" w:color="auto"/>
      </w:divBdr>
    </w:div>
    <w:div w:id="1260678286">
      <w:bodyDiv w:val="1"/>
      <w:marLeft w:val="0"/>
      <w:marRight w:val="0"/>
      <w:marTop w:val="0"/>
      <w:marBottom w:val="0"/>
      <w:divBdr>
        <w:top w:val="none" w:sz="0" w:space="0" w:color="auto"/>
        <w:left w:val="none" w:sz="0" w:space="0" w:color="auto"/>
        <w:bottom w:val="none" w:sz="0" w:space="0" w:color="auto"/>
        <w:right w:val="none" w:sz="0" w:space="0" w:color="auto"/>
      </w:divBdr>
    </w:div>
    <w:div w:id="1263873506">
      <w:bodyDiv w:val="1"/>
      <w:marLeft w:val="0"/>
      <w:marRight w:val="0"/>
      <w:marTop w:val="0"/>
      <w:marBottom w:val="0"/>
      <w:divBdr>
        <w:top w:val="none" w:sz="0" w:space="0" w:color="auto"/>
        <w:left w:val="none" w:sz="0" w:space="0" w:color="auto"/>
        <w:bottom w:val="none" w:sz="0" w:space="0" w:color="auto"/>
        <w:right w:val="none" w:sz="0" w:space="0" w:color="auto"/>
      </w:divBdr>
    </w:div>
    <w:div w:id="1266303338">
      <w:bodyDiv w:val="1"/>
      <w:marLeft w:val="0"/>
      <w:marRight w:val="0"/>
      <w:marTop w:val="0"/>
      <w:marBottom w:val="0"/>
      <w:divBdr>
        <w:top w:val="none" w:sz="0" w:space="0" w:color="auto"/>
        <w:left w:val="none" w:sz="0" w:space="0" w:color="auto"/>
        <w:bottom w:val="none" w:sz="0" w:space="0" w:color="auto"/>
        <w:right w:val="none" w:sz="0" w:space="0" w:color="auto"/>
      </w:divBdr>
    </w:div>
    <w:div w:id="1268196085">
      <w:bodyDiv w:val="1"/>
      <w:marLeft w:val="0"/>
      <w:marRight w:val="0"/>
      <w:marTop w:val="0"/>
      <w:marBottom w:val="0"/>
      <w:divBdr>
        <w:top w:val="none" w:sz="0" w:space="0" w:color="auto"/>
        <w:left w:val="none" w:sz="0" w:space="0" w:color="auto"/>
        <w:bottom w:val="none" w:sz="0" w:space="0" w:color="auto"/>
        <w:right w:val="none" w:sz="0" w:space="0" w:color="auto"/>
      </w:divBdr>
    </w:div>
    <w:div w:id="1273518750">
      <w:bodyDiv w:val="1"/>
      <w:marLeft w:val="0"/>
      <w:marRight w:val="0"/>
      <w:marTop w:val="0"/>
      <w:marBottom w:val="0"/>
      <w:divBdr>
        <w:top w:val="none" w:sz="0" w:space="0" w:color="auto"/>
        <w:left w:val="none" w:sz="0" w:space="0" w:color="auto"/>
        <w:bottom w:val="none" w:sz="0" w:space="0" w:color="auto"/>
        <w:right w:val="none" w:sz="0" w:space="0" w:color="auto"/>
      </w:divBdr>
    </w:div>
    <w:div w:id="1278563494">
      <w:bodyDiv w:val="1"/>
      <w:marLeft w:val="0"/>
      <w:marRight w:val="0"/>
      <w:marTop w:val="0"/>
      <w:marBottom w:val="0"/>
      <w:divBdr>
        <w:top w:val="none" w:sz="0" w:space="0" w:color="auto"/>
        <w:left w:val="none" w:sz="0" w:space="0" w:color="auto"/>
        <w:bottom w:val="none" w:sz="0" w:space="0" w:color="auto"/>
        <w:right w:val="none" w:sz="0" w:space="0" w:color="auto"/>
      </w:divBdr>
    </w:div>
    <w:div w:id="1305086272">
      <w:bodyDiv w:val="1"/>
      <w:marLeft w:val="0"/>
      <w:marRight w:val="0"/>
      <w:marTop w:val="0"/>
      <w:marBottom w:val="0"/>
      <w:divBdr>
        <w:top w:val="none" w:sz="0" w:space="0" w:color="auto"/>
        <w:left w:val="none" w:sz="0" w:space="0" w:color="auto"/>
        <w:bottom w:val="none" w:sz="0" w:space="0" w:color="auto"/>
        <w:right w:val="none" w:sz="0" w:space="0" w:color="auto"/>
      </w:divBdr>
    </w:div>
    <w:div w:id="1318344332">
      <w:bodyDiv w:val="1"/>
      <w:marLeft w:val="0"/>
      <w:marRight w:val="0"/>
      <w:marTop w:val="0"/>
      <w:marBottom w:val="0"/>
      <w:divBdr>
        <w:top w:val="none" w:sz="0" w:space="0" w:color="auto"/>
        <w:left w:val="none" w:sz="0" w:space="0" w:color="auto"/>
        <w:bottom w:val="none" w:sz="0" w:space="0" w:color="auto"/>
        <w:right w:val="none" w:sz="0" w:space="0" w:color="auto"/>
      </w:divBdr>
    </w:div>
    <w:div w:id="1323239835">
      <w:bodyDiv w:val="1"/>
      <w:marLeft w:val="0"/>
      <w:marRight w:val="0"/>
      <w:marTop w:val="0"/>
      <w:marBottom w:val="0"/>
      <w:divBdr>
        <w:top w:val="none" w:sz="0" w:space="0" w:color="auto"/>
        <w:left w:val="none" w:sz="0" w:space="0" w:color="auto"/>
        <w:bottom w:val="none" w:sz="0" w:space="0" w:color="auto"/>
        <w:right w:val="none" w:sz="0" w:space="0" w:color="auto"/>
      </w:divBdr>
    </w:div>
    <w:div w:id="1328287606">
      <w:bodyDiv w:val="1"/>
      <w:marLeft w:val="0"/>
      <w:marRight w:val="0"/>
      <w:marTop w:val="0"/>
      <w:marBottom w:val="0"/>
      <w:divBdr>
        <w:top w:val="none" w:sz="0" w:space="0" w:color="auto"/>
        <w:left w:val="none" w:sz="0" w:space="0" w:color="auto"/>
        <w:bottom w:val="none" w:sz="0" w:space="0" w:color="auto"/>
        <w:right w:val="none" w:sz="0" w:space="0" w:color="auto"/>
      </w:divBdr>
    </w:div>
    <w:div w:id="1337420037">
      <w:bodyDiv w:val="1"/>
      <w:marLeft w:val="0"/>
      <w:marRight w:val="0"/>
      <w:marTop w:val="0"/>
      <w:marBottom w:val="0"/>
      <w:divBdr>
        <w:top w:val="none" w:sz="0" w:space="0" w:color="auto"/>
        <w:left w:val="none" w:sz="0" w:space="0" w:color="auto"/>
        <w:bottom w:val="none" w:sz="0" w:space="0" w:color="auto"/>
        <w:right w:val="none" w:sz="0" w:space="0" w:color="auto"/>
      </w:divBdr>
    </w:div>
    <w:div w:id="1352146769">
      <w:bodyDiv w:val="1"/>
      <w:marLeft w:val="0"/>
      <w:marRight w:val="0"/>
      <w:marTop w:val="0"/>
      <w:marBottom w:val="0"/>
      <w:divBdr>
        <w:top w:val="none" w:sz="0" w:space="0" w:color="auto"/>
        <w:left w:val="none" w:sz="0" w:space="0" w:color="auto"/>
        <w:bottom w:val="none" w:sz="0" w:space="0" w:color="auto"/>
        <w:right w:val="none" w:sz="0" w:space="0" w:color="auto"/>
      </w:divBdr>
    </w:div>
    <w:div w:id="1356345243">
      <w:bodyDiv w:val="1"/>
      <w:marLeft w:val="0"/>
      <w:marRight w:val="0"/>
      <w:marTop w:val="0"/>
      <w:marBottom w:val="0"/>
      <w:divBdr>
        <w:top w:val="none" w:sz="0" w:space="0" w:color="auto"/>
        <w:left w:val="none" w:sz="0" w:space="0" w:color="auto"/>
        <w:bottom w:val="none" w:sz="0" w:space="0" w:color="auto"/>
        <w:right w:val="none" w:sz="0" w:space="0" w:color="auto"/>
      </w:divBdr>
    </w:div>
    <w:div w:id="1359770450">
      <w:bodyDiv w:val="1"/>
      <w:marLeft w:val="0"/>
      <w:marRight w:val="0"/>
      <w:marTop w:val="0"/>
      <w:marBottom w:val="0"/>
      <w:divBdr>
        <w:top w:val="none" w:sz="0" w:space="0" w:color="auto"/>
        <w:left w:val="none" w:sz="0" w:space="0" w:color="auto"/>
        <w:bottom w:val="none" w:sz="0" w:space="0" w:color="auto"/>
        <w:right w:val="none" w:sz="0" w:space="0" w:color="auto"/>
      </w:divBdr>
    </w:div>
    <w:div w:id="1365397613">
      <w:bodyDiv w:val="1"/>
      <w:marLeft w:val="0"/>
      <w:marRight w:val="0"/>
      <w:marTop w:val="0"/>
      <w:marBottom w:val="0"/>
      <w:divBdr>
        <w:top w:val="none" w:sz="0" w:space="0" w:color="auto"/>
        <w:left w:val="none" w:sz="0" w:space="0" w:color="auto"/>
        <w:bottom w:val="none" w:sz="0" w:space="0" w:color="auto"/>
        <w:right w:val="none" w:sz="0" w:space="0" w:color="auto"/>
      </w:divBdr>
    </w:div>
    <w:div w:id="1378630371">
      <w:bodyDiv w:val="1"/>
      <w:marLeft w:val="0"/>
      <w:marRight w:val="0"/>
      <w:marTop w:val="0"/>
      <w:marBottom w:val="0"/>
      <w:divBdr>
        <w:top w:val="none" w:sz="0" w:space="0" w:color="auto"/>
        <w:left w:val="none" w:sz="0" w:space="0" w:color="auto"/>
        <w:bottom w:val="none" w:sz="0" w:space="0" w:color="auto"/>
        <w:right w:val="none" w:sz="0" w:space="0" w:color="auto"/>
      </w:divBdr>
    </w:div>
    <w:div w:id="1380209682">
      <w:bodyDiv w:val="1"/>
      <w:marLeft w:val="0"/>
      <w:marRight w:val="0"/>
      <w:marTop w:val="0"/>
      <w:marBottom w:val="0"/>
      <w:divBdr>
        <w:top w:val="none" w:sz="0" w:space="0" w:color="auto"/>
        <w:left w:val="none" w:sz="0" w:space="0" w:color="auto"/>
        <w:bottom w:val="none" w:sz="0" w:space="0" w:color="auto"/>
        <w:right w:val="none" w:sz="0" w:space="0" w:color="auto"/>
      </w:divBdr>
      <w:divsChild>
        <w:div w:id="2077625677">
          <w:marLeft w:val="480"/>
          <w:marRight w:val="0"/>
          <w:marTop w:val="0"/>
          <w:marBottom w:val="0"/>
          <w:divBdr>
            <w:top w:val="none" w:sz="0" w:space="0" w:color="auto"/>
            <w:left w:val="none" w:sz="0" w:space="0" w:color="auto"/>
            <w:bottom w:val="none" w:sz="0" w:space="0" w:color="auto"/>
            <w:right w:val="none" w:sz="0" w:space="0" w:color="auto"/>
          </w:divBdr>
        </w:div>
        <w:div w:id="1604652474">
          <w:marLeft w:val="480"/>
          <w:marRight w:val="0"/>
          <w:marTop w:val="0"/>
          <w:marBottom w:val="0"/>
          <w:divBdr>
            <w:top w:val="none" w:sz="0" w:space="0" w:color="auto"/>
            <w:left w:val="none" w:sz="0" w:space="0" w:color="auto"/>
            <w:bottom w:val="none" w:sz="0" w:space="0" w:color="auto"/>
            <w:right w:val="none" w:sz="0" w:space="0" w:color="auto"/>
          </w:divBdr>
        </w:div>
        <w:div w:id="806357024">
          <w:marLeft w:val="480"/>
          <w:marRight w:val="0"/>
          <w:marTop w:val="0"/>
          <w:marBottom w:val="0"/>
          <w:divBdr>
            <w:top w:val="none" w:sz="0" w:space="0" w:color="auto"/>
            <w:left w:val="none" w:sz="0" w:space="0" w:color="auto"/>
            <w:bottom w:val="none" w:sz="0" w:space="0" w:color="auto"/>
            <w:right w:val="none" w:sz="0" w:space="0" w:color="auto"/>
          </w:divBdr>
        </w:div>
        <w:div w:id="1125585589">
          <w:marLeft w:val="480"/>
          <w:marRight w:val="0"/>
          <w:marTop w:val="0"/>
          <w:marBottom w:val="0"/>
          <w:divBdr>
            <w:top w:val="none" w:sz="0" w:space="0" w:color="auto"/>
            <w:left w:val="none" w:sz="0" w:space="0" w:color="auto"/>
            <w:bottom w:val="none" w:sz="0" w:space="0" w:color="auto"/>
            <w:right w:val="none" w:sz="0" w:space="0" w:color="auto"/>
          </w:divBdr>
        </w:div>
        <w:div w:id="724374026">
          <w:marLeft w:val="480"/>
          <w:marRight w:val="0"/>
          <w:marTop w:val="0"/>
          <w:marBottom w:val="0"/>
          <w:divBdr>
            <w:top w:val="none" w:sz="0" w:space="0" w:color="auto"/>
            <w:left w:val="none" w:sz="0" w:space="0" w:color="auto"/>
            <w:bottom w:val="none" w:sz="0" w:space="0" w:color="auto"/>
            <w:right w:val="none" w:sz="0" w:space="0" w:color="auto"/>
          </w:divBdr>
        </w:div>
        <w:div w:id="592594597">
          <w:marLeft w:val="480"/>
          <w:marRight w:val="0"/>
          <w:marTop w:val="0"/>
          <w:marBottom w:val="0"/>
          <w:divBdr>
            <w:top w:val="none" w:sz="0" w:space="0" w:color="auto"/>
            <w:left w:val="none" w:sz="0" w:space="0" w:color="auto"/>
            <w:bottom w:val="none" w:sz="0" w:space="0" w:color="auto"/>
            <w:right w:val="none" w:sz="0" w:space="0" w:color="auto"/>
          </w:divBdr>
        </w:div>
        <w:div w:id="1162157351">
          <w:marLeft w:val="480"/>
          <w:marRight w:val="0"/>
          <w:marTop w:val="0"/>
          <w:marBottom w:val="0"/>
          <w:divBdr>
            <w:top w:val="none" w:sz="0" w:space="0" w:color="auto"/>
            <w:left w:val="none" w:sz="0" w:space="0" w:color="auto"/>
            <w:bottom w:val="none" w:sz="0" w:space="0" w:color="auto"/>
            <w:right w:val="none" w:sz="0" w:space="0" w:color="auto"/>
          </w:divBdr>
        </w:div>
        <w:div w:id="2042972413">
          <w:marLeft w:val="480"/>
          <w:marRight w:val="0"/>
          <w:marTop w:val="0"/>
          <w:marBottom w:val="0"/>
          <w:divBdr>
            <w:top w:val="none" w:sz="0" w:space="0" w:color="auto"/>
            <w:left w:val="none" w:sz="0" w:space="0" w:color="auto"/>
            <w:bottom w:val="none" w:sz="0" w:space="0" w:color="auto"/>
            <w:right w:val="none" w:sz="0" w:space="0" w:color="auto"/>
          </w:divBdr>
        </w:div>
        <w:div w:id="754714520">
          <w:marLeft w:val="480"/>
          <w:marRight w:val="0"/>
          <w:marTop w:val="0"/>
          <w:marBottom w:val="0"/>
          <w:divBdr>
            <w:top w:val="none" w:sz="0" w:space="0" w:color="auto"/>
            <w:left w:val="none" w:sz="0" w:space="0" w:color="auto"/>
            <w:bottom w:val="none" w:sz="0" w:space="0" w:color="auto"/>
            <w:right w:val="none" w:sz="0" w:space="0" w:color="auto"/>
          </w:divBdr>
        </w:div>
        <w:div w:id="1339306653">
          <w:marLeft w:val="480"/>
          <w:marRight w:val="0"/>
          <w:marTop w:val="0"/>
          <w:marBottom w:val="0"/>
          <w:divBdr>
            <w:top w:val="none" w:sz="0" w:space="0" w:color="auto"/>
            <w:left w:val="none" w:sz="0" w:space="0" w:color="auto"/>
            <w:bottom w:val="none" w:sz="0" w:space="0" w:color="auto"/>
            <w:right w:val="none" w:sz="0" w:space="0" w:color="auto"/>
          </w:divBdr>
        </w:div>
        <w:div w:id="1128626412">
          <w:marLeft w:val="480"/>
          <w:marRight w:val="0"/>
          <w:marTop w:val="0"/>
          <w:marBottom w:val="0"/>
          <w:divBdr>
            <w:top w:val="none" w:sz="0" w:space="0" w:color="auto"/>
            <w:left w:val="none" w:sz="0" w:space="0" w:color="auto"/>
            <w:bottom w:val="none" w:sz="0" w:space="0" w:color="auto"/>
            <w:right w:val="none" w:sz="0" w:space="0" w:color="auto"/>
          </w:divBdr>
        </w:div>
        <w:div w:id="624895646">
          <w:marLeft w:val="480"/>
          <w:marRight w:val="0"/>
          <w:marTop w:val="0"/>
          <w:marBottom w:val="0"/>
          <w:divBdr>
            <w:top w:val="none" w:sz="0" w:space="0" w:color="auto"/>
            <w:left w:val="none" w:sz="0" w:space="0" w:color="auto"/>
            <w:bottom w:val="none" w:sz="0" w:space="0" w:color="auto"/>
            <w:right w:val="none" w:sz="0" w:space="0" w:color="auto"/>
          </w:divBdr>
        </w:div>
        <w:div w:id="521090234">
          <w:marLeft w:val="480"/>
          <w:marRight w:val="0"/>
          <w:marTop w:val="0"/>
          <w:marBottom w:val="0"/>
          <w:divBdr>
            <w:top w:val="none" w:sz="0" w:space="0" w:color="auto"/>
            <w:left w:val="none" w:sz="0" w:space="0" w:color="auto"/>
            <w:bottom w:val="none" w:sz="0" w:space="0" w:color="auto"/>
            <w:right w:val="none" w:sz="0" w:space="0" w:color="auto"/>
          </w:divBdr>
        </w:div>
        <w:div w:id="1490369536">
          <w:marLeft w:val="480"/>
          <w:marRight w:val="0"/>
          <w:marTop w:val="0"/>
          <w:marBottom w:val="0"/>
          <w:divBdr>
            <w:top w:val="none" w:sz="0" w:space="0" w:color="auto"/>
            <w:left w:val="none" w:sz="0" w:space="0" w:color="auto"/>
            <w:bottom w:val="none" w:sz="0" w:space="0" w:color="auto"/>
            <w:right w:val="none" w:sz="0" w:space="0" w:color="auto"/>
          </w:divBdr>
        </w:div>
        <w:div w:id="1659916066">
          <w:marLeft w:val="480"/>
          <w:marRight w:val="0"/>
          <w:marTop w:val="0"/>
          <w:marBottom w:val="0"/>
          <w:divBdr>
            <w:top w:val="none" w:sz="0" w:space="0" w:color="auto"/>
            <w:left w:val="none" w:sz="0" w:space="0" w:color="auto"/>
            <w:bottom w:val="none" w:sz="0" w:space="0" w:color="auto"/>
            <w:right w:val="none" w:sz="0" w:space="0" w:color="auto"/>
          </w:divBdr>
        </w:div>
        <w:div w:id="1969585399">
          <w:marLeft w:val="480"/>
          <w:marRight w:val="0"/>
          <w:marTop w:val="0"/>
          <w:marBottom w:val="0"/>
          <w:divBdr>
            <w:top w:val="none" w:sz="0" w:space="0" w:color="auto"/>
            <w:left w:val="none" w:sz="0" w:space="0" w:color="auto"/>
            <w:bottom w:val="none" w:sz="0" w:space="0" w:color="auto"/>
            <w:right w:val="none" w:sz="0" w:space="0" w:color="auto"/>
          </w:divBdr>
        </w:div>
        <w:div w:id="761726127">
          <w:marLeft w:val="480"/>
          <w:marRight w:val="0"/>
          <w:marTop w:val="0"/>
          <w:marBottom w:val="0"/>
          <w:divBdr>
            <w:top w:val="none" w:sz="0" w:space="0" w:color="auto"/>
            <w:left w:val="none" w:sz="0" w:space="0" w:color="auto"/>
            <w:bottom w:val="none" w:sz="0" w:space="0" w:color="auto"/>
            <w:right w:val="none" w:sz="0" w:space="0" w:color="auto"/>
          </w:divBdr>
        </w:div>
        <w:div w:id="720323424">
          <w:marLeft w:val="480"/>
          <w:marRight w:val="0"/>
          <w:marTop w:val="0"/>
          <w:marBottom w:val="0"/>
          <w:divBdr>
            <w:top w:val="none" w:sz="0" w:space="0" w:color="auto"/>
            <w:left w:val="none" w:sz="0" w:space="0" w:color="auto"/>
            <w:bottom w:val="none" w:sz="0" w:space="0" w:color="auto"/>
            <w:right w:val="none" w:sz="0" w:space="0" w:color="auto"/>
          </w:divBdr>
        </w:div>
        <w:div w:id="1624850694">
          <w:marLeft w:val="480"/>
          <w:marRight w:val="0"/>
          <w:marTop w:val="0"/>
          <w:marBottom w:val="0"/>
          <w:divBdr>
            <w:top w:val="none" w:sz="0" w:space="0" w:color="auto"/>
            <w:left w:val="none" w:sz="0" w:space="0" w:color="auto"/>
            <w:bottom w:val="none" w:sz="0" w:space="0" w:color="auto"/>
            <w:right w:val="none" w:sz="0" w:space="0" w:color="auto"/>
          </w:divBdr>
        </w:div>
        <w:div w:id="551816698">
          <w:marLeft w:val="480"/>
          <w:marRight w:val="0"/>
          <w:marTop w:val="0"/>
          <w:marBottom w:val="0"/>
          <w:divBdr>
            <w:top w:val="none" w:sz="0" w:space="0" w:color="auto"/>
            <w:left w:val="none" w:sz="0" w:space="0" w:color="auto"/>
            <w:bottom w:val="none" w:sz="0" w:space="0" w:color="auto"/>
            <w:right w:val="none" w:sz="0" w:space="0" w:color="auto"/>
          </w:divBdr>
        </w:div>
        <w:div w:id="793476844">
          <w:marLeft w:val="480"/>
          <w:marRight w:val="0"/>
          <w:marTop w:val="0"/>
          <w:marBottom w:val="0"/>
          <w:divBdr>
            <w:top w:val="none" w:sz="0" w:space="0" w:color="auto"/>
            <w:left w:val="none" w:sz="0" w:space="0" w:color="auto"/>
            <w:bottom w:val="none" w:sz="0" w:space="0" w:color="auto"/>
            <w:right w:val="none" w:sz="0" w:space="0" w:color="auto"/>
          </w:divBdr>
        </w:div>
        <w:div w:id="1620798623">
          <w:marLeft w:val="480"/>
          <w:marRight w:val="0"/>
          <w:marTop w:val="0"/>
          <w:marBottom w:val="0"/>
          <w:divBdr>
            <w:top w:val="none" w:sz="0" w:space="0" w:color="auto"/>
            <w:left w:val="none" w:sz="0" w:space="0" w:color="auto"/>
            <w:bottom w:val="none" w:sz="0" w:space="0" w:color="auto"/>
            <w:right w:val="none" w:sz="0" w:space="0" w:color="auto"/>
          </w:divBdr>
        </w:div>
        <w:div w:id="1255015150">
          <w:marLeft w:val="480"/>
          <w:marRight w:val="0"/>
          <w:marTop w:val="0"/>
          <w:marBottom w:val="0"/>
          <w:divBdr>
            <w:top w:val="none" w:sz="0" w:space="0" w:color="auto"/>
            <w:left w:val="none" w:sz="0" w:space="0" w:color="auto"/>
            <w:bottom w:val="none" w:sz="0" w:space="0" w:color="auto"/>
            <w:right w:val="none" w:sz="0" w:space="0" w:color="auto"/>
          </w:divBdr>
        </w:div>
        <w:div w:id="1547370528">
          <w:marLeft w:val="480"/>
          <w:marRight w:val="0"/>
          <w:marTop w:val="0"/>
          <w:marBottom w:val="0"/>
          <w:divBdr>
            <w:top w:val="none" w:sz="0" w:space="0" w:color="auto"/>
            <w:left w:val="none" w:sz="0" w:space="0" w:color="auto"/>
            <w:bottom w:val="none" w:sz="0" w:space="0" w:color="auto"/>
            <w:right w:val="none" w:sz="0" w:space="0" w:color="auto"/>
          </w:divBdr>
        </w:div>
        <w:div w:id="1667246061">
          <w:marLeft w:val="480"/>
          <w:marRight w:val="0"/>
          <w:marTop w:val="0"/>
          <w:marBottom w:val="0"/>
          <w:divBdr>
            <w:top w:val="none" w:sz="0" w:space="0" w:color="auto"/>
            <w:left w:val="none" w:sz="0" w:space="0" w:color="auto"/>
            <w:bottom w:val="none" w:sz="0" w:space="0" w:color="auto"/>
            <w:right w:val="none" w:sz="0" w:space="0" w:color="auto"/>
          </w:divBdr>
        </w:div>
        <w:div w:id="1105228422">
          <w:marLeft w:val="480"/>
          <w:marRight w:val="0"/>
          <w:marTop w:val="0"/>
          <w:marBottom w:val="0"/>
          <w:divBdr>
            <w:top w:val="none" w:sz="0" w:space="0" w:color="auto"/>
            <w:left w:val="none" w:sz="0" w:space="0" w:color="auto"/>
            <w:bottom w:val="none" w:sz="0" w:space="0" w:color="auto"/>
            <w:right w:val="none" w:sz="0" w:space="0" w:color="auto"/>
          </w:divBdr>
        </w:div>
        <w:div w:id="542326316">
          <w:marLeft w:val="480"/>
          <w:marRight w:val="0"/>
          <w:marTop w:val="0"/>
          <w:marBottom w:val="0"/>
          <w:divBdr>
            <w:top w:val="none" w:sz="0" w:space="0" w:color="auto"/>
            <w:left w:val="none" w:sz="0" w:space="0" w:color="auto"/>
            <w:bottom w:val="none" w:sz="0" w:space="0" w:color="auto"/>
            <w:right w:val="none" w:sz="0" w:space="0" w:color="auto"/>
          </w:divBdr>
        </w:div>
        <w:div w:id="815101096">
          <w:marLeft w:val="480"/>
          <w:marRight w:val="0"/>
          <w:marTop w:val="0"/>
          <w:marBottom w:val="0"/>
          <w:divBdr>
            <w:top w:val="none" w:sz="0" w:space="0" w:color="auto"/>
            <w:left w:val="none" w:sz="0" w:space="0" w:color="auto"/>
            <w:bottom w:val="none" w:sz="0" w:space="0" w:color="auto"/>
            <w:right w:val="none" w:sz="0" w:space="0" w:color="auto"/>
          </w:divBdr>
        </w:div>
        <w:div w:id="2022733933">
          <w:marLeft w:val="480"/>
          <w:marRight w:val="0"/>
          <w:marTop w:val="0"/>
          <w:marBottom w:val="0"/>
          <w:divBdr>
            <w:top w:val="none" w:sz="0" w:space="0" w:color="auto"/>
            <w:left w:val="none" w:sz="0" w:space="0" w:color="auto"/>
            <w:bottom w:val="none" w:sz="0" w:space="0" w:color="auto"/>
            <w:right w:val="none" w:sz="0" w:space="0" w:color="auto"/>
          </w:divBdr>
        </w:div>
        <w:div w:id="290206774">
          <w:marLeft w:val="480"/>
          <w:marRight w:val="0"/>
          <w:marTop w:val="0"/>
          <w:marBottom w:val="0"/>
          <w:divBdr>
            <w:top w:val="none" w:sz="0" w:space="0" w:color="auto"/>
            <w:left w:val="none" w:sz="0" w:space="0" w:color="auto"/>
            <w:bottom w:val="none" w:sz="0" w:space="0" w:color="auto"/>
            <w:right w:val="none" w:sz="0" w:space="0" w:color="auto"/>
          </w:divBdr>
        </w:div>
        <w:div w:id="299700608">
          <w:marLeft w:val="480"/>
          <w:marRight w:val="0"/>
          <w:marTop w:val="0"/>
          <w:marBottom w:val="0"/>
          <w:divBdr>
            <w:top w:val="none" w:sz="0" w:space="0" w:color="auto"/>
            <w:left w:val="none" w:sz="0" w:space="0" w:color="auto"/>
            <w:bottom w:val="none" w:sz="0" w:space="0" w:color="auto"/>
            <w:right w:val="none" w:sz="0" w:space="0" w:color="auto"/>
          </w:divBdr>
        </w:div>
        <w:div w:id="1840996552">
          <w:marLeft w:val="480"/>
          <w:marRight w:val="0"/>
          <w:marTop w:val="0"/>
          <w:marBottom w:val="0"/>
          <w:divBdr>
            <w:top w:val="none" w:sz="0" w:space="0" w:color="auto"/>
            <w:left w:val="none" w:sz="0" w:space="0" w:color="auto"/>
            <w:bottom w:val="none" w:sz="0" w:space="0" w:color="auto"/>
            <w:right w:val="none" w:sz="0" w:space="0" w:color="auto"/>
          </w:divBdr>
        </w:div>
        <w:div w:id="1966807111">
          <w:marLeft w:val="480"/>
          <w:marRight w:val="0"/>
          <w:marTop w:val="0"/>
          <w:marBottom w:val="0"/>
          <w:divBdr>
            <w:top w:val="none" w:sz="0" w:space="0" w:color="auto"/>
            <w:left w:val="none" w:sz="0" w:space="0" w:color="auto"/>
            <w:bottom w:val="none" w:sz="0" w:space="0" w:color="auto"/>
            <w:right w:val="none" w:sz="0" w:space="0" w:color="auto"/>
          </w:divBdr>
        </w:div>
        <w:div w:id="1555845280">
          <w:marLeft w:val="480"/>
          <w:marRight w:val="0"/>
          <w:marTop w:val="0"/>
          <w:marBottom w:val="0"/>
          <w:divBdr>
            <w:top w:val="none" w:sz="0" w:space="0" w:color="auto"/>
            <w:left w:val="none" w:sz="0" w:space="0" w:color="auto"/>
            <w:bottom w:val="none" w:sz="0" w:space="0" w:color="auto"/>
            <w:right w:val="none" w:sz="0" w:space="0" w:color="auto"/>
          </w:divBdr>
        </w:div>
        <w:div w:id="526069194">
          <w:marLeft w:val="480"/>
          <w:marRight w:val="0"/>
          <w:marTop w:val="0"/>
          <w:marBottom w:val="0"/>
          <w:divBdr>
            <w:top w:val="none" w:sz="0" w:space="0" w:color="auto"/>
            <w:left w:val="none" w:sz="0" w:space="0" w:color="auto"/>
            <w:bottom w:val="none" w:sz="0" w:space="0" w:color="auto"/>
            <w:right w:val="none" w:sz="0" w:space="0" w:color="auto"/>
          </w:divBdr>
        </w:div>
        <w:div w:id="1018698914">
          <w:marLeft w:val="480"/>
          <w:marRight w:val="0"/>
          <w:marTop w:val="0"/>
          <w:marBottom w:val="0"/>
          <w:divBdr>
            <w:top w:val="none" w:sz="0" w:space="0" w:color="auto"/>
            <w:left w:val="none" w:sz="0" w:space="0" w:color="auto"/>
            <w:bottom w:val="none" w:sz="0" w:space="0" w:color="auto"/>
            <w:right w:val="none" w:sz="0" w:space="0" w:color="auto"/>
          </w:divBdr>
        </w:div>
        <w:div w:id="225455935">
          <w:marLeft w:val="480"/>
          <w:marRight w:val="0"/>
          <w:marTop w:val="0"/>
          <w:marBottom w:val="0"/>
          <w:divBdr>
            <w:top w:val="none" w:sz="0" w:space="0" w:color="auto"/>
            <w:left w:val="none" w:sz="0" w:space="0" w:color="auto"/>
            <w:bottom w:val="none" w:sz="0" w:space="0" w:color="auto"/>
            <w:right w:val="none" w:sz="0" w:space="0" w:color="auto"/>
          </w:divBdr>
        </w:div>
        <w:div w:id="148136847">
          <w:marLeft w:val="480"/>
          <w:marRight w:val="0"/>
          <w:marTop w:val="0"/>
          <w:marBottom w:val="0"/>
          <w:divBdr>
            <w:top w:val="none" w:sz="0" w:space="0" w:color="auto"/>
            <w:left w:val="none" w:sz="0" w:space="0" w:color="auto"/>
            <w:bottom w:val="none" w:sz="0" w:space="0" w:color="auto"/>
            <w:right w:val="none" w:sz="0" w:space="0" w:color="auto"/>
          </w:divBdr>
        </w:div>
        <w:div w:id="327831299">
          <w:marLeft w:val="480"/>
          <w:marRight w:val="0"/>
          <w:marTop w:val="0"/>
          <w:marBottom w:val="0"/>
          <w:divBdr>
            <w:top w:val="none" w:sz="0" w:space="0" w:color="auto"/>
            <w:left w:val="none" w:sz="0" w:space="0" w:color="auto"/>
            <w:bottom w:val="none" w:sz="0" w:space="0" w:color="auto"/>
            <w:right w:val="none" w:sz="0" w:space="0" w:color="auto"/>
          </w:divBdr>
        </w:div>
        <w:div w:id="1445004323">
          <w:marLeft w:val="480"/>
          <w:marRight w:val="0"/>
          <w:marTop w:val="0"/>
          <w:marBottom w:val="0"/>
          <w:divBdr>
            <w:top w:val="none" w:sz="0" w:space="0" w:color="auto"/>
            <w:left w:val="none" w:sz="0" w:space="0" w:color="auto"/>
            <w:bottom w:val="none" w:sz="0" w:space="0" w:color="auto"/>
            <w:right w:val="none" w:sz="0" w:space="0" w:color="auto"/>
          </w:divBdr>
        </w:div>
        <w:div w:id="1157382888">
          <w:marLeft w:val="480"/>
          <w:marRight w:val="0"/>
          <w:marTop w:val="0"/>
          <w:marBottom w:val="0"/>
          <w:divBdr>
            <w:top w:val="none" w:sz="0" w:space="0" w:color="auto"/>
            <w:left w:val="none" w:sz="0" w:space="0" w:color="auto"/>
            <w:bottom w:val="none" w:sz="0" w:space="0" w:color="auto"/>
            <w:right w:val="none" w:sz="0" w:space="0" w:color="auto"/>
          </w:divBdr>
        </w:div>
        <w:div w:id="1322932396">
          <w:marLeft w:val="480"/>
          <w:marRight w:val="0"/>
          <w:marTop w:val="0"/>
          <w:marBottom w:val="0"/>
          <w:divBdr>
            <w:top w:val="none" w:sz="0" w:space="0" w:color="auto"/>
            <w:left w:val="none" w:sz="0" w:space="0" w:color="auto"/>
            <w:bottom w:val="none" w:sz="0" w:space="0" w:color="auto"/>
            <w:right w:val="none" w:sz="0" w:space="0" w:color="auto"/>
          </w:divBdr>
        </w:div>
        <w:div w:id="1334606197">
          <w:marLeft w:val="480"/>
          <w:marRight w:val="0"/>
          <w:marTop w:val="0"/>
          <w:marBottom w:val="0"/>
          <w:divBdr>
            <w:top w:val="none" w:sz="0" w:space="0" w:color="auto"/>
            <w:left w:val="none" w:sz="0" w:space="0" w:color="auto"/>
            <w:bottom w:val="none" w:sz="0" w:space="0" w:color="auto"/>
            <w:right w:val="none" w:sz="0" w:space="0" w:color="auto"/>
          </w:divBdr>
        </w:div>
        <w:div w:id="765072956">
          <w:marLeft w:val="480"/>
          <w:marRight w:val="0"/>
          <w:marTop w:val="0"/>
          <w:marBottom w:val="0"/>
          <w:divBdr>
            <w:top w:val="none" w:sz="0" w:space="0" w:color="auto"/>
            <w:left w:val="none" w:sz="0" w:space="0" w:color="auto"/>
            <w:bottom w:val="none" w:sz="0" w:space="0" w:color="auto"/>
            <w:right w:val="none" w:sz="0" w:space="0" w:color="auto"/>
          </w:divBdr>
        </w:div>
        <w:div w:id="260917676">
          <w:marLeft w:val="480"/>
          <w:marRight w:val="0"/>
          <w:marTop w:val="0"/>
          <w:marBottom w:val="0"/>
          <w:divBdr>
            <w:top w:val="none" w:sz="0" w:space="0" w:color="auto"/>
            <w:left w:val="none" w:sz="0" w:space="0" w:color="auto"/>
            <w:bottom w:val="none" w:sz="0" w:space="0" w:color="auto"/>
            <w:right w:val="none" w:sz="0" w:space="0" w:color="auto"/>
          </w:divBdr>
        </w:div>
        <w:div w:id="1854957451">
          <w:marLeft w:val="480"/>
          <w:marRight w:val="0"/>
          <w:marTop w:val="0"/>
          <w:marBottom w:val="0"/>
          <w:divBdr>
            <w:top w:val="none" w:sz="0" w:space="0" w:color="auto"/>
            <w:left w:val="none" w:sz="0" w:space="0" w:color="auto"/>
            <w:bottom w:val="none" w:sz="0" w:space="0" w:color="auto"/>
            <w:right w:val="none" w:sz="0" w:space="0" w:color="auto"/>
          </w:divBdr>
        </w:div>
        <w:div w:id="1577010847">
          <w:marLeft w:val="480"/>
          <w:marRight w:val="0"/>
          <w:marTop w:val="0"/>
          <w:marBottom w:val="0"/>
          <w:divBdr>
            <w:top w:val="none" w:sz="0" w:space="0" w:color="auto"/>
            <w:left w:val="none" w:sz="0" w:space="0" w:color="auto"/>
            <w:bottom w:val="none" w:sz="0" w:space="0" w:color="auto"/>
            <w:right w:val="none" w:sz="0" w:space="0" w:color="auto"/>
          </w:divBdr>
        </w:div>
        <w:div w:id="1288387901">
          <w:marLeft w:val="480"/>
          <w:marRight w:val="0"/>
          <w:marTop w:val="0"/>
          <w:marBottom w:val="0"/>
          <w:divBdr>
            <w:top w:val="none" w:sz="0" w:space="0" w:color="auto"/>
            <w:left w:val="none" w:sz="0" w:space="0" w:color="auto"/>
            <w:bottom w:val="none" w:sz="0" w:space="0" w:color="auto"/>
            <w:right w:val="none" w:sz="0" w:space="0" w:color="auto"/>
          </w:divBdr>
        </w:div>
        <w:div w:id="1413703590">
          <w:marLeft w:val="480"/>
          <w:marRight w:val="0"/>
          <w:marTop w:val="0"/>
          <w:marBottom w:val="0"/>
          <w:divBdr>
            <w:top w:val="none" w:sz="0" w:space="0" w:color="auto"/>
            <w:left w:val="none" w:sz="0" w:space="0" w:color="auto"/>
            <w:bottom w:val="none" w:sz="0" w:space="0" w:color="auto"/>
            <w:right w:val="none" w:sz="0" w:space="0" w:color="auto"/>
          </w:divBdr>
        </w:div>
        <w:div w:id="1697845812">
          <w:marLeft w:val="480"/>
          <w:marRight w:val="0"/>
          <w:marTop w:val="0"/>
          <w:marBottom w:val="0"/>
          <w:divBdr>
            <w:top w:val="none" w:sz="0" w:space="0" w:color="auto"/>
            <w:left w:val="none" w:sz="0" w:space="0" w:color="auto"/>
            <w:bottom w:val="none" w:sz="0" w:space="0" w:color="auto"/>
            <w:right w:val="none" w:sz="0" w:space="0" w:color="auto"/>
          </w:divBdr>
        </w:div>
        <w:div w:id="1391927142">
          <w:marLeft w:val="480"/>
          <w:marRight w:val="0"/>
          <w:marTop w:val="0"/>
          <w:marBottom w:val="0"/>
          <w:divBdr>
            <w:top w:val="none" w:sz="0" w:space="0" w:color="auto"/>
            <w:left w:val="none" w:sz="0" w:space="0" w:color="auto"/>
            <w:bottom w:val="none" w:sz="0" w:space="0" w:color="auto"/>
            <w:right w:val="none" w:sz="0" w:space="0" w:color="auto"/>
          </w:divBdr>
        </w:div>
        <w:div w:id="391470181">
          <w:marLeft w:val="480"/>
          <w:marRight w:val="0"/>
          <w:marTop w:val="0"/>
          <w:marBottom w:val="0"/>
          <w:divBdr>
            <w:top w:val="none" w:sz="0" w:space="0" w:color="auto"/>
            <w:left w:val="none" w:sz="0" w:space="0" w:color="auto"/>
            <w:bottom w:val="none" w:sz="0" w:space="0" w:color="auto"/>
            <w:right w:val="none" w:sz="0" w:space="0" w:color="auto"/>
          </w:divBdr>
        </w:div>
        <w:div w:id="743063179">
          <w:marLeft w:val="480"/>
          <w:marRight w:val="0"/>
          <w:marTop w:val="0"/>
          <w:marBottom w:val="0"/>
          <w:divBdr>
            <w:top w:val="none" w:sz="0" w:space="0" w:color="auto"/>
            <w:left w:val="none" w:sz="0" w:space="0" w:color="auto"/>
            <w:bottom w:val="none" w:sz="0" w:space="0" w:color="auto"/>
            <w:right w:val="none" w:sz="0" w:space="0" w:color="auto"/>
          </w:divBdr>
        </w:div>
        <w:div w:id="1982734831">
          <w:marLeft w:val="480"/>
          <w:marRight w:val="0"/>
          <w:marTop w:val="0"/>
          <w:marBottom w:val="0"/>
          <w:divBdr>
            <w:top w:val="none" w:sz="0" w:space="0" w:color="auto"/>
            <w:left w:val="none" w:sz="0" w:space="0" w:color="auto"/>
            <w:bottom w:val="none" w:sz="0" w:space="0" w:color="auto"/>
            <w:right w:val="none" w:sz="0" w:space="0" w:color="auto"/>
          </w:divBdr>
        </w:div>
        <w:div w:id="1878196863">
          <w:marLeft w:val="480"/>
          <w:marRight w:val="0"/>
          <w:marTop w:val="0"/>
          <w:marBottom w:val="0"/>
          <w:divBdr>
            <w:top w:val="none" w:sz="0" w:space="0" w:color="auto"/>
            <w:left w:val="none" w:sz="0" w:space="0" w:color="auto"/>
            <w:bottom w:val="none" w:sz="0" w:space="0" w:color="auto"/>
            <w:right w:val="none" w:sz="0" w:space="0" w:color="auto"/>
          </w:divBdr>
        </w:div>
        <w:div w:id="1523591075">
          <w:marLeft w:val="480"/>
          <w:marRight w:val="0"/>
          <w:marTop w:val="0"/>
          <w:marBottom w:val="0"/>
          <w:divBdr>
            <w:top w:val="none" w:sz="0" w:space="0" w:color="auto"/>
            <w:left w:val="none" w:sz="0" w:space="0" w:color="auto"/>
            <w:bottom w:val="none" w:sz="0" w:space="0" w:color="auto"/>
            <w:right w:val="none" w:sz="0" w:space="0" w:color="auto"/>
          </w:divBdr>
        </w:div>
        <w:div w:id="475530133">
          <w:marLeft w:val="480"/>
          <w:marRight w:val="0"/>
          <w:marTop w:val="0"/>
          <w:marBottom w:val="0"/>
          <w:divBdr>
            <w:top w:val="none" w:sz="0" w:space="0" w:color="auto"/>
            <w:left w:val="none" w:sz="0" w:space="0" w:color="auto"/>
            <w:bottom w:val="none" w:sz="0" w:space="0" w:color="auto"/>
            <w:right w:val="none" w:sz="0" w:space="0" w:color="auto"/>
          </w:divBdr>
        </w:div>
        <w:div w:id="1648244321">
          <w:marLeft w:val="480"/>
          <w:marRight w:val="0"/>
          <w:marTop w:val="0"/>
          <w:marBottom w:val="0"/>
          <w:divBdr>
            <w:top w:val="none" w:sz="0" w:space="0" w:color="auto"/>
            <w:left w:val="none" w:sz="0" w:space="0" w:color="auto"/>
            <w:bottom w:val="none" w:sz="0" w:space="0" w:color="auto"/>
            <w:right w:val="none" w:sz="0" w:space="0" w:color="auto"/>
          </w:divBdr>
        </w:div>
        <w:div w:id="1066489422">
          <w:marLeft w:val="480"/>
          <w:marRight w:val="0"/>
          <w:marTop w:val="0"/>
          <w:marBottom w:val="0"/>
          <w:divBdr>
            <w:top w:val="none" w:sz="0" w:space="0" w:color="auto"/>
            <w:left w:val="none" w:sz="0" w:space="0" w:color="auto"/>
            <w:bottom w:val="none" w:sz="0" w:space="0" w:color="auto"/>
            <w:right w:val="none" w:sz="0" w:space="0" w:color="auto"/>
          </w:divBdr>
        </w:div>
        <w:div w:id="2096318568">
          <w:marLeft w:val="480"/>
          <w:marRight w:val="0"/>
          <w:marTop w:val="0"/>
          <w:marBottom w:val="0"/>
          <w:divBdr>
            <w:top w:val="none" w:sz="0" w:space="0" w:color="auto"/>
            <w:left w:val="none" w:sz="0" w:space="0" w:color="auto"/>
            <w:bottom w:val="none" w:sz="0" w:space="0" w:color="auto"/>
            <w:right w:val="none" w:sz="0" w:space="0" w:color="auto"/>
          </w:divBdr>
        </w:div>
      </w:divsChild>
    </w:div>
    <w:div w:id="1391155111">
      <w:bodyDiv w:val="1"/>
      <w:marLeft w:val="0"/>
      <w:marRight w:val="0"/>
      <w:marTop w:val="0"/>
      <w:marBottom w:val="0"/>
      <w:divBdr>
        <w:top w:val="none" w:sz="0" w:space="0" w:color="auto"/>
        <w:left w:val="none" w:sz="0" w:space="0" w:color="auto"/>
        <w:bottom w:val="none" w:sz="0" w:space="0" w:color="auto"/>
        <w:right w:val="none" w:sz="0" w:space="0" w:color="auto"/>
      </w:divBdr>
    </w:div>
    <w:div w:id="1392776208">
      <w:bodyDiv w:val="1"/>
      <w:marLeft w:val="0"/>
      <w:marRight w:val="0"/>
      <w:marTop w:val="0"/>
      <w:marBottom w:val="0"/>
      <w:divBdr>
        <w:top w:val="none" w:sz="0" w:space="0" w:color="auto"/>
        <w:left w:val="none" w:sz="0" w:space="0" w:color="auto"/>
        <w:bottom w:val="none" w:sz="0" w:space="0" w:color="auto"/>
        <w:right w:val="none" w:sz="0" w:space="0" w:color="auto"/>
      </w:divBdr>
    </w:div>
    <w:div w:id="1395355512">
      <w:bodyDiv w:val="1"/>
      <w:marLeft w:val="0"/>
      <w:marRight w:val="0"/>
      <w:marTop w:val="0"/>
      <w:marBottom w:val="0"/>
      <w:divBdr>
        <w:top w:val="none" w:sz="0" w:space="0" w:color="auto"/>
        <w:left w:val="none" w:sz="0" w:space="0" w:color="auto"/>
        <w:bottom w:val="none" w:sz="0" w:space="0" w:color="auto"/>
        <w:right w:val="none" w:sz="0" w:space="0" w:color="auto"/>
      </w:divBdr>
    </w:div>
    <w:div w:id="1396858530">
      <w:bodyDiv w:val="1"/>
      <w:marLeft w:val="0"/>
      <w:marRight w:val="0"/>
      <w:marTop w:val="0"/>
      <w:marBottom w:val="0"/>
      <w:divBdr>
        <w:top w:val="none" w:sz="0" w:space="0" w:color="auto"/>
        <w:left w:val="none" w:sz="0" w:space="0" w:color="auto"/>
        <w:bottom w:val="none" w:sz="0" w:space="0" w:color="auto"/>
        <w:right w:val="none" w:sz="0" w:space="0" w:color="auto"/>
      </w:divBdr>
    </w:div>
    <w:div w:id="1413890364">
      <w:bodyDiv w:val="1"/>
      <w:marLeft w:val="0"/>
      <w:marRight w:val="0"/>
      <w:marTop w:val="0"/>
      <w:marBottom w:val="0"/>
      <w:divBdr>
        <w:top w:val="none" w:sz="0" w:space="0" w:color="auto"/>
        <w:left w:val="none" w:sz="0" w:space="0" w:color="auto"/>
        <w:bottom w:val="none" w:sz="0" w:space="0" w:color="auto"/>
        <w:right w:val="none" w:sz="0" w:space="0" w:color="auto"/>
      </w:divBdr>
    </w:div>
    <w:div w:id="1414548526">
      <w:bodyDiv w:val="1"/>
      <w:marLeft w:val="0"/>
      <w:marRight w:val="0"/>
      <w:marTop w:val="0"/>
      <w:marBottom w:val="0"/>
      <w:divBdr>
        <w:top w:val="none" w:sz="0" w:space="0" w:color="auto"/>
        <w:left w:val="none" w:sz="0" w:space="0" w:color="auto"/>
        <w:bottom w:val="none" w:sz="0" w:space="0" w:color="auto"/>
        <w:right w:val="none" w:sz="0" w:space="0" w:color="auto"/>
      </w:divBdr>
    </w:div>
    <w:div w:id="1417510320">
      <w:bodyDiv w:val="1"/>
      <w:marLeft w:val="0"/>
      <w:marRight w:val="0"/>
      <w:marTop w:val="0"/>
      <w:marBottom w:val="0"/>
      <w:divBdr>
        <w:top w:val="none" w:sz="0" w:space="0" w:color="auto"/>
        <w:left w:val="none" w:sz="0" w:space="0" w:color="auto"/>
        <w:bottom w:val="none" w:sz="0" w:space="0" w:color="auto"/>
        <w:right w:val="none" w:sz="0" w:space="0" w:color="auto"/>
      </w:divBdr>
    </w:div>
    <w:div w:id="1418752277">
      <w:bodyDiv w:val="1"/>
      <w:marLeft w:val="0"/>
      <w:marRight w:val="0"/>
      <w:marTop w:val="0"/>
      <w:marBottom w:val="0"/>
      <w:divBdr>
        <w:top w:val="none" w:sz="0" w:space="0" w:color="auto"/>
        <w:left w:val="none" w:sz="0" w:space="0" w:color="auto"/>
        <w:bottom w:val="none" w:sz="0" w:space="0" w:color="auto"/>
        <w:right w:val="none" w:sz="0" w:space="0" w:color="auto"/>
      </w:divBdr>
    </w:div>
    <w:div w:id="1448624604">
      <w:bodyDiv w:val="1"/>
      <w:marLeft w:val="0"/>
      <w:marRight w:val="0"/>
      <w:marTop w:val="0"/>
      <w:marBottom w:val="0"/>
      <w:divBdr>
        <w:top w:val="none" w:sz="0" w:space="0" w:color="auto"/>
        <w:left w:val="none" w:sz="0" w:space="0" w:color="auto"/>
        <w:bottom w:val="none" w:sz="0" w:space="0" w:color="auto"/>
        <w:right w:val="none" w:sz="0" w:space="0" w:color="auto"/>
      </w:divBdr>
    </w:div>
    <w:div w:id="1454834795">
      <w:bodyDiv w:val="1"/>
      <w:marLeft w:val="0"/>
      <w:marRight w:val="0"/>
      <w:marTop w:val="0"/>
      <w:marBottom w:val="0"/>
      <w:divBdr>
        <w:top w:val="none" w:sz="0" w:space="0" w:color="auto"/>
        <w:left w:val="none" w:sz="0" w:space="0" w:color="auto"/>
        <w:bottom w:val="none" w:sz="0" w:space="0" w:color="auto"/>
        <w:right w:val="none" w:sz="0" w:space="0" w:color="auto"/>
      </w:divBdr>
    </w:div>
    <w:div w:id="1455710840">
      <w:bodyDiv w:val="1"/>
      <w:marLeft w:val="0"/>
      <w:marRight w:val="0"/>
      <w:marTop w:val="0"/>
      <w:marBottom w:val="0"/>
      <w:divBdr>
        <w:top w:val="none" w:sz="0" w:space="0" w:color="auto"/>
        <w:left w:val="none" w:sz="0" w:space="0" w:color="auto"/>
        <w:bottom w:val="none" w:sz="0" w:space="0" w:color="auto"/>
        <w:right w:val="none" w:sz="0" w:space="0" w:color="auto"/>
      </w:divBdr>
    </w:div>
    <w:div w:id="1456366934">
      <w:bodyDiv w:val="1"/>
      <w:marLeft w:val="0"/>
      <w:marRight w:val="0"/>
      <w:marTop w:val="0"/>
      <w:marBottom w:val="0"/>
      <w:divBdr>
        <w:top w:val="none" w:sz="0" w:space="0" w:color="auto"/>
        <w:left w:val="none" w:sz="0" w:space="0" w:color="auto"/>
        <w:bottom w:val="none" w:sz="0" w:space="0" w:color="auto"/>
        <w:right w:val="none" w:sz="0" w:space="0" w:color="auto"/>
      </w:divBdr>
    </w:div>
    <w:div w:id="1472744430">
      <w:bodyDiv w:val="1"/>
      <w:marLeft w:val="0"/>
      <w:marRight w:val="0"/>
      <w:marTop w:val="0"/>
      <w:marBottom w:val="0"/>
      <w:divBdr>
        <w:top w:val="none" w:sz="0" w:space="0" w:color="auto"/>
        <w:left w:val="none" w:sz="0" w:space="0" w:color="auto"/>
        <w:bottom w:val="none" w:sz="0" w:space="0" w:color="auto"/>
        <w:right w:val="none" w:sz="0" w:space="0" w:color="auto"/>
      </w:divBdr>
    </w:div>
    <w:div w:id="1490755204">
      <w:bodyDiv w:val="1"/>
      <w:marLeft w:val="0"/>
      <w:marRight w:val="0"/>
      <w:marTop w:val="0"/>
      <w:marBottom w:val="0"/>
      <w:divBdr>
        <w:top w:val="none" w:sz="0" w:space="0" w:color="auto"/>
        <w:left w:val="none" w:sz="0" w:space="0" w:color="auto"/>
        <w:bottom w:val="none" w:sz="0" w:space="0" w:color="auto"/>
        <w:right w:val="none" w:sz="0" w:space="0" w:color="auto"/>
      </w:divBdr>
    </w:div>
    <w:div w:id="1500190466">
      <w:bodyDiv w:val="1"/>
      <w:marLeft w:val="0"/>
      <w:marRight w:val="0"/>
      <w:marTop w:val="0"/>
      <w:marBottom w:val="0"/>
      <w:divBdr>
        <w:top w:val="none" w:sz="0" w:space="0" w:color="auto"/>
        <w:left w:val="none" w:sz="0" w:space="0" w:color="auto"/>
        <w:bottom w:val="none" w:sz="0" w:space="0" w:color="auto"/>
        <w:right w:val="none" w:sz="0" w:space="0" w:color="auto"/>
      </w:divBdr>
    </w:div>
    <w:div w:id="1515417315">
      <w:bodyDiv w:val="1"/>
      <w:marLeft w:val="0"/>
      <w:marRight w:val="0"/>
      <w:marTop w:val="0"/>
      <w:marBottom w:val="0"/>
      <w:divBdr>
        <w:top w:val="none" w:sz="0" w:space="0" w:color="auto"/>
        <w:left w:val="none" w:sz="0" w:space="0" w:color="auto"/>
        <w:bottom w:val="none" w:sz="0" w:space="0" w:color="auto"/>
        <w:right w:val="none" w:sz="0" w:space="0" w:color="auto"/>
      </w:divBdr>
    </w:div>
    <w:div w:id="1532305547">
      <w:bodyDiv w:val="1"/>
      <w:marLeft w:val="0"/>
      <w:marRight w:val="0"/>
      <w:marTop w:val="0"/>
      <w:marBottom w:val="0"/>
      <w:divBdr>
        <w:top w:val="none" w:sz="0" w:space="0" w:color="auto"/>
        <w:left w:val="none" w:sz="0" w:space="0" w:color="auto"/>
        <w:bottom w:val="none" w:sz="0" w:space="0" w:color="auto"/>
        <w:right w:val="none" w:sz="0" w:space="0" w:color="auto"/>
      </w:divBdr>
    </w:div>
    <w:div w:id="1547597258">
      <w:bodyDiv w:val="1"/>
      <w:marLeft w:val="0"/>
      <w:marRight w:val="0"/>
      <w:marTop w:val="0"/>
      <w:marBottom w:val="0"/>
      <w:divBdr>
        <w:top w:val="none" w:sz="0" w:space="0" w:color="auto"/>
        <w:left w:val="none" w:sz="0" w:space="0" w:color="auto"/>
        <w:bottom w:val="none" w:sz="0" w:space="0" w:color="auto"/>
        <w:right w:val="none" w:sz="0" w:space="0" w:color="auto"/>
      </w:divBdr>
    </w:div>
    <w:div w:id="1552377668">
      <w:bodyDiv w:val="1"/>
      <w:marLeft w:val="0"/>
      <w:marRight w:val="0"/>
      <w:marTop w:val="0"/>
      <w:marBottom w:val="0"/>
      <w:divBdr>
        <w:top w:val="none" w:sz="0" w:space="0" w:color="auto"/>
        <w:left w:val="none" w:sz="0" w:space="0" w:color="auto"/>
        <w:bottom w:val="none" w:sz="0" w:space="0" w:color="auto"/>
        <w:right w:val="none" w:sz="0" w:space="0" w:color="auto"/>
      </w:divBdr>
      <w:divsChild>
        <w:div w:id="549269480">
          <w:marLeft w:val="480"/>
          <w:marRight w:val="0"/>
          <w:marTop w:val="0"/>
          <w:marBottom w:val="0"/>
          <w:divBdr>
            <w:top w:val="none" w:sz="0" w:space="0" w:color="auto"/>
            <w:left w:val="none" w:sz="0" w:space="0" w:color="auto"/>
            <w:bottom w:val="none" w:sz="0" w:space="0" w:color="auto"/>
            <w:right w:val="none" w:sz="0" w:space="0" w:color="auto"/>
          </w:divBdr>
        </w:div>
        <w:div w:id="1701860899">
          <w:marLeft w:val="480"/>
          <w:marRight w:val="0"/>
          <w:marTop w:val="0"/>
          <w:marBottom w:val="0"/>
          <w:divBdr>
            <w:top w:val="none" w:sz="0" w:space="0" w:color="auto"/>
            <w:left w:val="none" w:sz="0" w:space="0" w:color="auto"/>
            <w:bottom w:val="none" w:sz="0" w:space="0" w:color="auto"/>
            <w:right w:val="none" w:sz="0" w:space="0" w:color="auto"/>
          </w:divBdr>
        </w:div>
        <w:div w:id="515265313">
          <w:marLeft w:val="480"/>
          <w:marRight w:val="0"/>
          <w:marTop w:val="0"/>
          <w:marBottom w:val="0"/>
          <w:divBdr>
            <w:top w:val="none" w:sz="0" w:space="0" w:color="auto"/>
            <w:left w:val="none" w:sz="0" w:space="0" w:color="auto"/>
            <w:bottom w:val="none" w:sz="0" w:space="0" w:color="auto"/>
            <w:right w:val="none" w:sz="0" w:space="0" w:color="auto"/>
          </w:divBdr>
        </w:div>
        <w:div w:id="876313634">
          <w:marLeft w:val="480"/>
          <w:marRight w:val="0"/>
          <w:marTop w:val="0"/>
          <w:marBottom w:val="0"/>
          <w:divBdr>
            <w:top w:val="none" w:sz="0" w:space="0" w:color="auto"/>
            <w:left w:val="none" w:sz="0" w:space="0" w:color="auto"/>
            <w:bottom w:val="none" w:sz="0" w:space="0" w:color="auto"/>
            <w:right w:val="none" w:sz="0" w:space="0" w:color="auto"/>
          </w:divBdr>
        </w:div>
        <w:div w:id="1607614959">
          <w:marLeft w:val="480"/>
          <w:marRight w:val="0"/>
          <w:marTop w:val="0"/>
          <w:marBottom w:val="0"/>
          <w:divBdr>
            <w:top w:val="none" w:sz="0" w:space="0" w:color="auto"/>
            <w:left w:val="none" w:sz="0" w:space="0" w:color="auto"/>
            <w:bottom w:val="none" w:sz="0" w:space="0" w:color="auto"/>
            <w:right w:val="none" w:sz="0" w:space="0" w:color="auto"/>
          </w:divBdr>
        </w:div>
        <w:div w:id="63143296">
          <w:marLeft w:val="480"/>
          <w:marRight w:val="0"/>
          <w:marTop w:val="0"/>
          <w:marBottom w:val="0"/>
          <w:divBdr>
            <w:top w:val="none" w:sz="0" w:space="0" w:color="auto"/>
            <w:left w:val="none" w:sz="0" w:space="0" w:color="auto"/>
            <w:bottom w:val="none" w:sz="0" w:space="0" w:color="auto"/>
            <w:right w:val="none" w:sz="0" w:space="0" w:color="auto"/>
          </w:divBdr>
        </w:div>
        <w:div w:id="1155990971">
          <w:marLeft w:val="480"/>
          <w:marRight w:val="0"/>
          <w:marTop w:val="0"/>
          <w:marBottom w:val="0"/>
          <w:divBdr>
            <w:top w:val="none" w:sz="0" w:space="0" w:color="auto"/>
            <w:left w:val="none" w:sz="0" w:space="0" w:color="auto"/>
            <w:bottom w:val="none" w:sz="0" w:space="0" w:color="auto"/>
            <w:right w:val="none" w:sz="0" w:space="0" w:color="auto"/>
          </w:divBdr>
        </w:div>
        <w:div w:id="1846900747">
          <w:marLeft w:val="480"/>
          <w:marRight w:val="0"/>
          <w:marTop w:val="0"/>
          <w:marBottom w:val="0"/>
          <w:divBdr>
            <w:top w:val="none" w:sz="0" w:space="0" w:color="auto"/>
            <w:left w:val="none" w:sz="0" w:space="0" w:color="auto"/>
            <w:bottom w:val="none" w:sz="0" w:space="0" w:color="auto"/>
            <w:right w:val="none" w:sz="0" w:space="0" w:color="auto"/>
          </w:divBdr>
        </w:div>
        <w:div w:id="1858422968">
          <w:marLeft w:val="480"/>
          <w:marRight w:val="0"/>
          <w:marTop w:val="0"/>
          <w:marBottom w:val="0"/>
          <w:divBdr>
            <w:top w:val="none" w:sz="0" w:space="0" w:color="auto"/>
            <w:left w:val="none" w:sz="0" w:space="0" w:color="auto"/>
            <w:bottom w:val="none" w:sz="0" w:space="0" w:color="auto"/>
            <w:right w:val="none" w:sz="0" w:space="0" w:color="auto"/>
          </w:divBdr>
        </w:div>
        <w:div w:id="1665665056">
          <w:marLeft w:val="480"/>
          <w:marRight w:val="0"/>
          <w:marTop w:val="0"/>
          <w:marBottom w:val="0"/>
          <w:divBdr>
            <w:top w:val="none" w:sz="0" w:space="0" w:color="auto"/>
            <w:left w:val="none" w:sz="0" w:space="0" w:color="auto"/>
            <w:bottom w:val="none" w:sz="0" w:space="0" w:color="auto"/>
            <w:right w:val="none" w:sz="0" w:space="0" w:color="auto"/>
          </w:divBdr>
        </w:div>
        <w:div w:id="1256210443">
          <w:marLeft w:val="480"/>
          <w:marRight w:val="0"/>
          <w:marTop w:val="0"/>
          <w:marBottom w:val="0"/>
          <w:divBdr>
            <w:top w:val="none" w:sz="0" w:space="0" w:color="auto"/>
            <w:left w:val="none" w:sz="0" w:space="0" w:color="auto"/>
            <w:bottom w:val="none" w:sz="0" w:space="0" w:color="auto"/>
            <w:right w:val="none" w:sz="0" w:space="0" w:color="auto"/>
          </w:divBdr>
        </w:div>
        <w:div w:id="2019573157">
          <w:marLeft w:val="480"/>
          <w:marRight w:val="0"/>
          <w:marTop w:val="0"/>
          <w:marBottom w:val="0"/>
          <w:divBdr>
            <w:top w:val="none" w:sz="0" w:space="0" w:color="auto"/>
            <w:left w:val="none" w:sz="0" w:space="0" w:color="auto"/>
            <w:bottom w:val="none" w:sz="0" w:space="0" w:color="auto"/>
            <w:right w:val="none" w:sz="0" w:space="0" w:color="auto"/>
          </w:divBdr>
        </w:div>
        <w:div w:id="150025895">
          <w:marLeft w:val="480"/>
          <w:marRight w:val="0"/>
          <w:marTop w:val="0"/>
          <w:marBottom w:val="0"/>
          <w:divBdr>
            <w:top w:val="none" w:sz="0" w:space="0" w:color="auto"/>
            <w:left w:val="none" w:sz="0" w:space="0" w:color="auto"/>
            <w:bottom w:val="none" w:sz="0" w:space="0" w:color="auto"/>
            <w:right w:val="none" w:sz="0" w:space="0" w:color="auto"/>
          </w:divBdr>
        </w:div>
        <w:div w:id="1169295288">
          <w:marLeft w:val="480"/>
          <w:marRight w:val="0"/>
          <w:marTop w:val="0"/>
          <w:marBottom w:val="0"/>
          <w:divBdr>
            <w:top w:val="none" w:sz="0" w:space="0" w:color="auto"/>
            <w:left w:val="none" w:sz="0" w:space="0" w:color="auto"/>
            <w:bottom w:val="none" w:sz="0" w:space="0" w:color="auto"/>
            <w:right w:val="none" w:sz="0" w:space="0" w:color="auto"/>
          </w:divBdr>
        </w:div>
        <w:div w:id="938635799">
          <w:marLeft w:val="480"/>
          <w:marRight w:val="0"/>
          <w:marTop w:val="0"/>
          <w:marBottom w:val="0"/>
          <w:divBdr>
            <w:top w:val="none" w:sz="0" w:space="0" w:color="auto"/>
            <w:left w:val="none" w:sz="0" w:space="0" w:color="auto"/>
            <w:bottom w:val="none" w:sz="0" w:space="0" w:color="auto"/>
            <w:right w:val="none" w:sz="0" w:space="0" w:color="auto"/>
          </w:divBdr>
        </w:div>
        <w:div w:id="1967393186">
          <w:marLeft w:val="480"/>
          <w:marRight w:val="0"/>
          <w:marTop w:val="0"/>
          <w:marBottom w:val="0"/>
          <w:divBdr>
            <w:top w:val="none" w:sz="0" w:space="0" w:color="auto"/>
            <w:left w:val="none" w:sz="0" w:space="0" w:color="auto"/>
            <w:bottom w:val="none" w:sz="0" w:space="0" w:color="auto"/>
            <w:right w:val="none" w:sz="0" w:space="0" w:color="auto"/>
          </w:divBdr>
        </w:div>
        <w:div w:id="311302253">
          <w:marLeft w:val="480"/>
          <w:marRight w:val="0"/>
          <w:marTop w:val="0"/>
          <w:marBottom w:val="0"/>
          <w:divBdr>
            <w:top w:val="none" w:sz="0" w:space="0" w:color="auto"/>
            <w:left w:val="none" w:sz="0" w:space="0" w:color="auto"/>
            <w:bottom w:val="none" w:sz="0" w:space="0" w:color="auto"/>
            <w:right w:val="none" w:sz="0" w:space="0" w:color="auto"/>
          </w:divBdr>
        </w:div>
        <w:div w:id="747843057">
          <w:marLeft w:val="480"/>
          <w:marRight w:val="0"/>
          <w:marTop w:val="0"/>
          <w:marBottom w:val="0"/>
          <w:divBdr>
            <w:top w:val="none" w:sz="0" w:space="0" w:color="auto"/>
            <w:left w:val="none" w:sz="0" w:space="0" w:color="auto"/>
            <w:bottom w:val="none" w:sz="0" w:space="0" w:color="auto"/>
            <w:right w:val="none" w:sz="0" w:space="0" w:color="auto"/>
          </w:divBdr>
        </w:div>
        <w:div w:id="160660400">
          <w:marLeft w:val="480"/>
          <w:marRight w:val="0"/>
          <w:marTop w:val="0"/>
          <w:marBottom w:val="0"/>
          <w:divBdr>
            <w:top w:val="none" w:sz="0" w:space="0" w:color="auto"/>
            <w:left w:val="none" w:sz="0" w:space="0" w:color="auto"/>
            <w:bottom w:val="none" w:sz="0" w:space="0" w:color="auto"/>
            <w:right w:val="none" w:sz="0" w:space="0" w:color="auto"/>
          </w:divBdr>
        </w:div>
        <w:div w:id="1266115108">
          <w:marLeft w:val="480"/>
          <w:marRight w:val="0"/>
          <w:marTop w:val="0"/>
          <w:marBottom w:val="0"/>
          <w:divBdr>
            <w:top w:val="none" w:sz="0" w:space="0" w:color="auto"/>
            <w:left w:val="none" w:sz="0" w:space="0" w:color="auto"/>
            <w:bottom w:val="none" w:sz="0" w:space="0" w:color="auto"/>
            <w:right w:val="none" w:sz="0" w:space="0" w:color="auto"/>
          </w:divBdr>
        </w:div>
        <w:div w:id="789127854">
          <w:marLeft w:val="480"/>
          <w:marRight w:val="0"/>
          <w:marTop w:val="0"/>
          <w:marBottom w:val="0"/>
          <w:divBdr>
            <w:top w:val="none" w:sz="0" w:space="0" w:color="auto"/>
            <w:left w:val="none" w:sz="0" w:space="0" w:color="auto"/>
            <w:bottom w:val="none" w:sz="0" w:space="0" w:color="auto"/>
            <w:right w:val="none" w:sz="0" w:space="0" w:color="auto"/>
          </w:divBdr>
        </w:div>
        <w:div w:id="125710129">
          <w:marLeft w:val="480"/>
          <w:marRight w:val="0"/>
          <w:marTop w:val="0"/>
          <w:marBottom w:val="0"/>
          <w:divBdr>
            <w:top w:val="none" w:sz="0" w:space="0" w:color="auto"/>
            <w:left w:val="none" w:sz="0" w:space="0" w:color="auto"/>
            <w:bottom w:val="none" w:sz="0" w:space="0" w:color="auto"/>
            <w:right w:val="none" w:sz="0" w:space="0" w:color="auto"/>
          </w:divBdr>
        </w:div>
        <w:div w:id="2076854371">
          <w:marLeft w:val="480"/>
          <w:marRight w:val="0"/>
          <w:marTop w:val="0"/>
          <w:marBottom w:val="0"/>
          <w:divBdr>
            <w:top w:val="none" w:sz="0" w:space="0" w:color="auto"/>
            <w:left w:val="none" w:sz="0" w:space="0" w:color="auto"/>
            <w:bottom w:val="none" w:sz="0" w:space="0" w:color="auto"/>
            <w:right w:val="none" w:sz="0" w:space="0" w:color="auto"/>
          </w:divBdr>
        </w:div>
        <w:div w:id="316346041">
          <w:marLeft w:val="480"/>
          <w:marRight w:val="0"/>
          <w:marTop w:val="0"/>
          <w:marBottom w:val="0"/>
          <w:divBdr>
            <w:top w:val="none" w:sz="0" w:space="0" w:color="auto"/>
            <w:left w:val="none" w:sz="0" w:space="0" w:color="auto"/>
            <w:bottom w:val="none" w:sz="0" w:space="0" w:color="auto"/>
            <w:right w:val="none" w:sz="0" w:space="0" w:color="auto"/>
          </w:divBdr>
        </w:div>
        <w:div w:id="1571965347">
          <w:marLeft w:val="480"/>
          <w:marRight w:val="0"/>
          <w:marTop w:val="0"/>
          <w:marBottom w:val="0"/>
          <w:divBdr>
            <w:top w:val="none" w:sz="0" w:space="0" w:color="auto"/>
            <w:left w:val="none" w:sz="0" w:space="0" w:color="auto"/>
            <w:bottom w:val="none" w:sz="0" w:space="0" w:color="auto"/>
            <w:right w:val="none" w:sz="0" w:space="0" w:color="auto"/>
          </w:divBdr>
        </w:div>
        <w:div w:id="127861981">
          <w:marLeft w:val="480"/>
          <w:marRight w:val="0"/>
          <w:marTop w:val="0"/>
          <w:marBottom w:val="0"/>
          <w:divBdr>
            <w:top w:val="none" w:sz="0" w:space="0" w:color="auto"/>
            <w:left w:val="none" w:sz="0" w:space="0" w:color="auto"/>
            <w:bottom w:val="none" w:sz="0" w:space="0" w:color="auto"/>
            <w:right w:val="none" w:sz="0" w:space="0" w:color="auto"/>
          </w:divBdr>
        </w:div>
        <w:div w:id="714819602">
          <w:marLeft w:val="480"/>
          <w:marRight w:val="0"/>
          <w:marTop w:val="0"/>
          <w:marBottom w:val="0"/>
          <w:divBdr>
            <w:top w:val="none" w:sz="0" w:space="0" w:color="auto"/>
            <w:left w:val="none" w:sz="0" w:space="0" w:color="auto"/>
            <w:bottom w:val="none" w:sz="0" w:space="0" w:color="auto"/>
            <w:right w:val="none" w:sz="0" w:space="0" w:color="auto"/>
          </w:divBdr>
        </w:div>
        <w:div w:id="77605809">
          <w:marLeft w:val="480"/>
          <w:marRight w:val="0"/>
          <w:marTop w:val="0"/>
          <w:marBottom w:val="0"/>
          <w:divBdr>
            <w:top w:val="none" w:sz="0" w:space="0" w:color="auto"/>
            <w:left w:val="none" w:sz="0" w:space="0" w:color="auto"/>
            <w:bottom w:val="none" w:sz="0" w:space="0" w:color="auto"/>
            <w:right w:val="none" w:sz="0" w:space="0" w:color="auto"/>
          </w:divBdr>
        </w:div>
        <w:div w:id="1050031449">
          <w:marLeft w:val="480"/>
          <w:marRight w:val="0"/>
          <w:marTop w:val="0"/>
          <w:marBottom w:val="0"/>
          <w:divBdr>
            <w:top w:val="none" w:sz="0" w:space="0" w:color="auto"/>
            <w:left w:val="none" w:sz="0" w:space="0" w:color="auto"/>
            <w:bottom w:val="none" w:sz="0" w:space="0" w:color="auto"/>
            <w:right w:val="none" w:sz="0" w:space="0" w:color="auto"/>
          </w:divBdr>
        </w:div>
        <w:div w:id="588973113">
          <w:marLeft w:val="480"/>
          <w:marRight w:val="0"/>
          <w:marTop w:val="0"/>
          <w:marBottom w:val="0"/>
          <w:divBdr>
            <w:top w:val="none" w:sz="0" w:space="0" w:color="auto"/>
            <w:left w:val="none" w:sz="0" w:space="0" w:color="auto"/>
            <w:bottom w:val="none" w:sz="0" w:space="0" w:color="auto"/>
            <w:right w:val="none" w:sz="0" w:space="0" w:color="auto"/>
          </w:divBdr>
        </w:div>
        <w:div w:id="435027996">
          <w:marLeft w:val="480"/>
          <w:marRight w:val="0"/>
          <w:marTop w:val="0"/>
          <w:marBottom w:val="0"/>
          <w:divBdr>
            <w:top w:val="none" w:sz="0" w:space="0" w:color="auto"/>
            <w:left w:val="none" w:sz="0" w:space="0" w:color="auto"/>
            <w:bottom w:val="none" w:sz="0" w:space="0" w:color="auto"/>
            <w:right w:val="none" w:sz="0" w:space="0" w:color="auto"/>
          </w:divBdr>
        </w:div>
        <w:div w:id="959338653">
          <w:marLeft w:val="480"/>
          <w:marRight w:val="0"/>
          <w:marTop w:val="0"/>
          <w:marBottom w:val="0"/>
          <w:divBdr>
            <w:top w:val="none" w:sz="0" w:space="0" w:color="auto"/>
            <w:left w:val="none" w:sz="0" w:space="0" w:color="auto"/>
            <w:bottom w:val="none" w:sz="0" w:space="0" w:color="auto"/>
            <w:right w:val="none" w:sz="0" w:space="0" w:color="auto"/>
          </w:divBdr>
        </w:div>
        <w:div w:id="651178696">
          <w:marLeft w:val="480"/>
          <w:marRight w:val="0"/>
          <w:marTop w:val="0"/>
          <w:marBottom w:val="0"/>
          <w:divBdr>
            <w:top w:val="none" w:sz="0" w:space="0" w:color="auto"/>
            <w:left w:val="none" w:sz="0" w:space="0" w:color="auto"/>
            <w:bottom w:val="none" w:sz="0" w:space="0" w:color="auto"/>
            <w:right w:val="none" w:sz="0" w:space="0" w:color="auto"/>
          </w:divBdr>
        </w:div>
        <w:div w:id="1011302936">
          <w:marLeft w:val="480"/>
          <w:marRight w:val="0"/>
          <w:marTop w:val="0"/>
          <w:marBottom w:val="0"/>
          <w:divBdr>
            <w:top w:val="none" w:sz="0" w:space="0" w:color="auto"/>
            <w:left w:val="none" w:sz="0" w:space="0" w:color="auto"/>
            <w:bottom w:val="none" w:sz="0" w:space="0" w:color="auto"/>
            <w:right w:val="none" w:sz="0" w:space="0" w:color="auto"/>
          </w:divBdr>
        </w:div>
        <w:div w:id="504907875">
          <w:marLeft w:val="480"/>
          <w:marRight w:val="0"/>
          <w:marTop w:val="0"/>
          <w:marBottom w:val="0"/>
          <w:divBdr>
            <w:top w:val="none" w:sz="0" w:space="0" w:color="auto"/>
            <w:left w:val="none" w:sz="0" w:space="0" w:color="auto"/>
            <w:bottom w:val="none" w:sz="0" w:space="0" w:color="auto"/>
            <w:right w:val="none" w:sz="0" w:space="0" w:color="auto"/>
          </w:divBdr>
        </w:div>
        <w:div w:id="699401421">
          <w:marLeft w:val="480"/>
          <w:marRight w:val="0"/>
          <w:marTop w:val="0"/>
          <w:marBottom w:val="0"/>
          <w:divBdr>
            <w:top w:val="none" w:sz="0" w:space="0" w:color="auto"/>
            <w:left w:val="none" w:sz="0" w:space="0" w:color="auto"/>
            <w:bottom w:val="none" w:sz="0" w:space="0" w:color="auto"/>
            <w:right w:val="none" w:sz="0" w:space="0" w:color="auto"/>
          </w:divBdr>
        </w:div>
        <w:div w:id="980235369">
          <w:marLeft w:val="480"/>
          <w:marRight w:val="0"/>
          <w:marTop w:val="0"/>
          <w:marBottom w:val="0"/>
          <w:divBdr>
            <w:top w:val="none" w:sz="0" w:space="0" w:color="auto"/>
            <w:left w:val="none" w:sz="0" w:space="0" w:color="auto"/>
            <w:bottom w:val="none" w:sz="0" w:space="0" w:color="auto"/>
            <w:right w:val="none" w:sz="0" w:space="0" w:color="auto"/>
          </w:divBdr>
        </w:div>
        <w:div w:id="759133365">
          <w:marLeft w:val="480"/>
          <w:marRight w:val="0"/>
          <w:marTop w:val="0"/>
          <w:marBottom w:val="0"/>
          <w:divBdr>
            <w:top w:val="none" w:sz="0" w:space="0" w:color="auto"/>
            <w:left w:val="none" w:sz="0" w:space="0" w:color="auto"/>
            <w:bottom w:val="none" w:sz="0" w:space="0" w:color="auto"/>
            <w:right w:val="none" w:sz="0" w:space="0" w:color="auto"/>
          </w:divBdr>
        </w:div>
        <w:div w:id="1708093715">
          <w:marLeft w:val="480"/>
          <w:marRight w:val="0"/>
          <w:marTop w:val="0"/>
          <w:marBottom w:val="0"/>
          <w:divBdr>
            <w:top w:val="none" w:sz="0" w:space="0" w:color="auto"/>
            <w:left w:val="none" w:sz="0" w:space="0" w:color="auto"/>
            <w:bottom w:val="none" w:sz="0" w:space="0" w:color="auto"/>
            <w:right w:val="none" w:sz="0" w:space="0" w:color="auto"/>
          </w:divBdr>
        </w:div>
        <w:div w:id="2145200182">
          <w:marLeft w:val="480"/>
          <w:marRight w:val="0"/>
          <w:marTop w:val="0"/>
          <w:marBottom w:val="0"/>
          <w:divBdr>
            <w:top w:val="none" w:sz="0" w:space="0" w:color="auto"/>
            <w:left w:val="none" w:sz="0" w:space="0" w:color="auto"/>
            <w:bottom w:val="none" w:sz="0" w:space="0" w:color="auto"/>
            <w:right w:val="none" w:sz="0" w:space="0" w:color="auto"/>
          </w:divBdr>
        </w:div>
        <w:div w:id="583683038">
          <w:marLeft w:val="480"/>
          <w:marRight w:val="0"/>
          <w:marTop w:val="0"/>
          <w:marBottom w:val="0"/>
          <w:divBdr>
            <w:top w:val="none" w:sz="0" w:space="0" w:color="auto"/>
            <w:left w:val="none" w:sz="0" w:space="0" w:color="auto"/>
            <w:bottom w:val="none" w:sz="0" w:space="0" w:color="auto"/>
            <w:right w:val="none" w:sz="0" w:space="0" w:color="auto"/>
          </w:divBdr>
        </w:div>
        <w:div w:id="410734873">
          <w:marLeft w:val="480"/>
          <w:marRight w:val="0"/>
          <w:marTop w:val="0"/>
          <w:marBottom w:val="0"/>
          <w:divBdr>
            <w:top w:val="none" w:sz="0" w:space="0" w:color="auto"/>
            <w:left w:val="none" w:sz="0" w:space="0" w:color="auto"/>
            <w:bottom w:val="none" w:sz="0" w:space="0" w:color="auto"/>
            <w:right w:val="none" w:sz="0" w:space="0" w:color="auto"/>
          </w:divBdr>
        </w:div>
        <w:div w:id="1486967954">
          <w:marLeft w:val="480"/>
          <w:marRight w:val="0"/>
          <w:marTop w:val="0"/>
          <w:marBottom w:val="0"/>
          <w:divBdr>
            <w:top w:val="none" w:sz="0" w:space="0" w:color="auto"/>
            <w:left w:val="none" w:sz="0" w:space="0" w:color="auto"/>
            <w:bottom w:val="none" w:sz="0" w:space="0" w:color="auto"/>
            <w:right w:val="none" w:sz="0" w:space="0" w:color="auto"/>
          </w:divBdr>
        </w:div>
        <w:div w:id="2080521434">
          <w:marLeft w:val="480"/>
          <w:marRight w:val="0"/>
          <w:marTop w:val="0"/>
          <w:marBottom w:val="0"/>
          <w:divBdr>
            <w:top w:val="none" w:sz="0" w:space="0" w:color="auto"/>
            <w:left w:val="none" w:sz="0" w:space="0" w:color="auto"/>
            <w:bottom w:val="none" w:sz="0" w:space="0" w:color="auto"/>
            <w:right w:val="none" w:sz="0" w:space="0" w:color="auto"/>
          </w:divBdr>
        </w:div>
        <w:div w:id="460733090">
          <w:marLeft w:val="480"/>
          <w:marRight w:val="0"/>
          <w:marTop w:val="0"/>
          <w:marBottom w:val="0"/>
          <w:divBdr>
            <w:top w:val="none" w:sz="0" w:space="0" w:color="auto"/>
            <w:left w:val="none" w:sz="0" w:space="0" w:color="auto"/>
            <w:bottom w:val="none" w:sz="0" w:space="0" w:color="auto"/>
            <w:right w:val="none" w:sz="0" w:space="0" w:color="auto"/>
          </w:divBdr>
        </w:div>
        <w:div w:id="1605379964">
          <w:marLeft w:val="480"/>
          <w:marRight w:val="0"/>
          <w:marTop w:val="0"/>
          <w:marBottom w:val="0"/>
          <w:divBdr>
            <w:top w:val="none" w:sz="0" w:space="0" w:color="auto"/>
            <w:left w:val="none" w:sz="0" w:space="0" w:color="auto"/>
            <w:bottom w:val="none" w:sz="0" w:space="0" w:color="auto"/>
            <w:right w:val="none" w:sz="0" w:space="0" w:color="auto"/>
          </w:divBdr>
        </w:div>
        <w:div w:id="1220484730">
          <w:marLeft w:val="480"/>
          <w:marRight w:val="0"/>
          <w:marTop w:val="0"/>
          <w:marBottom w:val="0"/>
          <w:divBdr>
            <w:top w:val="none" w:sz="0" w:space="0" w:color="auto"/>
            <w:left w:val="none" w:sz="0" w:space="0" w:color="auto"/>
            <w:bottom w:val="none" w:sz="0" w:space="0" w:color="auto"/>
            <w:right w:val="none" w:sz="0" w:space="0" w:color="auto"/>
          </w:divBdr>
        </w:div>
        <w:div w:id="1319532003">
          <w:marLeft w:val="480"/>
          <w:marRight w:val="0"/>
          <w:marTop w:val="0"/>
          <w:marBottom w:val="0"/>
          <w:divBdr>
            <w:top w:val="none" w:sz="0" w:space="0" w:color="auto"/>
            <w:left w:val="none" w:sz="0" w:space="0" w:color="auto"/>
            <w:bottom w:val="none" w:sz="0" w:space="0" w:color="auto"/>
            <w:right w:val="none" w:sz="0" w:space="0" w:color="auto"/>
          </w:divBdr>
        </w:div>
        <w:div w:id="802625446">
          <w:marLeft w:val="480"/>
          <w:marRight w:val="0"/>
          <w:marTop w:val="0"/>
          <w:marBottom w:val="0"/>
          <w:divBdr>
            <w:top w:val="none" w:sz="0" w:space="0" w:color="auto"/>
            <w:left w:val="none" w:sz="0" w:space="0" w:color="auto"/>
            <w:bottom w:val="none" w:sz="0" w:space="0" w:color="auto"/>
            <w:right w:val="none" w:sz="0" w:space="0" w:color="auto"/>
          </w:divBdr>
        </w:div>
        <w:div w:id="1002704291">
          <w:marLeft w:val="480"/>
          <w:marRight w:val="0"/>
          <w:marTop w:val="0"/>
          <w:marBottom w:val="0"/>
          <w:divBdr>
            <w:top w:val="none" w:sz="0" w:space="0" w:color="auto"/>
            <w:left w:val="none" w:sz="0" w:space="0" w:color="auto"/>
            <w:bottom w:val="none" w:sz="0" w:space="0" w:color="auto"/>
            <w:right w:val="none" w:sz="0" w:space="0" w:color="auto"/>
          </w:divBdr>
        </w:div>
        <w:div w:id="1063484264">
          <w:marLeft w:val="480"/>
          <w:marRight w:val="0"/>
          <w:marTop w:val="0"/>
          <w:marBottom w:val="0"/>
          <w:divBdr>
            <w:top w:val="none" w:sz="0" w:space="0" w:color="auto"/>
            <w:left w:val="none" w:sz="0" w:space="0" w:color="auto"/>
            <w:bottom w:val="none" w:sz="0" w:space="0" w:color="auto"/>
            <w:right w:val="none" w:sz="0" w:space="0" w:color="auto"/>
          </w:divBdr>
        </w:div>
        <w:div w:id="51999888">
          <w:marLeft w:val="480"/>
          <w:marRight w:val="0"/>
          <w:marTop w:val="0"/>
          <w:marBottom w:val="0"/>
          <w:divBdr>
            <w:top w:val="none" w:sz="0" w:space="0" w:color="auto"/>
            <w:left w:val="none" w:sz="0" w:space="0" w:color="auto"/>
            <w:bottom w:val="none" w:sz="0" w:space="0" w:color="auto"/>
            <w:right w:val="none" w:sz="0" w:space="0" w:color="auto"/>
          </w:divBdr>
        </w:div>
        <w:div w:id="1912348134">
          <w:marLeft w:val="480"/>
          <w:marRight w:val="0"/>
          <w:marTop w:val="0"/>
          <w:marBottom w:val="0"/>
          <w:divBdr>
            <w:top w:val="none" w:sz="0" w:space="0" w:color="auto"/>
            <w:left w:val="none" w:sz="0" w:space="0" w:color="auto"/>
            <w:bottom w:val="none" w:sz="0" w:space="0" w:color="auto"/>
            <w:right w:val="none" w:sz="0" w:space="0" w:color="auto"/>
          </w:divBdr>
        </w:div>
        <w:div w:id="133451244">
          <w:marLeft w:val="480"/>
          <w:marRight w:val="0"/>
          <w:marTop w:val="0"/>
          <w:marBottom w:val="0"/>
          <w:divBdr>
            <w:top w:val="none" w:sz="0" w:space="0" w:color="auto"/>
            <w:left w:val="none" w:sz="0" w:space="0" w:color="auto"/>
            <w:bottom w:val="none" w:sz="0" w:space="0" w:color="auto"/>
            <w:right w:val="none" w:sz="0" w:space="0" w:color="auto"/>
          </w:divBdr>
        </w:div>
        <w:div w:id="2102098409">
          <w:marLeft w:val="480"/>
          <w:marRight w:val="0"/>
          <w:marTop w:val="0"/>
          <w:marBottom w:val="0"/>
          <w:divBdr>
            <w:top w:val="none" w:sz="0" w:space="0" w:color="auto"/>
            <w:left w:val="none" w:sz="0" w:space="0" w:color="auto"/>
            <w:bottom w:val="none" w:sz="0" w:space="0" w:color="auto"/>
            <w:right w:val="none" w:sz="0" w:space="0" w:color="auto"/>
          </w:divBdr>
        </w:div>
        <w:div w:id="93482899">
          <w:marLeft w:val="480"/>
          <w:marRight w:val="0"/>
          <w:marTop w:val="0"/>
          <w:marBottom w:val="0"/>
          <w:divBdr>
            <w:top w:val="none" w:sz="0" w:space="0" w:color="auto"/>
            <w:left w:val="none" w:sz="0" w:space="0" w:color="auto"/>
            <w:bottom w:val="none" w:sz="0" w:space="0" w:color="auto"/>
            <w:right w:val="none" w:sz="0" w:space="0" w:color="auto"/>
          </w:divBdr>
        </w:div>
        <w:div w:id="74479723">
          <w:marLeft w:val="480"/>
          <w:marRight w:val="0"/>
          <w:marTop w:val="0"/>
          <w:marBottom w:val="0"/>
          <w:divBdr>
            <w:top w:val="none" w:sz="0" w:space="0" w:color="auto"/>
            <w:left w:val="none" w:sz="0" w:space="0" w:color="auto"/>
            <w:bottom w:val="none" w:sz="0" w:space="0" w:color="auto"/>
            <w:right w:val="none" w:sz="0" w:space="0" w:color="auto"/>
          </w:divBdr>
        </w:div>
      </w:divsChild>
    </w:div>
    <w:div w:id="1552886649">
      <w:bodyDiv w:val="1"/>
      <w:marLeft w:val="0"/>
      <w:marRight w:val="0"/>
      <w:marTop w:val="0"/>
      <w:marBottom w:val="0"/>
      <w:divBdr>
        <w:top w:val="none" w:sz="0" w:space="0" w:color="auto"/>
        <w:left w:val="none" w:sz="0" w:space="0" w:color="auto"/>
        <w:bottom w:val="none" w:sz="0" w:space="0" w:color="auto"/>
        <w:right w:val="none" w:sz="0" w:space="0" w:color="auto"/>
      </w:divBdr>
    </w:div>
    <w:div w:id="1555198284">
      <w:bodyDiv w:val="1"/>
      <w:marLeft w:val="0"/>
      <w:marRight w:val="0"/>
      <w:marTop w:val="0"/>
      <w:marBottom w:val="0"/>
      <w:divBdr>
        <w:top w:val="none" w:sz="0" w:space="0" w:color="auto"/>
        <w:left w:val="none" w:sz="0" w:space="0" w:color="auto"/>
        <w:bottom w:val="none" w:sz="0" w:space="0" w:color="auto"/>
        <w:right w:val="none" w:sz="0" w:space="0" w:color="auto"/>
      </w:divBdr>
      <w:divsChild>
        <w:div w:id="154884385">
          <w:marLeft w:val="480"/>
          <w:marRight w:val="0"/>
          <w:marTop w:val="0"/>
          <w:marBottom w:val="0"/>
          <w:divBdr>
            <w:top w:val="none" w:sz="0" w:space="0" w:color="auto"/>
            <w:left w:val="none" w:sz="0" w:space="0" w:color="auto"/>
            <w:bottom w:val="none" w:sz="0" w:space="0" w:color="auto"/>
            <w:right w:val="none" w:sz="0" w:space="0" w:color="auto"/>
          </w:divBdr>
        </w:div>
        <w:div w:id="1855531958">
          <w:marLeft w:val="480"/>
          <w:marRight w:val="0"/>
          <w:marTop w:val="0"/>
          <w:marBottom w:val="0"/>
          <w:divBdr>
            <w:top w:val="none" w:sz="0" w:space="0" w:color="auto"/>
            <w:left w:val="none" w:sz="0" w:space="0" w:color="auto"/>
            <w:bottom w:val="none" w:sz="0" w:space="0" w:color="auto"/>
            <w:right w:val="none" w:sz="0" w:space="0" w:color="auto"/>
          </w:divBdr>
        </w:div>
        <w:div w:id="1995648217">
          <w:marLeft w:val="480"/>
          <w:marRight w:val="0"/>
          <w:marTop w:val="0"/>
          <w:marBottom w:val="0"/>
          <w:divBdr>
            <w:top w:val="none" w:sz="0" w:space="0" w:color="auto"/>
            <w:left w:val="none" w:sz="0" w:space="0" w:color="auto"/>
            <w:bottom w:val="none" w:sz="0" w:space="0" w:color="auto"/>
            <w:right w:val="none" w:sz="0" w:space="0" w:color="auto"/>
          </w:divBdr>
        </w:div>
        <w:div w:id="245193152">
          <w:marLeft w:val="480"/>
          <w:marRight w:val="0"/>
          <w:marTop w:val="0"/>
          <w:marBottom w:val="0"/>
          <w:divBdr>
            <w:top w:val="none" w:sz="0" w:space="0" w:color="auto"/>
            <w:left w:val="none" w:sz="0" w:space="0" w:color="auto"/>
            <w:bottom w:val="none" w:sz="0" w:space="0" w:color="auto"/>
            <w:right w:val="none" w:sz="0" w:space="0" w:color="auto"/>
          </w:divBdr>
        </w:div>
        <w:div w:id="776750551">
          <w:marLeft w:val="480"/>
          <w:marRight w:val="0"/>
          <w:marTop w:val="0"/>
          <w:marBottom w:val="0"/>
          <w:divBdr>
            <w:top w:val="none" w:sz="0" w:space="0" w:color="auto"/>
            <w:left w:val="none" w:sz="0" w:space="0" w:color="auto"/>
            <w:bottom w:val="none" w:sz="0" w:space="0" w:color="auto"/>
            <w:right w:val="none" w:sz="0" w:space="0" w:color="auto"/>
          </w:divBdr>
        </w:div>
        <w:div w:id="1504586455">
          <w:marLeft w:val="480"/>
          <w:marRight w:val="0"/>
          <w:marTop w:val="0"/>
          <w:marBottom w:val="0"/>
          <w:divBdr>
            <w:top w:val="none" w:sz="0" w:space="0" w:color="auto"/>
            <w:left w:val="none" w:sz="0" w:space="0" w:color="auto"/>
            <w:bottom w:val="none" w:sz="0" w:space="0" w:color="auto"/>
            <w:right w:val="none" w:sz="0" w:space="0" w:color="auto"/>
          </w:divBdr>
        </w:div>
        <w:div w:id="323821726">
          <w:marLeft w:val="480"/>
          <w:marRight w:val="0"/>
          <w:marTop w:val="0"/>
          <w:marBottom w:val="0"/>
          <w:divBdr>
            <w:top w:val="none" w:sz="0" w:space="0" w:color="auto"/>
            <w:left w:val="none" w:sz="0" w:space="0" w:color="auto"/>
            <w:bottom w:val="none" w:sz="0" w:space="0" w:color="auto"/>
            <w:right w:val="none" w:sz="0" w:space="0" w:color="auto"/>
          </w:divBdr>
        </w:div>
        <w:div w:id="1291665083">
          <w:marLeft w:val="480"/>
          <w:marRight w:val="0"/>
          <w:marTop w:val="0"/>
          <w:marBottom w:val="0"/>
          <w:divBdr>
            <w:top w:val="none" w:sz="0" w:space="0" w:color="auto"/>
            <w:left w:val="none" w:sz="0" w:space="0" w:color="auto"/>
            <w:bottom w:val="none" w:sz="0" w:space="0" w:color="auto"/>
            <w:right w:val="none" w:sz="0" w:space="0" w:color="auto"/>
          </w:divBdr>
        </w:div>
        <w:div w:id="345523003">
          <w:marLeft w:val="480"/>
          <w:marRight w:val="0"/>
          <w:marTop w:val="0"/>
          <w:marBottom w:val="0"/>
          <w:divBdr>
            <w:top w:val="none" w:sz="0" w:space="0" w:color="auto"/>
            <w:left w:val="none" w:sz="0" w:space="0" w:color="auto"/>
            <w:bottom w:val="none" w:sz="0" w:space="0" w:color="auto"/>
            <w:right w:val="none" w:sz="0" w:space="0" w:color="auto"/>
          </w:divBdr>
        </w:div>
        <w:div w:id="940602711">
          <w:marLeft w:val="480"/>
          <w:marRight w:val="0"/>
          <w:marTop w:val="0"/>
          <w:marBottom w:val="0"/>
          <w:divBdr>
            <w:top w:val="none" w:sz="0" w:space="0" w:color="auto"/>
            <w:left w:val="none" w:sz="0" w:space="0" w:color="auto"/>
            <w:bottom w:val="none" w:sz="0" w:space="0" w:color="auto"/>
            <w:right w:val="none" w:sz="0" w:space="0" w:color="auto"/>
          </w:divBdr>
        </w:div>
        <w:div w:id="805976884">
          <w:marLeft w:val="480"/>
          <w:marRight w:val="0"/>
          <w:marTop w:val="0"/>
          <w:marBottom w:val="0"/>
          <w:divBdr>
            <w:top w:val="none" w:sz="0" w:space="0" w:color="auto"/>
            <w:left w:val="none" w:sz="0" w:space="0" w:color="auto"/>
            <w:bottom w:val="none" w:sz="0" w:space="0" w:color="auto"/>
            <w:right w:val="none" w:sz="0" w:space="0" w:color="auto"/>
          </w:divBdr>
        </w:div>
        <w:div w:id="1093434547">
          <w:marLeft w:val="480"/>
          <w:marRight w:val="0"/>
          <w:marTop w:val="0"/>
          <w:marBottom w:val="0"/>
          <w:divBdr>
            <w:top w:val="none" w:sz="0" w:space="0" w:color="auto"/>
            <w:left w:val="none" w:sz="0" w:space="0" w:color="auto"/>
            <w:bottom w:val="none" w:sz="0" w:space="0" w:color="auto"/>
            <w:right w:val="none" w:sz="0" w:space="0" w:color="auto"/>
          </w:divBdr>
        </w:div>
        <w:div w:id="377315361">
          <w:marLeft w:val="480"/>
          <w:marRight w:val="0"/>
          <w:marTop w:val="0"/>
          <w:marBottom w:val="0"/>
          <w:divBdr>
            <w:top w:val="none" w:sz="0" w:space="0" w:color="auto"/>
            <w:left w:val="none" w:sz="0" w:space="0" w:color="auto"/>
            <w:bottom w:val="none" w:sz="0" w:space="0" w:color="auto"/>
            <w:right w:val="none" w:sz="0" w:space="0" w:color="auto"/>
          </w:divBdr>
        </w:div>
        <w:div w:id="35548057">
          <w:marLeft w:val="480"/>
          <w:marRight w:val="0"/>
          <w:marTop w:val="0"/>
          <w:marBottom w:val="0"/>
          <w:divBdr>
            <w:top w:val="none" w:sz="0" w:space="0" w:color="auto"/>
            <w:left w:val="none" w:sz="0" w:space="0" w:color="auto"/>
            <w:bottom w:val="none" w:sz="0" w:space="0" w:color="auto"/>
            <w:right w:val="none" w:sz="0" w:space="0" w:color="auto"/>
          </w:divBdr>
        </w:div>
        <w:div w:id="1869369488">
          <w:marLeft w:val="480"/>
          <w:marRight w:val="0"/>
          <w:marTop w:val="0"/>
          <w:marBottom w:val="0"/>
          <w:divBdr>
            <w:top w:val="none" w:sz="0" w:space="0" w:color="auto"/>
            <w:left w:val="none" w:sz="0" w:space="0" w:color="auto"/>
            <w:bottom w:val="none" w:sz="0" w:space="0" w:color="auto"/>
            <w:right w:val="none" w:sz="0" w:space="0" w:color="auto"/>
          </w:divBdr>
        </w:div>
        <w:div w:id="829055381">
          <w:marLeft w:val="480"/>
          <w:marRight w:val="0"/>
          <w:marTop w:val="0"/>
          <w:marBottom w:val="0"/>
          <w:divBdr>
            <w:top w:val="none" w:sz="0" w:space="0" w:color="auto"/>
            <w:left w:val="none" w:sz="0" w:space="0" w:color="auto"/>
            <w:bottom w:val="none" w:sz="0" w:space="0" w:color="auto"/>
            <w:right w:val="none" w:sz="0" w:space="0" w:color="auto"/>
          </w:divBdr>
        </w:div>
        <w:div w:id="809595004">
          <w:marLeft w:val="480"/>
          <w:marRight w:val="0"/>
          <w:marTop w:val="0"/>
          <w:marBottom w:val="0"/>
          <w:divBdr>
            <w:top w:val="none" w:sz="0" w:space="0" w:color="auto"/>
            <w:left w:val="none" w:sz="0" w:space="0" w:color="auto"/>
            <w:bottom w:val="none" w:sz="0" w:space="0" w:color="auto"/>
            <w:right w:val="none" w:sz="0" w:space="0" w:color="auto"/>
          </w:divBdr>
        </w:div>
        <w:div w:id="1842699211">
          <w:marLeft w:val="480"/>
          <w:marRight w:val="0"/>
          <w:marTop w:val="0"/>
          <w:marBottom w:val="0"/>
          <w:divBdr>
            <w:top w:val="none" w:sz="0" w:space="0" w:color="auto"/>
            <w:left w:val="none" w:sz="0" w:space="0" w:color="auto"/>
            <w:bottom w:val="none" w:sz="0" w:space="0" w:color="auto"/>
            <w:right w:val="none" w:sz="0" w:space="0" w:color="auto"/>
          </w:divBdr>
        </w:div>
        <w:div w:id="235625740">
          <w:marLeft w:val="480"/>
          <w:marRight w:val="0"/>
          <w:marTop w:val="0"/>
          <w:marBottom w:val="0"/>
          <w:divBdr>
            <w:top w:val="none" w:sz="0" w:space="0" w:color="auto"/>
            <w:left w:val="none" w:sz="0" w:space="0" w:color="auto"/>
            <w:bottom w:val="none" w:sz="0" w:space="0" w:color="auto"/>
            <w:right w:val="none" w:sz="0" w:space="0" w:color="auto"/>
          </w:divBdr>
        </w:div>
        <w:div w:id="775904521">
          <w:marLeft w:val="480"/>
          <w:marRight w:val="0"/>
          <w:marTop w:val="0"/>
          <w:marBottom w:val="0"/>
          <w:divBdr>
            <w:top w:val="none" w:sz="0" w:space="0" w:color="auto"/>
            <w:left w:val="none" w:sz="0" w:space="0" w:color="auto"/>
            <w:bottom w:val="none" w:sz="0" w:space="0" w:color="auto"/>
            <w:right w:val="none" w:sz="0" w:space="0" w:color="auto"/>
          </w:divBdr>
        </w:div>
        <w:div w:id="929117044">
          <w:marLeft w:val="480"/>
          <w:marRight w:val="0"/>
          <w:marTop w:val="0"/>
          <w:marBottom w:val="0"/>
          <w:divBdr>
            <w:top w:val="none" w:sz="0" w:space="0" w:color="auto"/>
            <w:left w:val="none" w:sz="0" w:space="0" w:color="auto"/>
            <w:bottom w:val="none" w:sz="0" w:space="0" w:color="auto"/>
            <w:right w:val="none" w:sz="0" w:space="0" w:color="auto"/>
          </w:divBdr>
        </w:div>
        <w:div w:id="34625401">
          <w:marLeft w:val="480"/>
          <w:marRight w:val="0"/>
          <w:marTop w:val="0"/>
          <w:marBottom w:val="0"/>
          <w:divBdr>
            <w:top w:val="none" w:sz="0" w:space="0" w:color="auto"/>
            <w:left w:val="none" w:sz="0" w:space="0" w:color="auto"/>
            <w:bottom w:val="none" w:sz="0" w:space="0" w:color="auto"/>
            <w:right w:val="none" w:sz="0" w:space="0" w:color="auto"/>
          </w:divBdr>
        </w:div>
        <w:div w:id="1311209687">
          <w:marLeft w:val="480"/>
          <w:marRight w:val="0"/>
          <w:marTop w:val="0"/>
          <w:marBottom w:val="0"/>
          <w:divBdr>
            <w:top w:val="none" w:sz="0" w:space="0" w:color="auto"/>
            <w:left w:val="none" w:sz="0" w:space="0" w:color="auto"/>
            <w:bottom w:val="none" w:sz="0" w:space="0" w:color="auto"/>
            <w:right w:val="none" w:sz="0" w:space="0" w:color="auto"/>
          </w:divBdr>
        </w:div>
        <w:div w:id="130635505">
          <w:marLeft w:val="480"/>
          <w:marRight w:val="0"/>
          <w:marTop w:val="0"/>
          <w:marBottom w:val="0"/>
          <w:divBdr>
            <w:top w:val="none" w:sz="0" w:space="0" w:color="auto"/>
            <w:left w:val="none" w:sz="0" w:space="0" w:color="auto"/>
            <w:bottom w:val="none" w:sz="0" w:space="0" w:color="auto"/>
            <w:right w:val="none" w:sz="0" w:space="0" w:color="auto"/>
          </w:divBdr>
        </w:div>
        <w:div w:id="76706363">
          <w:marLeft w:val="480"/>
          <w:marRight w:val="0"/>
          <w:marTop w:val="0"/>
          <w:marBottom w:val="0"/>
          <w:divBdr>
            <w:top w:val="none" w:sz="0" w:space="0" w:color="auto"/>
            <w:left w:val="none" w:sz="0" w:space="0" w:color="auto"/>
            <w:bottom w:val="none" w:sz="0" w:space="0" w:color="auto"/>
            <w:right w:val="none" w:sz="0" w:space="0" w:color="auto"/>
          </w:divBdr>
        </w:div>
        <w:div w:id="1861966771">
          <w:marLeft w:val="480"/>
          <w:marRight w:val="0"/>
          <w:marTop w:val="0"/>
          <w:marBottom w:val="0"/>
          <w:divBdr>
            <w:top w:val="none" w:sz="0" w:space="0" w:color="auto"/>
            <w:left w:val="none" w:sz="0" w:space="0" w:color="auto"/>
            <w:bottom w:val="none" w:sz="0" w:space="0" w:color="auto"/>
            <w:right w:val="none" w:sz="0" w:space="0" w:color="auto"/>
          </w:divBdr>
        </w:div>
        <w:div w:id="2004812987">
          <w:marLeft w:val="480"/>
          <w:marRight w:val="0"/>
          <w:marTop w:val="0"/>
          <w:marBottom w:val="0"/>
          <w:divBdr>
            <w:top w:val="none" w:sz="0" w:space="0" w:color="auto"/>
            <w:left w:val="none" w:sz="0" w:space="0" w:color="auto"/>
            <w:bottom w:val="none" w:sz="0" w:space="0" w:color="auto"/>
            <w:right w:val="none" w:sz="0" w:space="0" w:color="auto"/>
          </w:divBdr>
        </w:div>
        <w:div w:id="240142021">
          <w:marLeft w:val="480"/>
          <w:marRight w:val="0"/>
          <w:marTop w:val="0"/>
          <w:marBottom w:val="0"/>
          <w:divBdr>
            <w:top w:val="none" w:sz="0" w:space="0" w:color="auto"/>
            <w:left w:val="none" w:sz="0" w:space="0" w:color="auto"/>
            <w:bottom w:val="none" w:sz="0" w:space="0" w:color="auto"/>
            <w:right w:val="none" w:sz="0" w:space="0" w:color="auto"/>
          </w:divBdr>
        </w:div>
        <w:div w:id="569271428">
          <w:marLeft w:val="480"/>
          <w:marRight w:val="0"/>
          <w:marTop w:val="0"/>
          <w:marBottom w:val="0"/>
          <w:divBdr>
            <w:top w:val="none" w:sz="0" w:space="0" w:color="auto"/>
            <w:left w:val="none" w:sz="0" w:space="0" w:color="auto"/>
            <w:bottom w:val="none" w:sz="0" w:space="0" w:color="auto"/>
            <w:right w:val="none" w:sz="0" w:space="0" w:color="auto"/>
          </w:divBdr>
        </w:div>
        <w:div w:id="1252354414">
          <w:marLeft w:val="480"/>
          <w:marRight w:val="0"/>
          <w:marTop w:val="0"/>
          <w:marBottom w:val="0"/>
          <w:divBdr>
            <w:top w:val="none" w:sz="0" w:space="0" w:color="auto"/>
            <w:left w:val="none" w:sz="0" w:space="0" w:color="auto"/>
            <w:bottom w:val="none" w:sz="0" w:space="0" w:color="auto"/>
            <w:right w:val="none" w:sz="0" w:space="0" w:color="auto"/>
          </w:divBdr>
        </w:div>
        <w:div w:id="1353797209">
          <w:marLeft w:val="480"/>
          <w:marRight w:val="0"/>
          <w:marTop w:val="0"/>
          <w:marBottom w:val="0"/>
          <w:divBdr>
            <w:top w:val="none" w:sz="0" w:space="0" w:color="auto"/>
            <w:left w:val="none" w:sz="0" w:space="0" w:color="auto"/>
            <w:bottom w:val="none" w:sz="0" w:space="0" w:color="auto"/>
            <w:right w:val="none" w:sz="0" w:space="0" w:color="auto"/>
          </w:divBdr>
        </w:div>
        <w:div w:id="1287082233">
          <w:marLeft w:val="480"/>
          <w:marRight w:val="0"/>
          <w:marTop w:val="0"/>
          <w:marBottom w:val="0"/>
          <w:divBdr>
            <w:top w:val="none" w:sz="0" w:space="0" w:color="auto"/>
            <w:left w:val="none" w:sz="0" w:space="0" w:color="auto"/>
            <w:bottom w:val="none" w:sz="0" w:space="0" w:color="auto"/>
            <w:right w:val="none" w:sz="0" w:space="0" w:color="auto"/>
          </w:divBdr>
        </w:div>
        <w:div w:id="300964622">
          <w:marLeft w:val="480"/>
          <w:marRight w:val="0"/>
          <w:marTop w:val="0"/>
          <w:marBottom w:val="0"/>
          <w:divBdr>
            <w:top w:val="none" w:sz="0" w:space="0" w:color="auto"/>
            <w:left w:val="none" w:sz="0" w:space="0" w:color="auto"/>
            <w:bottom w:val="none" w:sz="0" w:space="0" w:color="auto"/>
            <w:right w:val="none" w:sz="0" w:space="0" w:color="auto"/>
          </w:divBdr>
        </w:div>
        <w:div w:id="1413508148">
          <w:marLeft w:val="480"/>
          <w:marRight w:val="0"/>
          <w:marTop w:val="0"/>
          <w:marBottom w:val="0"/>
          <w:divBdr>
            <w:top w:val="none" w:sz="0" w:space="0" w:color="auto"/>
            <w:left w:val="none" w:sz="0" w:space="0" w:color="auto"/>
            <w:bottom w:val="none" w:sz="0" w:space="0" w:color="auto"/>
            <w:right w:val="none" w:sz="0" w:space="0" w:color="auto"/>
          </w:divBdr>
        </w:div>
        <w:div w:id="635256707">
          <w:marLeft w:val="480"/>
          <w:marRight w:val="0"/>
          <w:marTop w:val="0"/>
          <w:marBottom w:val="0"/>
          <w:divBdr>
            <w:top w:val="none" w:sz="0" w:space="0" w:color="auto"/>
            <w:left w:val="none" w:sz="0" w:space="0" w:color="auto"/>
            <w:bottom w:val="none" w:sz="0" w:space="0" w:color="auto"/>
            <w:right w:val="none" w:sz="0" w:space="0" w:color="auto"/>
          </w:divBdr>
        </w:div>
        <w:div w:id="538010358">
          <w:marLeft w:val="480"/>
          <w:marRight w:val="0"/>
          <w:marTop w:val="0"/>
          <w:marBottom w:val="0"/>
          <w:divBdr>
            <w:top w:val="none" w:sz="0" w:space="0" w:color="auto"/>
            <w:left w:val="none" w:sz="0" w:space="0" w:color="auto"/>
            <w:bottom w:val="none" w:sz="0" w:space="0" w:color="auto"/>
            <w:right w:val="none" w:sz="0" w:space="0" w:color="auto"/>
          </w:divBdr>
        </w:div>
        <w:div w:id="699354312">
          <w:marLeft w:val="480"/>
          <w:marRight w:val="0"/>
          <w:marTop w:val="0"/>
          <w:marBottom w:val="0"/>
          <w:divBdr>
            <w:top w:val="none" w:sz="0" w:space="0" w:color="auto"/>
            <w:left w:val="none" w:sz="0" w:space="0" w:color="auto"/>
            <w:bottom w:val="none" w:sz="0" w:space="0" w:color="auto"/>
            <w:right w:val="none" w:sz="0" w:space="0" w:color="auto"/>
          </w:divBdr>
        </w:div>
        <w:div w:id="702483316">
          <w:marLeft w:val="480"/>
          <w:marRight w:val="0"/>
          <w:marTop w:val="0"/>
          <w:marBottom w:val="0"/>
          <w:divBdr>
            <w:top w:val="none" w:sz="0" w:space="0" w:color="auto"/>
            <w:left w:val="none" w:sz="0" w:space="0" w:color="auto"/>
            <w:bottom w:val="none" w:sz="0" w:space="0" w:color="auto"/>
            <w:right w:val="none" w:sz="0" w:space="0" w:color="auto"/>
          </w:divBdr>
        </w:div>
        <w:div w:id="1869637133">
          <w:marLeft w:val="480"/>
          <w:marRight w:val="0"/>
          <w:marTop w:val="0"/>
          <w:marBottom w:val="0"/>
          <w:divBdr>
            <w:top w:val="none" w:sz="0" w:space="0" w:color="auto"/>
            <w:left w:val="none" w:sz="0" w:space="0" w:color="auto"/>
            <w:bottom w:val="none" w:sz="0" w:space="0" w:color="auto"/>
            <w:right w:val="none" w:sz="0" w:space="0" w:color="auto"/>
          </w:divBdr>
        </w:div>
        <w:div w:id="777338561">
          <w:marLeft w:val="480"/>
          <w:marRight w:val="0"/>
          <w:marTop w:val="0"/>
          <w:marBottom w:val="0"/>
          <w:divBdr>
            <w:top w:val="none" w:sz="0" w:space="0" w:color="auto"/>
            <w:left w:val="none" w:sz="0" w:space="0" w:color="auto"/>
            <w:bottom w:val="none" w:sz="0" w:space="0" w:color="auto"/>
            <w:right w:val="none" w:sz="0" w:space="0" w:color="auto"/>
          </w:divBdr>
        </w:div>
        <w:div w:id="518467882">
          <w:marLeft w:val="480"/>
          <w:marRight w:val="0"/>
          <w:marTop w:val="0"/>
          <w:marBottom w:val="0"/>
          <w:divBdr>
            <w:top w:val="none" w:sz="0" w:space="0" w:color="auto"/>
            <w:left w:val="none" w:sz="0" w:space="0" w:color="auto"/>
            <w:bottom w:val="none" w:sz="0" w:space="0" w:color="auto"/>
            <w:right w:val="none" w:sz="0" w:space="0" w:color="auto"/>
          </w:divBdr>
        </w:div>
        <w:div w:id="892690224">
          <w:marLeft w:val="480"/>
          <w:marRight w:val="0"/>
          <w:marTop w:val="0"/>
          <w:marBottom w:val="0"/>
          <w:divBdr>
            <w:top w:val="none" w:sz="0" w:space="0" w:color="auto"/>
            <w:left w:val="none" w:sz="0" w:space="0" w:color="auto"/>
            <w:bottom w:val="none" w:sz="0" w:space="0" w:color="auto"/>
            <w:right w:val="none" w:sz="0" w:space="0" w:color="auto"/>
          </w:divBdr>
        </w:div>
        <w:div w:id="1799833914">
          <w:marLeft w:val="480"/>
          <w:marRight w:val="0"/>
          <w:marTop w:val="0"/>
          <w:marBottom w:val="0"/>
          <w:divBdr>
            <w:top w:val="none" w:sz="0" w:space="0" w:color="auto"/>
            <w:left w:val="none" w:sz="0" w:space="0" w:color="auto"/>
            <w:bottom w:val="none" w:sz="0" w:space="0" w:color="auto"/>
            <w:right w:val="none" w:sz="0" w:space="0" w:color="auto"/>
          </w:divBdr>
        </w:div>
        <w:div w:id="1637907471">
          <w:marLeft w:val="480"/>
          <w:marRight w:val="0"/>
          <w:marTop w:val="0"/>
          <w:marBottom w:val="0"/>
          <w:divBdr>
            <w:top w:val="none" w:sz="0" w:space="0" w:color="auto"/>
            <w:left w:val="none" w:sz="0" w:space="0" w:color="auto"/>
            <w:bottom w:val="none" w:sz="0" w:space="0" w:color="auto"/>
            <w:right w:val="none" w:sz="0" w:space="0" w:color="auto"/>
          </w:divBdr>
        </w:div>
        <w:div w:id="1975942858">
          <w:marLeft w:val="480"/>
          <w:marRight w:val="0"/>
          <w:marTop w:val="0"/>
          <w:marBottom w:val="0"/>
          <w:divBdr>
            <w:top w:val="none" w:sz="0" w:space="0" w:color="auto"/>
            <w:left w:val="none" w:sz="0" w:space="0" w:color="auto"/>
            <w:bottom w:val="none" w:sz="0" w:space="0" w:color="auto"/>
            <w:right w:val="none" w:sz="0" w:space="0" w:color="auto"/>
          </w:divBdr>
        </w:div>
        <w:div w:id="809250435">
          <w:marLeft w:val="480"/>
          <w:marRight w:val="0"/>
          <w:marTop w:val="0"/>
          <w:marBottom w:val="0"/>
          <w:divBdr>
            <w:top w:val="none" w:sz="0" w:space="0" w:color="auto"/>
            <w:left w:val="none" w:sz="0" w:space="0" w:color="auto"/>
            <w:bottom w:val="none" w:sz="0" w:space="0" w:color="auto"/>
            <w:right w:val="none" w:sz="0" w:space="0" w:color="auto"/>
          </w:divBdr>
        </w:div>
        <w:div w:id="2017461832">
          <w:marLeft w:val="480"/>
          <w:marRight w:val="0"/>
          <w:marTop w:val="0"/>
          <w:marBottom w:val="0"/>
          <w:divBdr>
            <w:top w:val="none" w:sz="0" w:space="0" w:color="auto"/>
            <w:left w:val="none" w:sz="0" w:space="0" w:color="auto"/>
            <w:bottom w:val="none" w:sz="0" w:space="0" w:color="auto"/>
            <w:right w:val="none" w:sz="0" w:space="0" w:color="auto"/>
          </w:divBdr>
        </w:div>
        <w:div w:id="1993482395">
          <w:marLeft w:val="480"/>
          <w:marRight w:val="0"/>
          <w:marTop w:val="0"/>
          <w:marBottom w:val="0"/>
          <w:divBdr>
            <w:top w:val="none" w:sz="0" w:space="0" w:color="auto"/>
            <w:left w:val="none" w:sz="0" w:space="0" w:color="auto"/>
            <w:bottom w:val="none" w:sz="0" w:space="0" w:color="auto"/>
            <w:right w:val="none" w:sz="0" w:space="0" w:color="auto"/>
          </w:divBdr>
        </w:div>
        <w:div w:id="1836532927">
          <w:marLeft w:val="480"/>
          <w:marRight w:val="0"/>
          <w:marTop w:val="0"/>
          <w:marBottom w:val="0"/>
          <w:divBdr>
            <w:top w:val="none" w:sz="0" w:space="0" w:color="auto"/>
            <w:left w:val="none" w:sz="0" w:space="0" w:color="auto"/>
            <w:bottom w:val="none" w:sz="0" w:space="0" w:color="auto"/>
            <w:right w:val="none" w:sz="0" w:space="0" w:color="auto"/>
          </w:divBdr>
        </w:div>
        <w:div w:id="1964800220">
          <w:marLeft w:val="480"/>
          <w:marRight w:val="0"/>
          <w:marTop w:val="0"/>
          <w:marBottom w:val="0"/>
          <w:divBdr>
            <w:top w:val="none" w:sz="0" w:space="0" w:color="auto"/>
            <w:left w:val="none" w:sz="0" w:space="0" w:color="auto"/>
            <w:bottom w:val="none" w:sz="0" w:space="0" w:color="auto"/>
            <w:right w:val="none" w:sz="0" w:space="0" w:color="auto"/>
          </w:divBdr>
        </w:div>
        <w:div w:id="846140421">
          <w:marLeft w:val="480"/>
          <w:marRight w:val="0"/>
          <w:marTop w:val="0"/>
          <w:marBottom w:val="0"/>
          <w:divBdr>
            <w:top w:val="none" w:sz="0" w:space="0" w:color="auto"/>
            <w:left w:val="none" w:sz="0" w:space="0" w:color="auto"/>
            <w:bottom w:val="none" w:sz="0" w:space="0" w:color="auto"/>
            <w:right w:val="none" w:sz="0" w:space="0" w:color="auto"/>
          </w:divBdr>
        </w:div>
        <w:div w:id="487942166">
          <w:marLeft w:val="480"/>
          <w:marRight w:val="0"/>
          <w:marTop w:val="0"/>
          <w:marBottom w:val="0"/>
          <w:divBdr>
            <w:top w:val="none" w:sz="0" w:space="0" w:color="auto"/>
            <w:left w:val="none" w:sz="0" w:space="0" w:color="auto"/>
            <w:bottom w:val="none" w:sz="0" w:space="0" w:color="auto"/>
            <w:right w:val="none" w:sz="0" w:space="0" w:color="auto"/>
          </w:divBdr>
        </w:div>
        <w:div w:id="885600154">
          <w:marLeft w:val="480"/>
          <w:marRight w:val="0"/>
          <w:marTop w:val="0"/>
          <w:marBottom w:val="0"/>
          <w:divBdr>
            <w:top w:val="none" w:sz="0" w:space="0" w:color="auto"/>
            <w:left w:val="none" w:sz="0" w:space="0" w:color="auto"/>
            <w:bottom w:val="none" w:sz="0" w:space="0" w:color="auto"/>
            <w:right w:val="none" w:sz="0" w:space="0" w:color="auto"/>
          </w:divBdr>
        </w:div>
        <w:div w:id="776414244">
          <w:marLeft w:val="480"/>
          <w:marRight w:val="0"/>
          <w:marTop w:val="0"/>
          <w:marBottom w:val="0"/>
          <w:divBdr>
            <w:top w:val="none" w:sz="0" w:space="0" w:color="auto"/>
            <w:left w:val="none" w:sz="0" w:space="0" w:color="auto"/>
            <w:bottom w:val="none" w:sz="0" w:space="0" w:color="auto"/>
            <w:right w:val="none" w:sz="0" w:space="0" w:color="auto"/>
          </w:divBdr>
        </w:div>
        <w:div w:id="295382404">
          <w:marLeft w:val="480"/>
          <w:marRight w:val="0"/>
          <w:marTop w:val="0"/>
          <w:marBottom w:val="0"/>
          <w:divBdr>
            <w:top w:val="none" w:sz="0" w:space="0" w:color="auto"/>
            <w:left w:val="none" w:sz="0" w:space="0" w:color="auto"/>
            <w:bottom w:val="none" w:sz="0" w:space="0" w:color="auto"/>
            <w:right w:val="none" w:sz="0" w:space="0" w:color="auto"/>
          </w:divBdr>
        </w:div>
        <w:div w:id="1031882964">
          <w:marLeft w:val="480"/>
          <w:marRight w:val="0"/>
          <w:marTop w:val="0"/>
          <w:marBottom w:val="0"/>
          <w:divBdr>
            <w:top w:val="none" w:sz="0" w:space="0" w:color="auto"/>
            <w:left w:val="none" w:sz="0" w:space="0" w:color="auto"/>
            <w:bottom w:val="none" w:sz="0" w:space="0" w:color="auto"/>
            <w:right w:val="none" w:sz="0" w:space="0" w:color="auto"/>
          </w:divBdr>
        </w:div>
        <w:div w:id="6636410">
          <w:marLeft w:val="480"/>
          <w:marRight w:val="0"/>
          <w:marTop w:val="0"/>
          <w:marBottom w:val="0"/>
          <w:divBdr>
            <w:top w:val="none" w:sz="0" w:space="0" w:color="auto"/>
            <w:left w:val="none" w:sz="0" w:space="0" w:color="auto"/>
            <w:bottom w:val="none" w:sz="0" w:space="0" w:color="auto"/>
            <w:right w:val="none" w:sz="0" w:space="0" w:color="auto"/>
          </w:divBdr>
        </w:div>
        <w:div w:id="1033768069">
          <w:marLeft w:val="480"/>
          <w:marRight w:val="0"/>
          <w:marTop w:val="0"/>
          <w:marBottom w:val="0"/>
          <w:divBdr>
            <w:top w:val="none" w:sz="0" w:space="0" w:color="auto"/>
            <w:left w:val="none" w:sz="0" w:space="0" w:color="auto"/>
            <w:bottom w:val="none" w:sz="0" w:space="0" w:color="auto"/>
            <w:right w:val="none" w:sz="0" w:space="0" w:color="auto"/>
          </w:divBdr>
        </w:div>
      </w:divsChild>
    </w:div>
    <w:div w:id="1562715165">
      <w:bodyDiv w:val="1"/>
      <w:marLeft w:val="0"/>
      <w:marRight w:val="0"/>
      <w:marTop w:val="0"/>
      <w:marBottom w:val="0"/>
      <w:divBdr>
        <w:top w:val="none" w:sz="0" w:space="0" w:color="auto"/>
        <w:left w:val="none" w:sz="0" w:space="0" w:color="auto"/>
        <w:bottom w:val="none" w:sz="0" w:space="0" w:color="auto"/>
        <w:right w:val="none" w:sz="0" w:space="0" w:color="auto"/>
      </w:divBdr>
      <w:divsChild>
        <w:div w:id="1821537771">
          <w:marLeft w:val="0"/>
          <w:marRight w:val="0"/>
          <w:marTop w:val="0"/>
          <w:marBottom w:val="0"/>
          <w:divBdr>
            <w:top w:val="none" w:sz="0" w:space="0" w:color="auto"/>
            <w:left w:val="none" w:sz="0" w:space="0" w:color="auto"/>
            <w:bottom w:val="none" w:sz="0" w:space="0" w:color="auto"/>
            <w:right w:val="none" w:sz="0" w:space="0" w:color="auto"/>
          </w:divBdr>
          <w:divsChild>
            <w:div w:id="1489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8088">
      <w:bodyDiv w:val="1"/>
      <w:marLeft w:val="0"/>
      <w:marRight w:val="0"/>
      <w:marTop w:val="0"/>
      <w:marBottom w:val="0"/>
      <w:divBdr>
        <w:top w:val="none" w:sz="0" w:space="0" w:color="auto"/>
        <w:left w:val="none" w:sz="0" w:space="0" w:color="auto"/>
        <w:bottom w:val="none" w:sz="0" w:space="0" w:color="auto"/>
        <w:right w:val="none" w:sz="0" w:space="0" w:color="auto"/>
      </w:divBdr>
    </w:div>
    <w:div w:id="1589998595">
      <w:bodyDiv w:val="1"/>
      <w:marLeft w:val="0"/>
      <w:marRight w:val="0"/>
      <w:marTop w:val="0"/>
      <w:marBottom w:val="0"/>
      <w:divBdr>
        <w:top w:val="none" w:sz="0" w:space="0" w:color="auto"/>
        <w:left w:val="none" w:sz="0" w:space="0" w:color="auto"/>
        <w:bottom w:val="none" w:sz="0" w:space="0" w:color="auto"/>
        <w:right w:val="none" w:sz="0" w:space="0" w:color="auto"/>
      </w:divBdr>
    </w:div>
    <w:div w:id="1602764502">
      <w:bodyDiv w:val="1"/>
      <w:marLeft w:val="0"/>
      <w:marRight w:val="0"/>
      <w:marTop w:val="0"/>
      <w:marBottom w:val="0"/>
      <w:divBdr>
        <w:top w:val="none" w:sz="0" w:space="0" w:color="auto"/>
        <w:left w:val="none" w:sz="0" w:space="0" w:color="auto"/>
        <w:bottom w:val="none" w:sz="0" w:space="0" w:color="auto"/>
        <w:right w:val="none" w:sz="0" w:space="0" w:color="auto"/>
      </w:divBdr>
    </w:div>
    <w:div w:id="1605266283">
      <w:bodyDiv w:val="1"/>
      <w:marLeft w:val="0"/>
      <w:marRight w:val="0"/>
      <w:marTop w:val="0"/>
      <w:marBottom w:val="0"/>
      <w:divBdr>
        <w:top w:val="none" w:sz="0" w:space="0" w:color="auto"/>
        <w:left w:val="none" w:sz="0" w:space="0" w:color="auto"/>
        <w:bottom w:val="none" w:sz="0" w:space="0" w:color="auto"/>
        <w:right w:val="none" w:sz="0" w:space="0" w:color="auto"/>
      </w:divBdr>
    </w:div>
    <w:div w:id="1612084108">
      <w:bodyDiv w:val="1"/>
      <w:marLeft w:val="0"/>
      <w:marRight w:val="0"/>
      <w:marTop w:val="0"/>
      <w:marBottom w:val="0"/>
      <w:divBdr>
        <w:top w:val="none" w:sz="0" w:space="0" w:color="auto"/>
        <w:left w:val="none" w:sz="0" w:space="0" w:color="auto"/>
        <w:bottom w:val="none" w:sz="0" w:space="0" w:color="auto"/>
        <w:right w:val="none" w:sz="0" w:space="0" w:color="auto"/>
      </w:divBdr>
    </w:div>
    <w:div w:id="1616256373">
      <w:bodyDiv w:val="1"/>
      <w:marLeft w:val="0"/>
      <w:marRight w:val="0"/>
      <w:marTop w:val="0"/>
      <w:marBottom w:val="0"/>
      <w:divBdr>
        <w:top w:val="none" w:sz="0" w:space="0" w:color="auto"/>
        <w:left w:val="none" w:sz="0" w:space="0" w:color="auto"/>
        <w:bottom w:val="none" w:sz="0" w:space="0" w:color="auto"/>
        <w:right w:val="none" w:sz="0" w:space="0" w:color="auto"/>
      </w:divBdr>
    </w:div>
    <w:div w:id="1621181114">
      <w:bodyDiv w:val="1"/>
      <w:marLeft w:val="0"/>
      <w:marRight w:val="0"/>
      <w:marTop w:val="0"/>
      <w:marBottom w:val="0"/>
      <w:divBdr>
        <w:top w:val="none" w:sz="0" w:space="0" w:color="auto"/>
        <w:left w:val="none" w:sz="0" w:space="0" w:color="auto"/>
        <w:bottom w:val="none" w:sz="0" w:space="0" w:color="auto"/>
        <w:right w:val="none" w:sz="0" w:space="0" w:color="auto"/>
      </w:divBdr>
    </w:div>
    <w:div w:id="1648823227">
      <w:bodyDiv w:val="1"/>
      <w:marLeft w:val="0"/>
      <w:marRight w:val="0"/>
      <w:marTop w:val="0"/>
      <w:marBottom w:val="0"/>
      <w:divBdr>
        <w:top w:val="none" w:sz="0" w:space="0" w:color="auto"/>
        <w:left w:val="none" w:sz="0" w:space="0" w:color="auto"/>
        <w:bottom w:val="none" w:sz="0" w:space="0" w:color="auto"/>
        <w:right w:val="none" w:sz="0" w:space="0" w:color="auto"/>
      </w:divBdr>
    </w:div>
    <w:div w:id="1659115332">
      <w:bodyDiv w:val="1"/>
      <w:marLeft w:val="0"/>
      <w:marRight w:val="0"/>
      <w:marTop w:val="0"/>
      <w:marBottom w:val="0"/>
      <w:divBdr>
        <w:top w:val="none" w:sz="0" w:space="0" w:color="auto"/>
        <w:left w:val="none" w:sz="0" w:space="0" w:color="auto"/>
        <w:bottom w:val="none" w:sz="0" w:space="0" w:color="auto"/>
        <w:right w:val="none" w:sz="0" w:space="0" w:color="auto"/>
      </w:divBdr>
    </w:div>
    <w:div w:id="1666010786">
      <w:bodyDiv w:val="1"/>
      <w:marLeft w:val="0"/>
      <w:marRight w:val="0"/>
      <w:marTop w:val="0"/>
      <w:marBottom w:val="0"/>
      <w:divBdr>
        <w:top w:val="none" w:sz="0" w:space="0" w:color="auto"/>
        <w:left w:val="none" w:sz="0" w:space="0" w:color="auto"/>
        <w:bottom w:val="none" w:sz="0" w:space="0" w:color="auto"/>
        <w:right w:val="none" w:sz="0" w:space="0" w:color="auto"/>
      </w:divBdr>
    </w:div>
    <w:div w:id="1674801956">
      <w:bodyDiv w:val="1"/>
      <w:marLeft w:val="0"/>
      <w:marRight w:val="0"/>
      <w:marTop w:val="0"/>
      <w:marBottom w:val="0"/>
      <w:divBdr>
        <w:top w:val="none" w:sz="0" w:space="0" w:color="auto"/>
        <w:left w:val="none" w:sz="0" w:space="0" w:color="auto"/>
        <w:bottom w:val="none" w:sz="0" w:space="0" w:color="auto"/>
        <w:right w:val="none" w:sz="0" w:space="0" w:color="auto"/>
      </w:divBdr>
    </w:div>
    <w:div w:id="1678072421">
      <w:bodyDiv w:val="1"/>
      <w:marLeft w:val="0"/>
      <w:marRight w:val="0"/>
      <w:marTop w:val="0"/>
      <w:marBottom w:val="0"/>
      <w:divBdr>
        <w:top w:val="none" w:sz="0" w:space="0" w:color="auto"/>
        <w:left w:val="none" w:sz="0" w:space="0" w:color="auto"/>
        <w:bottom w:val="none" w:sz="0" w:space="0" w:color="auto"/>
        <w:right w:val="none" w:sz="0" w:space="0" w:color="auto"/>
      </w:divBdr>
    </w:div>
    <w:div w:id="1686438098">
      <w:bodyDiv w:val="1"/>
      <w:marLeft w:val="0"/>
      <w:marRight w:val="0"/>
      <w:marTop w:val="0"/>
      <w:marBottom w:val="0"/>
      <w:divBdr>
        <w:top w:val="none" w:sz="0" w:space="0" w:color="auto"/>
        <w:left w:val="none" w:sz="0" w:space="0" w:color="auto"/>
        <w:bottom w:val="none" w:sz="0" w:space="0" w:color="auto"/>
        <w:right w:val="none" w:sz="0" w:space="0" w:color="auto"/>
      </w:divBdr>
    </w:div>
    <w:div w:id="1692340713">
      <w:bodyDiv w:val="1"/>
      <w:marLeft w:val="0"/>
      <w:marRight w:val="0"/>
      <w:marTop w:val="0"/>
      <w:marBottom w:val="0"/>
      <w:divBdr>
        <w:top w:val="none" w:sz="0" w:space="0" w:color="auto"/>
        <w:left w:val="none" w:sz="0" w:space="0" w:color="auto"/>
        <w:bottom w:val="none" w:sz="0" w:space="0" w:color="auto"/>
        <w:right w:val="none" w:sz="0" w:space="0" w:color="auto"/>
      </w:divBdr>
    </w:div>
    <w:div w:id="1693215773">
      <w:bodyDiv w:val="1"/>
      <w:marLeft w:val="0"/>
      <w:marRight w:val="0"/>
      <w:marTop w:val="0"/>
      <w:marBottom w:val="0"/>
      <w:divBdr>
        <w:top w:val="none" w:sz="0" w:space="0" w:color="auto"/>
        <w:left w:val="none" w:sz="0" w:space="0" w:color="auto"/>
        <w:bottom w:val="none" w:sz="0" w:space="0" w:color="auto"/>
        <w:right w:val="none" w:sz="0" w:space="0" w:color="auto"/>
      </w:divBdr>
    </w:div>
    <w:div w:id="1695181363">
      <w:bodyDiv w:val="1"/>
      <w:marLeft w:val="0"/>
      <w:marRight w:val="0"/>
      <w:marTop w:val="0"/>
      <w:marBottom w:val="0"/>
      <w:divBdr>
        <w:top w:val="none" w:sz="0" w:space="0" w:color="auto"/>
        <w:left w:val="none" w:sz="0" w:space="0" w:color="auto"/>
        <w:bottom w:val="none" w:sz="0" w:space="0" w:color="auto"/>
        <w:right w:val="none" w:sz="0" w:space="0" w:color="auto"/>
      </w:divBdr>
    </w:div>
    <w:div w:id="1711417051">
      <w:bodyDiv w:val="1"/>
      <w:marLeft w:val="0"/>
      <w:marRight w:val="0"/>
      <w:marTop w:val="0"/>
      <w:marBottom w:val="0"/>
      <w:divBdr>
        <w:top w:val="none" w:sz="0" w:space="0" w:color="auto"/>
        <w:left w:val="none" w:sz="0" w:space="0" w:color="auto"/>
        <w:bottom w:val="none" w:sz="0" w:space="0" w:color="auto"/>
        <w:right w:val="none" w:sz="0" w:space="0" w:color="auto"/>
      </w:divBdr>
    </w:div>
    <w:div w:id="1749768289">
      <w:bodyDiv w:val="1"/>
      <w:marLeft w:val="0"/>
      <w:marRight w:val="0"/>
      <w:marTop w:val="0"/>
      <w:marBottom w:val="0"/>
      <w:divBdr>
        <w:top w:val="none" w:sz="0" w:space="0" w:color="auto"/>
        <w:left w:val="none" w:sz="0" w:space="0" w:color="auto"/>
        <w:bottom w:val="none" w:sz="0" w:space="0" w:color="auto"/>
        <w:right w:val="none" w:sz="0" w:space="0" w:color="auto"/>
      </w:divBdr>
      <w:divsChild>
        <w:div w:id="365298818">
          <w:marLeft w:val="480"/>
          <w:marRight w:val="0"/>
          <w:marTop w:val="0"/>
          <w:marBottom w:val="0"/>
          <w:divBdr>
            <w:top w:val="none" w:sz="0" w:space="0" w:color="auto"/>
            <w:left w:val="none" w:sz="0" w:space="0" w:color="auto"/>
            <w:bottom w:val="none" w:sz="0" w:space="0" w:color="auto"/>
            <w:right w:val="none" w:sz="0" w:space="0" w:color="auto"/>
          </w:divBdr>
        </w:div>
        <w:div w:id="2069497998">
          <w:marLeft w:val="480"/>
          <w:marRight w:val="0"/>
          <w:marTop w:val="0"/>
          <w:marBottom w:val="0"/>
          <w:divBdr>
            <w:top w:val="none" w:sz="0" w:space="0" w:color="auto"/>
            <w:left w:val="none" w:sz="0" w:space="0" w:color="auto"/>
            <w:bottom w:val="none" w:sz="0" w:space="0" w:color="auto"/>
            <w:right w:val="none" w:sz="0" w:space="0" w:color="auto"/>
          </w:divBdr>
        </w:div>
        <w:div w:id="724573632">
          <w:marLeft w:val="480"/>
          <w:marRight w:val="0"/>
          <w:marTop w:val="0"/>
          <w:marBottom w:val="0"/>
          <w:divBdr>
            <w:top w:val="none" w:sz="0" w:space="0" w:color="auto"/>
            <w:left w:val="none" w:sz="0" w:space="0" w:color="auto"/>
            <w:bottom w:val="none" w:sz="0" w:space="0" w:color="auto"/>
            <w:right w:val="none" w:sz="0" w:space="0" w:color="auto"/>
          </w:divBdr>
        </w:div>
        <w:div w:id="1350179215">
          <w:marLeft w:val="480"/>
          <w:marRight w:val="0"/>
          <w:marTop w:val="0"/>
          <w:marBottom w:val="0"/>
          <w:divBdr>
            <w:top w:val="none" w:sz="0" w:space="0" w:color="auto"/>
            <w:left w:val="none" w:sz="0" w:space="0" w:color="auto"/>
            <w:bottom w:val="none" w:sz="0" w:space="0" w:color="auto"/>
            <w:right w:val="none" w:sz="0" w:space="0" w:color="auto"/>
          </w:divBdr>
        </w:div>
        <w:div w:id="35089008">
          <w:marLeft w:val="480"/>
          <w:marRight w:val="0"/>
          <w:marTop w:val="0"/>
          <w:marBottom w:val="0"/>
          <w:divBdr>
            <w:top w:val="none" w:sz="0" w:space="0" w:color="auto"/>
            <w:left w:val="none" w:sz="0" w:space="0" w:color="auto"/>
            <w:bottom w:val="none" w:sz="0" w:space="0" w:color="auto"/>
            <w:right w:val="none" w:sz="0" w:space="0" w:color="auto"/>
          </w:divBdr>
        </w:div>
        <w:div w:id="57021720">
          <w:marLeft w:val="480"/>
          <w:marRight w:val="0"/>
          <w:marTop w:val="0"/>
          <w:marBottom w:val="0"/>
          <w:divBdr>
            <w:top w:val="none" w:sz="0" w:space="0" w:color="auto"/>
            <w:left w:val="none" w:sz="0" w:space="0" w:color="auto"/>
            <w:bottom w:val="none" w:sz="0" w:space="0" w:color="auto"/>
            <w:right w:val="none" w:sz="0" w:space="0" w:color="auto"/>
          </w:divBdr>
        </w:div>
        <w:div w:id="972371932">
          <w:marLeft w:val="480"/>
          <w:marRight w:val="0"/>
          <w:marTop w:val="0"/>
          <w:marBottom w:val="0"/>
          <w:divBdr>
            <w:top w:val="none" w:sz="0" w:space="0" w:color="auto"/>
            <w:left w:val="none" w:sz="0" w:space="0" w:color="auto"/>
            <w:bottom w:val="none" w:sz="0" w:space="0" w:color="auto"/>
            <w:right w:val="none" w:sz="0" w:space="0" w:color="auto"/>
          </w:divBdr>
        </w:div>
        <w:div w:id="88936353">
          <w:marLeft w:val="480"/>
          <w:marRight w:val="0"/>
          <w:marTop w:val="0"/>
          <w:marBottom w:val="0"/>
          <w:divBdr>
            <w:top w:val="none" w:sz="0" w:space="0" w:color="auto"/>
            <w:left w:val="none" w:sz="0" w:space="0" w:color="auto"/>
            <w:bottom w:val="none" w:sz="0" w:space="0" w:color="auto"/>
            <w:right w:val="none" w:sz="0" w:space="0" w:color="auto"/>
          </w:divBdr>
        </w:div>
        <w:div w:id="810053010">
          <w:marLeft w:val="480"/>
          <w:marRight w:val="0"/>
          <w:marTop w:val="0"/>
          <w:marBottom w:val="0"/>
          <w:divBdr>
            <w:top w:val="none" w:sz="0" w:space="0" w:color="auto"/>
            <w:left w:val="none" w:sz="0" w:space="0" w:color="auto"/>
            <w:bottom w:val="none" w:sz="0" w:space="0" w:color="auto"/>
            <w:right w:val="none" w:sz="0" w:space="0" w:color="auto"/>
          </w:divBdr>
        </w:div>
        <w:div w:id="577637635">
          <w:marLeft w:val="480"/>
          <w:marRight w:val="0"/>
          <w:marTop w:val="0"/>
          <w:marBottom w:val="0"/>
          <w:divBdr>
            <w:top w:val="none" w:sz="0" w:space="0" w:color="auto"/>
            <w:left w:val="none" w:sz="0" w:space="0" w:color="auto"/>
            <w:bottom w:val="none" w:sz="0" w:space="0" w:color="auto"/>
            <w:right w:val="none" w:sz="0" w:space="0" w:color="auto"/>
          </w:divBdr>
        </w:div>
        <w:div w:id="842208400">
          <w:marLeft w:val="480"/>
          <w:marRight w:val="0"/>
          <w:marTop w:val="0"/>
          <w:marBottom w:val="0"/>
          <w:divBdr>
            <w:top w:val="none" w:sz="0" w:space="0" w:color="auto"/>
            <w:left w:val="none" w:sz="0" w:space="0" w:color="auto"/>
            <w:bottom w:val="none" w:sz="0" w:space="0" w:color="auto"/>
            <w:right w:val="none" w:sz="0" w:space="0" w:color="auto"/>
          </w:divBdr>
        </w:div>
        <w:div w:id="1848475419">
          <w:marLeft w:val="480"/>
          <w:marRight w:val="0"/>
          <w:marTop w:val="0"/>
          <w:marBottom w:val="0"/>
          <w:divBdr>
            <w:top w:val="none" w:sz="0" w:space="0" w:color="auto"/>
            <w:left w:val="none" w:sz="0" w:space="0" w:color="auto"/>
            <w:bottom w:val="none" w:sz="0" w:space="0" w:color="auto"/>
            <w:right w:val="none" w:sz="0" w:space="0" w:color="auto"/>
          </w:divBdr>
        </w:div>
        <w:div w:id="1537233785">
          <w:marLeft w:val="480"/>
          <w:marRight w:val="0"/>
          <w:marTop w:val="0"/>
          <w:marBottom w:val="0"/>
          <w:divBdr>
            <w:top w:val="none" w:sz="0" w:space="0" w:color="auto"/>
            <w:left w:val="none" w:sz="0" w:space="0" w:color="auto"/>
            <w:bottom w:val="none" w:sz="0" w:space="0" w:color="auto"/>
            <w:right w:val="none" w:sz="0" w:space="0" w:color="auto"/>
          </w:divBdr>
        </w:div>
        <w:div w:id="1779830514">
          <w:marLeft w:val="480"/>
          <w:marRight w:val="0"/>
          <w:marTop w:val="0"/>
          <w:marBottom w:val="0"/>
          <w:divBdr>
            <w:top w:val="none" w:sz="0" w:space="0" w:color="auto"/>
            <w:left w:val="none" w:sz="0" w:space="0" w:color="auto"/>
            <w:bottom w:val="none" w:sz="0" w:space="0" w:color="auto"/>
            <w:right w:val="none" w:sz="0" w:space="0" w:color="auto"/>
          </w:divBdr>
        </w:div>
        <w:div w:id="1887597949">
          <w:marLeft w:val="480"/>
          <w:marRight w:val="0"/>
          <w:marTop w:val="0"/>
          <w:marBottom w:val="0"/>
          <w:divBdr>
            <w:top w:val="none" w:sz="0" w:space="0" w:color="auto"/>
            <w:left w:val="none" w:sz="0" w:space="0" w:color="auto"/>
            <w:bottom w:val="none" w:sz="0" w:space="0" w:color="auto"/>
            <w:right w:val="none" w:sz="0" w:space="0" w:color="auto"/>
          </w:divBdr>
        </w:div>
        <w:div w:id="1611741921">
          <w:marLeft w:val="480"/>
          <w:marRight w:val="0"/>
          <w:marTop w:val="0"/>
          <w:marBottom w:val="0"/>
          <w:divBdr>
            <w:top w:val="none" w:sz="0" w:space="0" w:color="auto"/>
            <w:left w:val="none" w:sz="0" w:space="0" w:color="auto"/>
            <w:bottom w:val="none" w:sz="0" w:space="0" w:color="auto"/>
            <w:right w:val="none" w:sz="0" w:space="0" w:color="auto"/>
          </w:divBdr>
        </w:div>
        <w:div w:id="1640456324">
          <w:marLeft w:val="480"/>
          <w:marRight w:val="0"/>
          <w:marTop w:val="0"/>
          <w:marBottom w:val="0"/>
          <w:divBdr>
            <w:top w:val="none" w:sz="0" w:space="0" w:color="auto"/>
            <w:left w:val="none" w:sz="0" w:space="0" w:color="auto"/>
            <w:bottom w:val="none" w:sz="0" w:space="0" w:color="auto"/>
            <w:right w:val="none" w:sz="0" w:space="0" w:color="auto"/>
          </w:divBdr>
        </w:div>
        <w:div w:id="1151823877">
          <w:marLeft w:val="480"/>
          <w:marRight w:val="0"/>
          <w:marTop w:val="0"/>
          <w:marBottom w:val="0"/>
          <w:divBdr>
            <w:top w:val="none" w:sz="0" w:space="0" w:color="auto"/>
            <w:left w:val="none" w:sz="0" w:space="0" w:color="auto"/>
            <w:bottom w:val="none" w:sz="0" w:space="0" w:color="auto"/>
            <w:right w:val="none" w:sz="0" w:space="0" w:color="auto"/>
          </w:divBdr>
        </w:div>
        <w:div w:id="140197146">
          <w:marLeft w:val="480"/>
          <w:marRight w:val="0"/>
          <w:marTop w:val="0"/>
          <w:marBottom w:val="0"/>
          <w:divBdr>
            <w:top w:val="none" w:sz="0" w:space="0" w:color="auto"/>
            <w:left w:val="none" w:sz="0" w:space="0" w:color="auto"/>
            <w:bottom w:val="none" w:sz="0" w:space="0" w:color="auto"/>
            <w:right w:val="none" w:sz="0" w:space="0" w:color="auto"/>
          </w:divBdr>
        </w:div>
        <w:div w:id="708380979">
          <w:marLeft w:val="480"/>
          <w:marRight w:val="0"/>
          <w:marTop w:val="0"/>
          <w:marBottom w:val="0"/>
          <w:divBdr>
            <w:top w:val="none" w:sz="0" w:space="0" w:color="auto"/>
            <w:left w:val="none" w:sz="0" w:space="0" w:color="auto"/>
            <w:bottom w:val="none" w:sz="0" w:space="0" w:color="auto"/>
            <w:right w:val="none" w:sz="0" w:space="0" w:color="auto"/>
          </w:divBdr>
        </w:div>
        <w:div w:id="1708288698">
          <w:marLeft w:val="480"/>
          <w:marRight w:val="0"/>
          <w:marTop w:val="0"/>
          <w:marBottom w:val="0"/>
          <w:divBdr>
            <w:top w:val="none" w:sz="0" w:space="0" w:color="auto"/>
            <w:left w:val="none" w:sz="0" w:space="0" w:color="auto"/>
            <w:bottom w:val="none" w:sz="0" w:space="0" w:color="auto"/>
            <w:right w:val="none" w:sz="0" w:space="0" w:color="auto"/>
          </w:divBdr>
        </w:div>
        <w:div w:id="102849240">
          <w:marLeft w:val="480"/>
          <w:marRight w:val="0"/>
          <w:marTop w:val="0"/>
          <w:marBottom w:val="0"/>
          <w:divBdr>
            <w:top w:val="none" w:sz="0" w:space="0" w:color="auto"/>
            <w:left w:val="none" w:sz="0" w:space="0" w:color="auto"/>
            <w:bottom w:val="none" w:sz="0" w:space="0" w:color="auto"/>
            <w:right w:val="none" w:sz="0" w:space="0" w:color="auto"/>
          </w:divBdr>
        </w:div>
        <w:div w:id="559172610">
          <w:marLeft w:val="480"/>
          <w:marRight w:val="0"/>
          <w:marTop w:val="0"/>
          <w:marBottom w:val="0"/>
          <w:divBdr>
            <w:top w:val="none" w:sz="0" w:space="0" w:color="auto"/>
            <w:left w:val="none" w:sz="0" w:space="0" w:color="auto"/>
            <w:bottom w:val="none" w:sz="0" w:space="0" w:color="auto"/>
            <w:right w:val="none" w:sz="0" w:space="0" w:color="auto"/>
          </w:divBdr>
        </w:div>
        <w:div w:id="2072462506">
          <w:marLeft w:val="480"/>
          <w:marRight w:val="0"/>
          <w:marTop w:val="0"/>
          <w:marBottom w:val="0"/>
          <w:divBdr>
            <w:top w:val="none" w:sz="0" w:space="0" w:color="auto"/>
            <w:left w:val="none" w:sz="0" w:space="0" w:color="auto"/>
            <w:bottom w:val="none" w:sz="0" w:space="0" w:color="auto"/>
            <w:right w:val="none" w:sz="0" w:space="0" w:color="auto"/>
          </w:divBdr>
        </w:div>
        <w:div w:id="1337264345">
          <w:marLeft w:val="480"/>
          <w:marRight w:val="0"/>
          <w:marTop w:val="0"/>
          <w:marBottom w:val="0"/>
          <w:divBdr>
            <w:top w:val="none" w:sz="0" w:space="0" w:color="auto"/>
            <w:left w:val="none" w:sz="0" w:space="0" w:color="auto"/>
            <w:bottom w:val="none" w:sz="0" w:space="0" w:color="auto"/>
            <w:right w:val="none" w:sz="0" w:space="0" w:color="auto"/>
          </w:divBdr>
        </w:div>
        <w:div w:id="156967922">
          <w:marLeft w:val="480"/>
          <w:marRight w:val="0"/>
          <w:marTop w:val="0"/>
          <w:marBottom w:val="0"/>
          <w:divBdr>
            <w:top w:val="none" w:sz="0" w:space="0" w:color="auto"/>
            <w:left w:val="none" w:sz="0" w:space="0" w:color="auto"/>
            <w:bottom w:val="none" w:sz="0" w:space="0" w:color="auto"/>
            <w:right w:val="none" w:sz="0" w:space="0" w:color="auto"/>
          </w:divBdr>
        </w:div>
        <w:div w:id="326835250">
          <w:marLeft w:val="480"/>
          <w:marRight w:val="0"/>
          <w:marTop w:val="0"/>
          <w:marBottom w:val="0"/>
          <w:divBdr>
            <w:top w:val="none" w:sz="0" w:space="0" w:color="auto"/>
            <w:left w:val="none" w:sz="0" w:space="0" w:color="auto"/>
            <w:bottom w:val="none" w:sz="0" w:space="0" w:color="auto"/>
            <w:right w:val="none" w:sz="0" w:space="0" w:color="auto"/>
          </w:divBdr>
        </w:div>
        <w:div w:id="929891815">
          <w:marLeft w:val="480"/>
          <w:marRight w:val="0"/>
          <w:marTop w:val="0"/>
          <w:marBottom w:val="0"/>
          <w:divBdr>
            <w:top w:val="none" w:sz="0" w:space="0" w:color="auto"/>
            <w:left w:val="none" w:sz="0" w:space="0" w:color="auto"/>
            <w:bottom w:val="none" w:sz="0" w:space="0" w:color="auto"/>
            <w:right w:val="none" w:sz="0" w:space="0" w:color="auto"/>
          </w:divBdr>
        </w:div>
        <w:div w:id="1796751687">
          <w:marLeft w:val="480"/>
          <w:marRight w:val="0"/>
          <w:marTop w:val="0"/>
          <w:marBottom w:val="0"/>
          <w:divBdr>
            <w:top w:val="none" w:sz="0" w:space="0" w:color="auto"/>
            <w:left w:val="none" w:sz="0" w:space="0" w:color="auto"/>
            <w:bottom w:val="none" w:sz="0" w:space="0" w:color="auto"/>
            <w:right w:val="none" w:sz="0" w:space="0" w:color="auto"/>
          </w:divBdr>
        </w:div>
        <w:div w:id="1243178442">
          <w:marLeft w:val="480"/>
          <w:marRight w:val="0"/>
          <w:marTop w:val="0"/>
          <w:marBottom w:val="0"/>
          <w:divBdr>
            <w:top w:val="none" w:sz="0" w:space="0" w:color="auto"/>
            <w:left w:val="none" w:sz="0" w:space="0" w:color="auto"/>
            <w:bottom w:val="none" w:sz="0" w:space="0" w:color="auto"/>
            <w:right w:val="none" w:sz="0" w:space="0" w:color="auto"/>
          </w:divBdr>
        </w:div>
        <w:div w:id="572666549">
          <w:marLeft w:val="480"/>
          <w:marRight w:val="0"/>
          <w:marTop w:val="0"/>
          <w:marBottom w:val="0"/>
          <w:divBdr>
            <w:top w:val="none" w:sz="0" w:space="0" w:color="auto"/>
            <w:left w:val="none" w:sz="0" w:space="0" w:color="auto"/>
            <w:bottom w:val="none" w:sz="0" w:space="0" w:color="auto"/>
            <w:right w:val="none" w:sz="0" w:space="0" w:color="auto"/>
          </w:divBdr>
        </w:div>
        <w:div w:id="1404523762">
          <w:marLeft w:val="480"/>
          <w:marRight w:val="0"/>
          <w:marTop w:val="0"/>
          <w:marBottom w:val="0"/>
          <w:divBdr>
            <w:top w:val="none" w:sz="0" w:space="0" w:color="auto"/>
            <w:left w:val="none" w:sz="0" w:space="0" w:color="auto"/>
            <w:bottom w:val="none" w:sz="0" w:space="0" w:color="auto"/>
            <w:right w:val="none" w:sz="0" w:space="0" w:color="auto"/>
          </w:divBdr>
        </w:div>
        <w:div w:id="1733699274">
          <w:marLeft w:val="480"/>
          <w:marRight w:val="0"/>
          <w:marTop w:val="0"/>
          <w:marBottom w:val="0"/>
          <w:divBdr>
            <w:top w:val="none" w:sz="0" w:space="0" w:color="auto"/>
            <w:left w:val="none" w:sz="0" w:space="0" w:color="auto"/>
            <w:bottom w:val="none" w:sz="0" w:space="0" w:color="auto"/>
            <w:right w:val="none" w:sz="0" w:space="0" w:color="auto"/>
          </w:divBdr>
        </w:div>
        <w:div w:id="912398843">
          <w:marLeft w:val="480"/>
          <w:marRight w:val="0"/>
          <w:marTop w:val="0"/>
          <w:marBottom w:val="0"/>
          <w:divBdr>
            <w:top w:val="none" w:sz="0" w:space="0" w:color="auto"/>
            <w:left w:val="none" w:sz="0" w:space="0" w:color="auto"/>
            <w:bottom w:val="none" w:sz="0" w:space="0" w:color="auto"/>
            <w:right w:val="none" w:sz="0" w:space="0" w:color="auto"/>
          </w:divBdr>
        </w:div>
        <w:div w:id="969552376">
          <w:marLeft w:val="480"/>
          <w:marRight w:val="0"/>
          <w:marTop w:val="0"/>
          <w:marBottom w:val="0"/>
          <w:divBdr>
            <w:top w:val="none" w:sz="0" w:space="0" w:color="auto"/>
            <w:left w:val="none" w:sz="0" w:space="0" w:color="auto"/>
            <w:bottom w:val="none" w:sz="0" w:space="0" w:color="auto"/>
            <w:right w:val="none" w:sz="0" w:space="0" w:color="auto"/>
          </w:divBdr>
        </w:div>
        <w:div w:id="36516477">
          <w:marLeft w:val="480"/>
          <w:marRight w:val="0"/>
          <w:marTop w:val="0"/>
          <w:marBottom w:val="0"/>
          <w:divBdr>
            <w:top w:val="none" w:sz="0" w:space="0" w:color="auto"/>
            <w:left w:val="none" w:sz="0" w:space="0" w:color="auto"/>
            <w:bottom w:val="none" w:sz="0" w:space="0" w:color="auto"/>
            <w:right w:val="none" w:sz="0" w:space="0" w:color="auto"/>
          </w:divBdr>
        </w:div>
        <w:div w:id="61106196">
          <w:marLeft w:val="480"/>
          <w:marRight w:val="0"/>
          <w:marTop w:val="0"/>
          <w:marBottom w:val="0"/>
          <w:divBdr>
            <w:top w:val="none" w:sz="0" w:space="0" w:color="auto"/>
            <w:left w:val="none" w:sz="0" w:space="0" w:color="auto"/>
            <w:bottom w:val="none" w:sz="0" w:space="0" w:color="auto"/>
            <w:right w:val="none" w:sz="0" w:space="0" w:color="auto"/>
          </w:divBdr>
        </w:div>
        <w:div w:id="1612513294">
          <w:marLeft w:val="480"/>
          <w:marRight w:val="0"/>
          <w:marTop w:val="0"/>
          <w:marBottom w:val="0"/>
          <w:divBdr>
            <w:top w:val="none" w:sz="0" w:space="0" w:color="auto"/>
            <w:left w:val="none" w:sz="0" w:space="0" w:color="auto"/>
            <w:bottom w:val="none" w:sz="0" w:space="0" w:color="auto"/>
            <w:right w:val="none" w:sz="0" w:space="0" w:color="auto"/>
          </w:divBdr>
        </w:div>
        <w:div w:id="680669261">
          <w:marLeft w:val="480"/>
          <w:marRight w:val="0"/>
          <w:marTop w:val="0"/>
          <w:marBottom w:val="0"/>
          <w:divBdr>
            <w:top w:val="none" w:sz="0" w:space="0" w:color="auto"/>
            <w:left w:val="none" w:sz="0" w:space="0" w:color="auto"/>
            <w:bottom w:val="none" w:sz="0" w:space="0" w:color="auto"/>
            <w:right w:val="none" w:sz="0" w:space="0" w:color="auto"/>
          </w:divBdr>
        </w:div>
        <w:div w:id="140930908">
          <w:marLeft w:val="480"/>
          <w:marRight w:val="0"/>
          <w:marTop w:val="0"/>
          <w:marBottom w:val="0"/>
          <w:divBdr>
            <w:top w:val="none" w:sz="0" w:space="0" w:color="auto"/>
            <w:left w:val="none" w:sz="0" w:space="0" w:color="auto"/>
            <w:bottom w:val="none" w:sz="0" w:space="0" w:color="auto"/>
            <w:right w:val="none" w:sz="0" w:space="0" w:color="auto"/>
          </w:divBdr>
        </w:div>
        <w:div w:id="1457412810">
          <w:marLeft w:val="480"/>
          <w:marRight w:val="0"/>
          <w:marTop w:val="0"/>
          <w:marBottom w:val="0"/>
          <w:divBdr>
            <w:top w:val="none" w:sz="0" w:space="0" w:color="auto"/>
            <w:left w:val="none" w:sz="0" w:space="0" w:color="auto"/>
            <w:bottom w:val="none" w:sz="0" w:space="0" w:color="auto"/>
            <w:right w:val="none" w:sz="0" w:space="0" w:color="auto"/>
          </w:divBdr>
        </w:div>
        <w:div w:id="415827130">
          <w:marLeft w:val="480"/>
          <w:marRight w:val="0"/>
          <w:marTop w:val="0"/>
          <w:marBottom w:val="0"/>
          <w:divBdr>
            <w:top w:val="none" w:sz="0" w:space="0" w:color="auto"/>
            <w:left w:val="none" w:sz="0" w:space="0" w:color="auto"/>
            <w:bottom w:val="none" w:sz="0" w:space="0" w:color="auto"/>
            <w:right w:val="none" w:sz="0" w:space="0" w:color="auto"/>
          </w:divBdr>
        </w:div>
        <w:div w:id="1810898069">
          <w:marLeft w:val="480"/>
          <w:marRight w:val="0"/>
          <w:marTop w:val="0"/>
          <w:marBottom w:val="0"/>
          <w:divBdr>
            <w:top w:val="none" w:sz="0" w:space="0" w:color="auto"/>
            <w:left w:val="none" w:sz="0" w:space="0" w:color="auto"/>
            <w:bottom w:val="none" w:sz="0" w:space="0" w:color="auto"/>
            <w:right w:val="none" w:sz="0" w:space="0" w:color="auto"/>
          </w:divBdr>
        </w:div>
        <w:div w:id="325059684">
          <w:marLeft w:val="480"/>
          <w:marRight w:val="0"/>
          <w:marTop w:val="0"/>
          <w:marBottom w:val="0"/>
          <w:divBdr>
            <w:top w:val="none" w:sz="0" w:space="0" w:color="auto"/>
            <w:left w:val="none" w:sz="0" w:space="0" w:color="auto"/>
            <w:bottom w:val="none" w:sz="0" w:space="0" w:color="auto"/>
            <w:right w:val="none" w:sz="0" w:space="0" w:color="auto"/>
          </w:divBdr>
        </w:div>
        <w:div w:id="20907951">
          <w:marLeft w:val="480"/>
          <w:marRight w:val="0"/>
          <w:marTop w:val="0"/>
          <w:marBottom w:val="0"/>
          <w:divBdr>
            <w:top w:val="none" w:sz="0" w:space="0" w:color="auto"/>
            <w:left w:val="none" w:sz="0" w:space="0" w:color="auto"/>
            <w:bottom w:val="none" w:sz="0" w:space="0" w:color="auto"/>
            <w:right w:val="none" w:sz="0" w:space="0" w:color="auto"/>
          </w:divBdr>
        </w:div>
        <w:div w:id="1096827598">
          <w:marLeft w:val="480"/>
          <w:marRight w:val="0"/>
          <w:marTop w:val="0"/>
          <w:marBottom w:val="0"/>
          <w:divBdr>
            <w:top w:val="none" w:sz="0" w:space="0" w:color="auto"/>
            <w:left w:val="none" w:sz="0" w:space="0" w:color="auto"/>
            <w:bottom w:val="none" w:sz="0" w:space="0" w:color="auto"/>
            <w:right w:val="none" w:sz="0" w:space="0" w:color="auto"/>
          </w:divBdr>
        </w:div>
        <w:div w:id="100074728">
          <w:marLeft w:val="480"/>
          <w:marRight w:val="0"/>
          <w:marTop w:val="0"/>
          <w:marBottom w:val="0"/>
          <w:divBdr>
            <w:top w:val="none" w:sz="0" w:space="0" w:color="auto"/>
            <w:left w:val="none" w:sz="0" w:space="0" w:color="auto"/>
            <w:bottom w:val="none" w:sz="0" w:space="0" w:color="auto"/>
            <w:right w:val="none" w:sz="0" w:space="0" w:color="auto"/>
          </w:divBdr>
        </w:div>
        <w:div w:id="1160657328">
          <w:marLeft w:val="480"/>
          <w:marRight w:val="0"/>
          <w:marTop w:val="0"/>
          <w:marBottom w:val="0"/>
          <w:divBdr>
            <w:top w:val="none" w:sz="0" w:space="0" w:color="auto"/>
            <w:left w:val="none" w:sz="0" w:space="0" w:color="auto"/>
            <w:bottom w:val="none" w:sz="0" w:space="0" w:color="auto"/>
            <w:right w:val="none" w:sz="0" w:space="0" w:color="auto"/>
          </w:divBdr>
        </w:div>
        <w:div w:id="597639007">
          <w:marLeft w:val="480"/>
          <w:marRight w:val="0"/>
          <w:marTop w:val="0"/>
          <w:marBottom w:val="0"/>
          <w:divBdr>
            <w:top w:val="none" w:sz="0" w:space="0" w:color="auto"/>
            <w:left w:val="none" w:sz="0" w:space="0" w:color="auto"/>
            <w:bottom w:val="none" w:sz="0" w:space="0" w:color="auto"/>
            <w:right w:val="none" w:sz="0" w:space="0" w:color="auto"/>
          </w:divBdr>
        </w:div>
        <w:div w:id="1200706596">
          <w:marLeft w:val="480"/>
          <w:marRight w:val="0"/>
          <w:marTop w:val="0"/>
          <w:marBottom w:val="0"/>
          <w:divBdr>
            <w:top w:val="none" w:sz="0" w:space="0" w:color="auto"/>
            <w:left w:val="none" w:sz="0" w:space="0" w:color="auto"/>
            <w:bottom w:val="none" w:sz="0" w:space="0" w:color="auto"/>
            <w:right w:val="none" w:sz="0" w:space="0" w:color="auto"/>
          </w:divBdr>
        </w:div>
        <w:div w:id="446580220">
          <w:marLeft w:val="480"/>
          <w:marRight w:val="0"/>
          <w:marTop w:val="0"/>
          <w:marBottom w:val="0"/>
          <w:divBdr>
            <w:top w:val="none" w:sz="0" w:space="0" w:color="auto"/>
            <w:left w:val="none" w:sz="0" w:space="0" w:color="auto"/>
            <w:bottom w:val="none" w:sz="0" w:space="0" w:color="auto"/>
            <w:right w:val="none" w:sz="0" w:space="0" w:color="auto"/>
          </w:divBdr>
        </w:div>
        <w:div w:id="2138595668">
          <w:marLeft w:val="480"/>
          <w:marRight w:val="0"/>
          <w:marTop w:val="0"/>
          <w:marBottom w:val="0"/>
          <w:divBdr>
            <w:top w:val="none" w:sz="0" w:space="0" w:color="auto"/>
            <w:left w:val="none" w:sz="0" w:space="0" w:color="auto"/>
            <w:bottom w:val="none" w:sz="0" w:space="0" w:color="auto"/>
            <w:right w:val="none" w:sz="0" w:space="0" w:color="auto"/>
          </w:divBdr>
        </w:div>
        <w:div w:id="179514202">
          <w:marLeft w:val="480"/>
          <w:marRight w:val="0"/>
          <w:marTop w:val="0"/>
          <w:marBottom w:val="0"/>
          <w:divBdr>
            <w:top w:val="none" w:sz="0" w:space="0" w:color="auto"/>
            <w:left w:val="none" w:sz="0" w:space="0" w:color="auto"/>
            <w:bottom w:val="none" w:sz="0" w:space="0" w:color="auto"/>
            <w:right w:val="none" w:sz="0" w:space="0" w:color="auto"/>
          </w:divBdr>
        </w:div>
        <w:div w:id="929772631">
          <w:marLeft w:val="480"/>
          <w:marRight w:val="0"/>
          <w:marTop w:val="0"/>
          <w:marBottom w:val="0"/>
          <w:divBdr>
            <w:top w:val="none" w:sz="0" w:space="0" w:color="auto"/>
            <w:left w:val="none" w:sz="0" w:space="0" w:color="auto"/>
            <w:bottom w:val="none" w:sz="0" w:space="0" w:color="auto"/>
            <w:right w:val="none" w:sz="0" w:space="0" w:color="auto"/>
          </w:divBdr>
        </w:div>
        <w:div w:id="2369038">
          <w:marLeft w:val="480"/>
          <w:marRight w:val="0"/>
          <w:marTop w:val="0"/>
          <w:marBottom w:val="0"/>
          <w:divBdr>
            <w:top w:val="none" w:sz="0" w:space="0" w:color="auto"/>
            <w:left w:val="none" w:sz="0" w:space="0" w:color="auto"/>
            <w:bottom w:val="none" w:sz="0" w:space="0" w:color="auto"/>
            <w:right w:val="none" w:sz="0" w:space="0" w:color="auto"/>
          </w:divBdr>
        </w:div>
      </w:divsChild>
    </w:div>
    <w:div w:id="1749889443">
      <w:bodyDiv w:val="1"/>
      <w:marLeft w:val="0"/>
      <w:marRight w:val="0"/>
      <w:marTop w:val="0"/>
      <w:marBottom w:val="0"/>
      <w:divBdr>
        <w:top w:val="none" w:sz="0" w:space="0" w:color="auto"/>
        <w:left w:val="none" w:sz="0" w:space="0" w:color="auto"/>
        <w:bottom w:val="none" w:sz="0" w:space="0" w:color="auto"/>
        <w:right w:val="none" w:sz="0" w:space="0" w:color="auto"/>
      </w:divBdr>
      <w:divsChild>
        <w:div w:id="1389568621">
          <w:marLeft w:val="480"/>
          <w:marRight w:val="0"/>
          <w:marTop w:val="0"/>
          <w:marBottom w:val="0"/>
          <w:divBdr>
            <w:top w:val="none" w:sz="0" w:space="0" w:color="auto"/>
            <w:left w:val="none" w:sz="0" w:space="0" w:color="auto"/>
            <w:bottom w:val="none" w:sz="0" w:space="0" w:color="auto"/>
            <w:right w:val="none" w:sz="0" w:space="0" w:color="auto"/>
          </w:divBdr>
        </w:div>
        <w:div w:id="787621003">
          <w:marLeft w:val="480"/>
          <w:marRight w:val="0"/>
          <w:marTop w:val="0"/>
          <w:marBottom w:val="0"/>
          <w:divBdr>
            <w:top w:val="none" w:sz="0" w:space="0" w:color="auto"/>
            <w:left w:val="none" w:sz="0" w:space="0" w:color="auto"/>
            <w:bottom w:val="none" w:sz="0" w:space="0" w:color="auto"/>
            <w:right w:val="none" w:sz="0" w:space="0" w:color="auto"/>
          </w:divBdr>
        </w:div>
        <w:div w:id="2075473013">
          <w:marLeft w:val="480"/>
          <w:marRight w:val="0"/>
          <w:marTop w:val="0"/>
          <w:marBottom w:val="0"/>
          <w:divBdr>
            <w:top w:val="none" w:sz="0" w:space="0" w:color="auto"/>
            <w:left w:val="none" w:sz="0" w:space="0" w:color="auto"/>
            <w:bottom w:val="none" w:sz="0" w:space="0" w:color="auto"/>
            <w:right w:val="none" w:sz="0" w:space="0" w:color="auto"/>
          </w:divBdr>
        </w:div>
        <w:div w:id="256600262">
          <w:marLeft w:val="480"/>
          <w:marRight w:val="0"/>
          <w:marTop w:val="0"/>
          <w:marBottom w:val="0"/>
          <w:divBdr>
            <w:top w:val="none" w:sz="0" w:space="0" w:color="auto"/>
            <w:left w:val="none" w:sz="0" w:space="0" w:color="auto"/>
            <w:bottom w:val="none" w:sz="0" w:space="0" w:color="auto"/>
            <w:right w:val="none" w:sz="0" w:space="0" w:color="auto"/>
          </w:divBdr>
        </w:div>
        <w:div w:id="631011967">
          <w:marLeft w:val="480"/>
          <w:marRight w:val="0"/>
          <w:marTop w:val="0"/>
          <w:marBottom w:val="0"/>
          <w:divBdr>
            <w:top w:val="none" w:sz="0" w:space="0" w:color="auto"/>
            <w:left w:val="none" w:sz="0" w:space="0" w:color="auto"/>
            <w:bottom w:val="none" w:sz="0" w:space="0" w:color="auto"/>
            <w:right w:val="none" w:sz="0" w:space="0" w:color="auto"/>
          </w:divBdr>
        </w:div>
        <w:div w:id="174003064">
          <w:marLeft w:val="480"/>
          <w:marRight w:val="0"/>
          <w:marTop w:val="0"/>
          <w:marBottom w:val="0"/>
          <w:divBdr>
            <w:top w:val="none" w:sz="0" w:space="0" w:color="auto"/>
            <w:left w:val="none" w:sz="0" w:space="0" w:color="auto"/>
            <w:bottom w:val="none" w:sz="0" w:space="0" w:color="auto"/>
            <w:right w:val="none" w:sz="0" w:space="0" w:color="auto"/>
          </w:divBdr>
        </w:div>
        <w:div w:id="1705714052">
          <w:marLeft w:val="480"/>
          <w:marRight w:val="0"/>
          <w:marTop w:val="0"/>
          <w:marBottom w:val="0"/>
          <w:divBdr>
            <w:top w:val="none" w:sz="0" w:space="0" w:color="auto"/>
            <w:left w:val="none" w:sz="0" w:space="0" w:color="auto"/>
            <w:bottom w:val="none" w:sz="0" w:space="0" w:color="auto"/>
            <w:right w:val="none" w:sz="0" w:space="0" w:color="auto"/>
          </w:divBdr>
        </w:div>
        <w:div w:id="1287010354">
          <w:marLeft w:val="480"/>
          <w:marRight w:val="0"/>
          <w:marTop w:val="0"/>
          <w:marBottom w:val="0"/>
          <w:divBdr>
            <w:top w:val="none" w:sz="0" w:space="0" w:color="auto"/>
            <w:left w:val="none" w:sz="0" w:space="0" w:color="auto"/>
            <w:bottom w:val="none" w:sz="0" w:space="0" w:color="auto"/>
            <w:right w:val="none" w:sz="0" w:space="0" w:color="auto"/>
          </w:divBdr>
        </w:div>
        <w:div w:id="1592466366">
          <w:marLeft w:val="480"/>
          <w:marRight w:val="0"/>
          <w:marTop w:val="0"/>
          <w:marBottom w:val="0"/>
          <w:divBdr>
            <w:top w:val="none" w:sz="0" w:space="0" w:color="auto"/>
            <w:left w:val="none" w:sz="0" w:space="0" w:color="auto"/>
            <w:bottom w:val="none" w:sz="0" w:space="0" w:color="auto"/>
            <w:right w:val="none" w:sz="0" w:space="0" w:color="auto"/>
          </w:divBdr>
        </w:div>
        <w:div w:id="1797796869">
          <w:marLeft w:val="480"/>
          <w:marRight w:val="0"/>
          <w:marTop w:val="0"/>
          <w:marBottom w:val="0"/>
          <w:divBdr>
            <w:top w:val="none" w:sz="0" w:space="0" w:color="auto"/>
            <w:left w:val="none" w:sz="0" w:space="0" w:color="auto"/>
            <w:bottom w:val="none" w:sz="0" w:space="0" w:color="auto"/>
            <w:right w:val="none" w:sz="0" w:space="0" w:color="auto"/>
          </w:divBdr>
        </w:div>
        <w:div w:id="1202324766">
          <w:marLeft w:val="480"/>
          <w:marRight w:val="0"/>
          <w:marTop w:val="0"/>
          <w:marBottom w:val="0"/>
          <w:divBdr>
            <w:top w:val="none" w:sz="0" w:space="0" w:color="auto"/>
            <w:left w:val="none" w:sz="0" w:space="0" w:color="auto"/>
            <w:bottom w:val="none" w:sz="0" w:space="0" w:color="auto"/>
            <w:right w:val="none" w:sz="0" w:space="0" w:color="auto"/>
          </w:divBdr>
        </w:div>
        <w:div w:id="1789662263">
          <w:marLeft w:val="480"/>
          <w:marRight w:val="0"/>
          <w:marTop w:val="0"/>
          <w:marBottom w:val="0"/>
          <w:divBdr>
            <w:top w:val="none" w:sz="0" w:space="0" w:color="auto"/>
            <w:left w:val="none" w:sz="0" w:space="0" w:color="auto"/>
            <w:bottom w:val="none" w:sz="0" w:space="0" w:color="auto"/>
            <w:right w:val="none" w:sz="0" w:space="0" w:color="auto"/>
          </w:divBdr>
        </w:div>
        <w:div w:id="305791257">
          <w:marLeft w:val="480"/>
          <w:marRight w:val="0"/>
          <w:marTop w:val="0"/>
          <w:marBottom w:val="0"/>
          <w:divBdr>
            <w:top w:val="none" w:sz="0" w:space="0" w:color="auto"/>
            <w:left w:val="none" w:sz="0" w:space="0" w:color="auto"/>
            <w:bottom w:val="none" w:sz="0" w:space="0" w:color="auto"/>
            <w:right w:val="none" w:sz="0" w:space="0" w:color="auto"/>
          </w:divBdr>
        </w:div>
        <w:div w:id="463157875">
          <w:marLeft w:val="480"/>
          <w:marRight w:val="0"/>
          <w:marTop w:val="0"/>
          <w:marBottom w:val="0"/>
          <w:divBdr>
            <w:top w:val="none" w:sz="0" w:space="0" w:color="auto"/>
            <w:left w:val="none" w:sz="0" w:space="0" w:color="auto"/>
            <w:bottom w:val="none" w:sz="0" w:space="0" w:color="auto"/>
            <w:right w:val="none" w:sz="0" w:space="0" w:color="auto"/>
          </w:divBdr>
        </w:div>
        <w:div w:id="1731685963">
          <w:marLeft w:val="480"/>
          <w:marRight w:val="0"/>
          <w:marTop w:val="0"/>
          <w:marBottom w:val="0"/>
          <w:divBdr>
            <w:top w:val="none" w:sz="0" w:space="0" w:color="auto"/>
            <w:left w:val="none" w:sz="0" w:space="0" w:color="auto"/>
            <w:bottom w:val="none" w:sz="0" w:space="0" w:color="auto"/>
            <w:right w:val="none" w:sz="0" w:space="0" w:color="auto"/>
          </w:divBdr>
        </w:div>
        <w:div w:id="1867063341">
          <w:marLeft w:val="480"/>
          <w:marRight w:val="0"/>
          <w:marTop w:val="0"/>
          <w:marBottom w:val="0"/>
          <w:divBdr>
            <w:top w:val="none" w:sz="0" w:space="0" w:color="auto"/>
            <w:left w:val="none" w:sz="0" w:space="0" w:color="auto"/>
            <w:bottom w:val="none" w:sz="0" w:space="0" w:color="auto"/>
            <w:right w:val="none" w:sz="0" w:space="0" w:color="auto"/>
          </w:divBdr>
        </w:div>
        <w:div w:id="1960141592">
          <w:marLeft w:val="480"/>
          <w:marRight w:val="0"/>
          <w:marTop w:val="0"/>
          <w:marBottom w:val="0"/>
          <w:divBdr>
            <w:top w:val="none" w:sz="0" w:space="0" w:color="auto"/>
            <w:left w:val="none" w:sz="0" w:space="0" w:color="auto"/>
            <w:bottom w:val="none" w:sz="0" w:space="0" w:color="auto"/>
            <w:right w:val="none" w:sz="0" w:space="0" w:color="auto"/>
          </w:divBdr>
        </w:div>
        <w:div w:id="718825833">
          <w:marLeft w:val="480"/>
          <w:marRight w:val="0"/>
          <w:marTop w:val="0"/>
          <w:marBottom w:val="0"/>
          <w:divBdr>
            <w:top w:val="none" w:sz="0" w:space="0" w:color="auto"/>
            <w:left w:val="none" w:sz="0" w:space="0" w:color="auto"/>
            <w:bottom w:val="none" w:sz="0" w:space="0" w:color="auto"/>
            <w:right w:val="none" w:sz="0" w:space="0" w:color="auto"/>
          </w:divBdr>
        </w:div>
        <w:div w:id="421535708">
          <w:marLeft w:val="480"/>
          <w:marRight w:val="0"/>
          <w:marTop w:val="0"/>
          <w:marBottom w:val="0"/>
          <w:divBdr>
            <w:top w:val="none" w:sz="0" w:space="0" w:color="auto"/>
            <w:left w:val="none" w:sz="0" w:space="0" w:color="auto"/>
            <w:bottom w:val="none" w:sz="0" w:space="0" w:color="auto"/>
            <w:right w:val="none" w:sz="0" w:space="0" w:color="auto"/>
          </w:divBdr>
        </w:div>
        <w:div w:id="1451123676">
          <w:marLeft w:val="480"/>
          <w:marRight w:val="0"/>
          <w:marTop w:val="0"/>
          <w:marBottom w:val="0"/>
          <w:divBdr>
            <w:top w:val="none" w:sz="0" w:space="0" w:color="auto"/>
            <w:left w:val="none" w:sz="0" w:space="0" w:color="auto"/>
            <w:bottom w:val="none" w:sz="0" w:space="0" w:color="auto"/>
            <w:right w:val="none" w:sz="0" w:space="0" w:color="auto"/>
          </w:divBdr>
        </w:div>
        <w:div w:id="623734321">
          <w:marLeft w:val="480"/>
          <w:marRight w:val="0"/>
          <w:marTop w:val="0"/>
          <w:marBottom w:val="0"/>
          <w:divBdr>
            <w:top w:val="none" w:sz="0" w:space="0" w:color="auto"/>
            <w:left w:val="none" w:sz="0" w:space="0" w:color="auto"/>
            <w:bottom w:val="none" w:sz="0" w:space="0" w:color="auto"/>
            <w:right w:val="none" w:sz="0" w:space="0" w:color="auto"/>
          </w:divBdr>
        </w:div>
        <w:div w:id="2030061643">
          <w:marLeft w:val="480"/>
          <w:marRight w:val="0"/>
          <w:marTop w:val="0"/>
          <w:marBottom w:val="0"/>
          <w:divBdr>
            <w:top w:val="none" w:sz="0" w:space="0" w:color="auto"/>
            <w:left w:val="none" w:sz="0" w:space="0" w:color="auto"/>
            <w:bottom w:val="none" w:sz="0" w:space="0" w:color="auto"/>
            <w:right w:val="none" w:sz="0" w:space="0" w:color="auto"/>
          </w:divBdr>
        </w:div>
        <w:div w:id="2035379917">
          <w:marLeft w:val="480"/>
          <w:marRight w:val="0"/>
          <w:marTop w:val="0"/>
          <w:marBottom w:val="0"/>
          <w:divBdr>
            <w:top w:val="none" w:sz="0" w:space="0" w:color="auto"/>
            <w:left w:val="none" w:sz="0" w:space="0" w:color="auto"/>
            <w:bottom w:val="none" w:sz="0" w:space="0" w:color="auto"/>
            <w:right w:val="none" w:sz="0" w:space="0" w:color="auto"/>
          </w:divBdr>
        </w:div>
        <w:div w:id="1424912688">
          <w:marLeft w:val="480"/>
          <w:marRight w:val="0"/>
          <w:marTop w:val="0"/>
          <w:marBottom w:val="0"/>
          <w:divBdr>
            <w:top w:val="none" w:sz="0" w:space="0" w:color="auto"/>
            <w:left w:val="none" w:sz="0" w:space="0" w:color="auto"/>
            <w:bottom w:val="none" w:sz="0" w:space="0" w:color="auto"/>
            <w:right w:val="none" w:sz="0" w:space="0" w:color="auto"/>
          </w:divBdr>
        </w:div>
        <w:div w:id="1772772934">
          <w:marLeft w:val="480"/>
          <w:marRight w:val="0"/>
          <w:marTop w:val="0"/>
          <w:marBottom w:val="0"/>
          <w:divBdr>
            <w:top w:val="none" w:sz="0" w:space="0" w:color="auto"/>
            <w:left w:val="none" w:sz="0" w:space="0" w:color="auto"/>
            <w:bottom w:val="none" w:sz="0" w:space="0" w:color="auto"/>
            <w:right w:val="none" w:sz="0" w:space="0" w:color="auto"/>
          </w:divBdr>
        </w:div>
        <w:div w:id="1209882017">
          <w:marLeft w:val="480"/>
          <w:marRight w:val="0"/>
          <w:marTop w:val="0"/>
          <w:marBottom w:val="0"/>
          <w:divBdr>
            <w:top w:val="none" w:sz="0" w:space="0" w:color="auto"/>
            <w:left w:val="none" w:sz="0" w:space="0" w:color="auto"/>
            <w:bottom w:val="none" w:sz="0" w:space="0" w:color="auto"/>
            <w:right w:val="none" w:sz="0" w:space="0" w:color="auto"/>
          </w:divBdr>
        </w:div>
        <w:div w:id="364255591">
          <w:marLeft w:val="480"/>
          <w:marRight w:val="0"/>
          <w:marTop w:val="0"/>
          <w:marBottom w:val="0"/>
          <w:divBdr>
            <w:top w:val="none" w:sz="0" w:space="0" w:color="auto"/>
            <w:left w:val="none" w:sz="0" w:space="0" w:color="auto"/>
            <w:bottom w:val="none" w:sz="0" w:space="0" w:color="auto"/>
            <w:right w:val="none" w:sz="0" w:space="0" w:color="auto"/>
          </w:divBdr>
        </w:div>
        <w:div w:id="194849807">
          <w:marLeft w:val="480"/>
          <w:marRight w:val="0"/>
          <w:marTop w:val="0"/>
          <w:marBottom w:val="0"/>
          <w:divBdr>
            <w:top w:val="none" w:sz="0" w:space="0" w:color="auto"/>
            <w:left w:val="none" w:sz="0" w:space="0" w:color="auto"/>
            <w:bottom w:val="none" w:sz="0" w:space="0" w:color="auto"/>
            <w:right w:val="none" w:sz="0" w:space="0" w:color="auto"/>
          </w:divBdr>
        </w:div>
        <w:div w:id="1437287828">
          <w:marLeft w:val="480"/>
          <w:marRight w:val="0"/>
          <w:marTop w:val="0"/>
          <w:marBottom w:val="0"/>
          <w:divBdr>
            <w:top w:val="none" w:sz="0" w:space="0" w:color="auto"/>
            <w:left w:val="none" w:sz="0" w:space="0" w:color="auto"/>
            <w:bottom w:val="none" w:sz="0" w:space="0" w:color="auto"/>
            <w:right w:val="none" w:sz="0" w:space="0" w:color="auto"/>
          </w:divBdr>
        </w:div>
        <w:div w:id="1353648631">
          <w:marLeft w:val="480"/>
          <w:marRight w:val="0"/>
          <w:marTop w:val="0"/>
          <w:marBottom w:val="0"/>
          <w:divBdr>
            <w:top w:val="none" w:sz="0" w:space="0" w:color="auto"/>
            <w:left w:val="none" w:sz="0" w:space="0" w:color="auto"/>
            <w:bottom w:val="none" w:sz="0" w:space="0" w:color="auto"/>
            <w:right w:val="none" w:sz="0" w:space="0" w:color="auto"/>
          </w:divBdr>
        </w:div>
        <w:div w:id="1310401815">
          <w:marLeft w:val="480"/>
          <w:marRight w:val="0"/>
          <w:marTop w:val="0"/>
          <w:marBottom w:val="0"/>
          <w:divBdr>
            <w:top w:val="none" w:sz="0" w:space="0" w:color="auto"/>
            <w:left w:val="none" w:sz="0" w:space="0" w:color="auto"/>
            <w:bottom w:val="none" w:sz="0" w:space="0" w:color="auto"/>
            <w:right w:val="none" w:sz="0" w:space="0" w:color="auto"/>
          </w:divBdr>
        </w:div>
        <w:div w:id="118644776">
          <w:marLeft w:val="480"/>
          <w:marRight w:val="0"/>
          <w:marTop w:val="0"/>
          <w:marBottom w:val="0"/>
          <w:divBdr>
            <w:top w:val="none" w:sz="0" w:space="0" w:color="auto"/>
            <w:left w:val="none" w:sz="0" w:space="0" w:color="auto"/>
            <w:bottom w:val="none" w:sz="0" w:space="0" w:color="auto"/>
            <w:right w:val="none" w:sz="0" w:space="0" w:color="auto"/>
          </w:divBdr>
        </w:div>
        <w:div w:id="304050405">
          <w:marLeft w:val="480"/>
          <w:marRight w:val="0"/>
          <w:marTop w:val="0"/>
          <w:marBottom w:val="0"/>
          <w:divBdr>
            <w:top w:val="none" w:sz="0" w:space="0" w:color="auto"/>
            <w:left w:val="none" w:sz="0" w:space="0" w:color="auto"/>
            <w:bottom w:val="none" w:sz="0" w:space="0" w:color="auto"/>
            <w:right w:val="none" w:sz="0" w:space="0" w:color="auto"/>
          </w:divBdr>
        </w:div>
        <w:div w:id="827399936">
          <w:marLeft w:val="480"/>
          <w:marRight w:val="0"/>
          <w:marTop w:val="0"/>
          <w:marBottom w:val="0"/>
          <w:divBdr>
            <w:top w:val="none" w:sz="0" w:space="0" w:color="auto"/>
            <w:left w:val="none" w:sz="0" w:space="0" w:color="auto"/>
            <w:bottom w:val="none" w:sz="0" w:space="0" w:color="auto"/>
            <w:right w:val="none" w:sz="0" w:space="0" w:color="auto"/>
          </w:divBdr>
        </w:div>
        <w:div w:id="1652128030">
          <w:marLeft w:val="480"/>
          <w:marRight w:val="0"/>
          <w:marTop w:val="0"/>
          <w:marBottom w:val="0"/>
          <w:divBdr>
            <w:top w:val="none" w:sz="0" w:space="0" w:color="auto"/>
            <w:left w:val="none" w:sz="0" w:space="0" w:color="auto"/>
            <w:bottom w:val="none" w:sz="0" w:space="0" w:color="auto"/>
            <w:right w:val="none" w:sz="0" w:space="0" w:color="auto"/>
          </w:divBdr>
        </w:div>
        <w:div w:id="814906803">
          <w:marLeft w:val="480"/>
          <w:marRight w:val="0"/>
          <w:marTop w:val="0"/>
          <w:marBottom w:val="0"/>
          <w:divBdr>
            <w:top w:val="none" w:sz="0" w:space="0" w:color="auto"/>
            <w:left w:val="none" w:sz="0" w:space="0" w:color="auto"/>
            <w:bottom w:val="none" w:sz="0" w:space="0" w:color="auto"/>
            <w:right w:val="none" w:sz="0" w:space="0" w:color="auto"/>
          </w:divBdr>
        </w:div>
        <w:div w:id="1817335142">
          <w:marLeft w:val="480"/>
          <w:marRight w:val="0"/>
          <w:marTop w:val="0"/>
          <w:marBottom w:val="0"/>
          <w:divBdr>
            <w:top w:val="none" w:sz="0" w:space="0" w:color="auto"/>
            <w:left w:val="none" w:sz="0" w:space="0" w:color="auto"/>
            <w:bottom w:val="none" w:sz="0" w:space="0" w:color="auto"/>
            <w:right w:val="none" w:sz="0" w:space="0" w:color="auto"/>
          </w:divBdr>
        </w:div>
        <w:div w:id="1423994676">
          <w:marLeft w:val="480"/>
          <w:marRight w:val="0"/>
          <w:marTop w:val="0"/>
          <w:marBottom w:val="0"/>
          <w:divBdr>
            <w:top w:val="none" w:sz="0" w:space="0" w:color="auto"/>
            <w:left w:val="none" w:sz="0" w:space="0" w:color="auto"/>
            <w:bottom w:val="none" w:sz="0" w:space="0" w:color="auto"/>
            <w:right w:val="none" w:sz="0" w:space="0" w:color="auto"/>
          </w:divBdr>
        </w:div>
        <w:div w:id="1241871963">
          <w:marLeft w:val="480"/>
          <w:marRight w:val="0"/>
          <w:marTop w:val="0"/>
          <w:marBottom w:val="0"/>
          <w:divBdr>
            <w:top w:val="none" w:sz="0" w:space="0" w:color="auto"/>
            <w:left w:val="none" w:sz="0" w:space="0" w:color="auto"/>
            <w:bottom w:val="none" w:sz="0" w:space="0" w:color="auto"/>
            <w:right w:val="none" w:sz="0" w:space="0" w:color="auto"/>
          </w:divBdr>
        </w:div>
        <w:div w:id="616522154">
          <w:marLeft w:val="480"/>
          <w:marRight w:val="0"/>
          <w:marTop w:val="0"/>
          <w:marBottom w:val="0"/>
          <w:divBdr>
            <w:top w:val="none" w:sz="0" w:space="0" w:color="auto"/>
            <w:left w:val="none" w:sz="0" w:space="0" w:color="auto"/>
            <w:bottom w:val="none" w:sz="0" w:space="0" w:color="auto"/>
            <w:right w:val="none" w:sz="0" w:space="0" w:color="auto"/>
          </w:divBdr>
        </w:div>
        <w:div w:id="1338533762">
          <w:marLeft w:val="480"/>
          <w:marRight w:val="0"/>
          <w:marTop w:val="0"/>
          <w:marBottom w:val="0"/>
          <w:divBdr>
            <w:top w:val="none" w:sz="0" w:space="0" w:color="auto"/>
            <w:left w:val="none" w:sz="0" w:space="0" w:color="auto"/>
            <w:bottom w:val="none" w:sz="0" w:space="0" w:color="auto"/>
            <w:right w:val="none" w:sz="0" w:space="0" w:color="auto"/>
          </w:divBdr>
        </w:div>
        <w:div w:id="55978965">
          <w:marLeft w:val="480"/>
          <w:marRight w:val="0"/>
          <w:marTop w:val="0"/>
          <w:marBottom w:val="0"/>
          <w:divBdr>
            <w:top w:val="none" w:sz="0" w:space="0" w:color="auto"/>
            <w:left w:val="none" w:sz="0" w:space="0" w:color="auto"/>
            <w:bottom w:val="none" w:sz="0" w:space="0" w:color="auto"/>
            <w:right w:val="none" w:sz="0" w:space="0" w:color="auto"/>
          </w:divBdr>
        </w:div>
        <w:div w:id="547034487">
          <w:marLeft w:val="480"/>
          <w:marRight w:val="0"/>
          <w:marTop w:val="0"/>
          <w:marBottom w:val="0"/>
          <w:divBdr>
            <w:top w:val="none" w:sz="0" w:space="0" w:color="auto"/>
            <w:left w:val="none" w:sz="0" w:space="0" w:color="auto"/>
            <w:bottom w:val="none" w:sz="0" w:space="0" w:color="auto"/>
            <w:right w:val="none" w:sz="0" w:space="0" w:color="auto"/>
          </w:divBdr>
        </w:div>
        <w:div w:id="2049719435">
          <w:marLeft w:val="480"/>
          <w:marRight w:val="0"/>
          <w:marTop w:val="0"/>
          <w:marBottom w:val="0"/>
          <w:divBdr>
            <w:top w:val="none" w:sz="0" w:space="0" w:color="auto"/>
            <w:left w:val="none" w:sz="0" w:space="0" w:color="auto"/>
            <w:bottom w:val="none" w:sz="0" w:space="0" w:color="auto"/>
            <w:right w:val="none" w:sz="0" w:space="0" w:color="auto"/>
          </w:divBdr>
        </w:div>
        <w:div w:id="663627107">
          <w:marLeft w:val="480"/>
          <w:marRight w:val="0"/>
          <w:marTop w:val="0"/>
          <w:marBottom w:val="0"/>
          <w:divBdr>
            <w:top w:val="none" w:sz="0" w:space="0" w:color="auto"/>
            <w:left w:val="none" w:sz="0" w:space="0" w:color="auto"/>
            <w:bottom w:val="none" w:sz="0" w:space="0" w:color="auto"/>
            <w:right w:val="none" w:sz="0" w:space="0" w:color="auto"/>
          </w:divBdr>
        </w:div>
        <w:div w:id="1765606721">
          <w:marLeft w:val="480"/>
          <w:marRight w:val="0"/>
          <w:marTop w:val="0"/>
          <w:marBottom w:val="0"/>
          <w:divBdr>
            <w:top w:val="none" w:sz="0" w:space="0" w:color="auto"/>
            <w:left w:val="none" w:sz="0" w:space="0" w:color="auto"/>
            <w:bottom w:val="none" w:sz="0" w:space="0" w:color="auto"/>
            <w:right w:val="none" w:sz="0" w:space="0" w:color="auto"/>
          </w:divBdr>
        </w:div>
        <w:div w:id="384257901">
          <w:marLeft w:val="480"/>
          <w:marRight w:val="0"/>
          <w:marTop w:val="0"/>
          <w:marBottom w:val="0"/>
          <w:divBdr>
            <w:top w:val="none" w:sz="0" w:space="0" w:color="auto"/>
            <w:left w:val="none" w:sz="0" w:space="0" w:color="auto"/>
            <w:bottom w:val="none" w:sz="0" w:space="0" w:color="auto"/>
            <w:right w:val="none" w:sz="0" w:space="0" w:color="auto"/>
          </w:divBdr>
        </w:div>
        <w:div w:id="577515824">
          <w:marLeft w:val="480"/>
          <w:marRight w:val="0"/>
          <w:marTop w:val="0"/>
          <w:marBottom w:val="0"/>
          <w:divBdr>
            <w:top w:val="none" w:sz="0" w:space="0" w:color="auto"/>
            <w:left w:val="none" w:sz="0" w:space="0" w:color="auto"/>
            <w:bottom w:val="none" w:sz="0" w:space="0" w:color="auto"/>
            <w:right w:val="none" w:sz="0" w:space="0" w:color="auto"/>
          </w:divBdr>
        </w:div>
        <w:div w:id="585193239">
          <w:marLeft w:val="480"/>
          <w:marRight w:val="0"/>
          <w:marTop w:val="0"/>
          <w:marBottom w:val="0"/>
          <w:divBdr>
            <w:top w:val="none" w:sz="0" w:space="0" w:color="auto"/>
            <w:left w:val="none" w:sz="0" w:space="0" w:color="auto"/>
            <w:bottom w:val="none" w:sz="0" w:space="0" w:color="auto"/>
            <w:right w:val="none" w:sz="0" w:space="0" w:color="auto"/>
          </w:divBdr>
        </w:div>
        <w:div w:id="946231177">
          <w:marLeft w:val="480"/>
          <w:marRight w:val="0"/>
          <w:marTop w:val="0"/>
          <w:marBottom w:val="0"/>
          <w:divBdr>
            <w:top w:val="none" w:sz="0" w:space="0" w:color="auto"/>
            <w:left w:val="none" w:sz="0" w:space="0" w:color="auto"/>
            <w:bottom w:val="none" w:sz="0" w:space="0" w:color="auto"/>
            <w:right w:val="none" w:sz="0" w:space="0" w:color="auto"/>
          </w:divBdr>
        </w:div>
        <w:div w:id="975336446">
          <w:marLeft w:val="480"/>
          <w:marRight w:val="0"/>
          <w:marTop w:val="0"/>
          <w:marBottom w:val="0"/>
          <w:divBdr>
            <w:top w:val="none" w:sz="0" w:space="0" w:color="auto"/>
            <w:left w:val="none" w:sz="0" w:space="0" w:color="auto"/>
            <w:bottom w:val="none" w:sz="0" w:space="0" w:color="auto"/>
            <w:right w:val="none" w:sz="0" w:space="0" w:color="auto"/>
          </w:divBdr>
        </w:div>
        <w:div w:id="2147308827">
          <w:marLeft w:val="480"/>
          <w:marRight w:val="0"/>
          <w:marTop w:val="0"/>
          <w:marBottom w:val="0"/>
          <w:divBdr>
            <w:top w:val="none" w:sz="0" w:space="0" w:color="auto"/>
            <w:left w:val="none" w:sz="0" w:space="0" w:color="auto"/>
            <w:bottom w:val="none" w:sz="0" w:space="0" w:color="auto"/>
            <w:right w:val="none" w:sz="0" w:space="0" w:color="auto"/>
          </w:divBdr>
        </w:div>
        <w:div w:id="325207418">
          <w:marLeft w:val="480"/>
          <w:marRight w:val="0"/>
          <w:marTop w:val="0"/>
          <w:marBottom w:val="0"/>
          <w:divBdr>
            <w:top w:val="none" w:sz="0" w:space="0" w:color="auto"/>
            <w:left w:val="none" w:sz="0" w:space="0" w:color="auto"/>
            <w:bottom w:val="none" w:sz="0" w:space="0" w:color="auto"/>
            <w:right w:val="none" w:sz="0" w:space="0" w:color="auto"/>
          </w:divBdr>
        </w:div>
        <w:div w:id="2135560492">
          <w:marLeft w:val="480"/>
          <w:marRight w:val="0"/>
          <w:marTop w:val="0"/>
          <w:marBottom w:val="0"/>
          <w:divBdr>
            <w:top w:val="none" w:sz="0" w:space="0" w:color="auto"/>
            <w:left w:val="none" w:sz="0" w:space="0" w:color="auto"/>
            <w:bottom w:val="none" w:sz="0" w:space="0" w:color="auto"/>
            <w:right w:val="none" w:sz="0" w:space="0" w:color="auto"/>
          </w:divBdr>
        </w:div>
        <w:div w:id="1447579017">
          <w:marLeft w:val="480"/>
          <w:marRight w:val="0"/>
          <w:marTop w:val="0"/>
          <w:marBottom w:val="0"/>
          <w:divBdr>
            <w:top w:val="none" w:sz="0" w:space="0" w:color="auto"/>
            <w:left w:val="none" w:sz="0" w:space="0" w:color="auto"/>
            <w:bottom w:val="none" w:sz="0" w:space="0" w:color="auto"/>
            <w:right w:val="none" w:sz="0" w:space="0" w:color="auto"/>
          </w:divBdr>
        </w:div>
        <w:div w:id="478811302">
          <w:marLeft w:val="480"/>
          <w:marRight w:val="0"/>
          <w:marTop w:val="0"/>
          <w:marBottom w:val="0"/>
          <w:divBdr>
            <w:top w:val="none" w:sz="0" w:space="0" w:color="auto"/>
            <w:left w:val="none" w:sz="0" w:space="0" w:color="auto"/>
            <w:bottom w:val="none" w:sz="0" w:space="0" w:color="auto"/>
            <w:right w:val="none" w:sz="0" w:space="0" w:color="auto"/>
          </w:divBdr>
        </w:div>
        <w:div w:id="975450617">
          <w:marLeft w:val="480"/>
          <w:marRight w:val="0"/>
          <w:marTop w:val="0"/>
          <w:marBottom w:val="0"/>
          <w:divBdr>
            <w:top w:val="none" w:sz="0" w:space="0" w:color="auto"/>
            <w:left w:val="none" w:sz="0" w:space="0" w:color="auto"/>
            <w:bottom w:val="none" w:sz="0" w:space="0" w:color="auto"/>
            <w:right w:val="none" w:sz="0" w:space="0" w:color="auto"/>
          </w:divBdr>
        </w:div>
        <w:div w:id="1195077089">
          <w:marLeft w:val="480"/>
          <w:marRight w:val="0"/>
          <w:marTop w:val="0"/>
          <w:marBottom w:val="0"/>
          <w:divBdr>
            <w:top w:val="none" w:sz="0" w:space="0" w:color="auto"/>
            <w:left w:val="none" w:sz="0" w:space="0" w:color="auto"/>
            <w:bottom w:val="none" w:sz="0" w:space="0" w:color="auto"/>
            <w:right w:val="none" w:sz="0" w:space="0" w:color="auto"/>
          </w:divBdr>
        </w:div>
      </w:divsChild>
    </w:div>
    <w:div w:id="1752386709">
      <w:bodyDiv w:val="1"/>
      <w:marLeft w:val="0"/>
      <w:marRight w:val="0"/>
      <w:marTop w:val="0"/>
      <w:marBottom w:val="0"/>
      <w:divBdr>
        <w:top w:val="none" w:sz="0" w:space="0" w:color="auto"/>
        <w:left w:val="none" w:sz="0" w:space="0" w:color="auto"/>
        <w:bottom w:val="none" w:sz="0" w:space="0" w:color="auto"/>
        <w:right w:val="none" w:sz="0" w:space="0" w:color="auto"/>
      </w:divBdr>
    </w:div>
    <w:div w:id="1766920243">
      <w:bodyDiv w:val="1"/>
      <w:marLeft w:val="0"/>
      <w:marRight w:val="0"/>
      <w:marTop w:val="0"/>
      <w:marBottom w:val="0"/>
      <w:divBdr>
        <w:top w:val="none" w:sz="0" w:space="0" w:color="auto"/>
        <w:left w:val="none" w:sz="0" w:space="0" w:color="auto"/>
        <w:bottom w:val="none" w:sz="0" w:space="0" w:color="auto"/>
        <w:right w:val="none" w:sz="0" w:space="0" w:color="auto"/>
      </w:divBdr>
    </w:div>
    <w:div w:id="1776054658">
      <w:bodyDiv w:val="1"/>
      <w:marLeft w:val="0"/>
      <w:marRight w:val="0"/>
      <w:marTop w:val="0"/>
      <w:marBottom w:val="0"/>
      <w:divBdr>
        <w:top w:val="none" w:sz="0" w:space="0" w:color="auto"/>
        <w:left w:val="none" w:sz="0" w:space="0" w:color="auto"/>
        <w:bottom w:val="none" w:sz="0" w:space="0" w:color="auto"/>
        <w:right w:val="none" w:sz="0" w:space="0" w:color="auto"/>
      </w:divBdr>
    </w:div>
    <w:div w:id="1777559933">
      <w:bodyDiv w:val="1"/>
      <w:marLeft w:val="0"/>
      <w:marRight w:val="0"/>
      <w:marTop w:val="0"/>
      <w:marBottom w:val="0"/>
      <w:divBdr>
        <w:top w:val="none" w:sz="0" w:space="0" w:color="auto"/>
        <w:left w:val="none" w:sz="0" w:space="0" w:color="auto"/>
        <w:bottom w:val="none" w:sz="0" w:space="0" w:color="auto"/>
        <w:right w:val="none" w:sz="0" w:space="0" w:color="auto"/>
      </w:divBdr>
    </w:div>
    <w:div w:id="1794055198">
      <w:bodyDiv w:val="1"/>
      <w:marLeft w:val="0"/>
      <w:marRight w:val="0"/>
      <w:marTop w:val="0"/>
      <w:marBottom w:val="0"/>
      <w:divBdr>
        <w:top w:val="none" w:sz="0" w:space="0" w:color="auto"/>
        <w:left w:val="none" w:sz="0" w:space="0" w:color="auto"/>
        <w:bottom w:val="none" w:sz="0" w:space="0" w:color="auto"/>
        <w:right w:val="none" w:sz="0" w:space="0" w:color="auto"/>
      </w:divBdr>
    </w:div>
    <w:div w:id="1798641394">
      <w:bodyDiv w:val="1"/>
      <w:marLeft w:val="0"/>
      <w:marRight w:val="0"/>
      <w:marTop w:val="0"/>
      <w:marBottom w:val="0"/>
      <w:divBdr>
        <w:top w:val="none" w:sz="0" w:space="0" w:color="auto"/>
        <w:left w:val="none" w:sz="0" w:space="0" w:color="auto"/>
        <w:bottom w:val="none" w:sz="0" w:space="0" w:color="auto"/>
        <w:right w:val="none" w:sz="0" w:space="0" w:color="auto"/>
      </w:divBdr>
    </w:div>
    <w:div w:id="1804695295">
      <w:bodyDiv w:val="1"/>
      <w:marLeft w:val="0"/>
      <w:marRight w:val="0"/>
      <w:marTop w:val="0"/>
      <w:marBottom w:val="0"/>
      <w:divBdr>
        <w:top w:val="none" w:sz="0" w:space="0" w:color="auto"/>
        <w:left w:val="none" w:sz="0" w:space="0" w:color="auto"/>
        <w:bottom w:val="none" w:sz="0" w:space="0" w:color="auto"/>
        <w:right w:val="none" w:sz="0" w:space="0" w:color="auto"/>
      </w:divBdr>
    </w:div>
    <w:div w:id="1820491773">
      <w:bodyDiv w:val="1"/>
      <w:marLeft w:val="0"/>
      <w:marRight w:val="0"/>
      <w:marTop w:val="0"/>
      <w:marBottom w:val="0"/>
      <w:divBdr>
        <w:top w:val="none" w:sz="0" w:space="0" w:color="auto"/>
        <w:left w:val="none" w:sz="0" w:space="0" w:color="auto"/>
        <w:bottom w:val="none" w:sz="0" w:space="0" w:color="auto"/>
        <w:right w:val="none" w:sz="0" w:space="0" w:color="auto"/>
      </w:divBdr>
    </w:div>
    <w:div w:id="1823041002">
      <w:bodyDiv w:val="1"/>
      <w:marLeft w:val="0"/>
      <w:marRight w:val="0"/>
      <w:marTop w:val="0"/>
      <w:marBottom w:val="0"/>
      <w:divBdr>
        <w:top w:val="none" w:sz="0" w:space="0" w:color="auto"/>
        <w:left w:val="none" w:sz="0" w:space="0" w:color="auto"/>
        <w:bottom w:val="none" w:sz="0" w:space="0" w:color="auto"/>
        <w:right w:val="none" w:sz="0" w:space="0" w:color="auto"/>
      </w:divBdr>
    </w:div>
    <w:div w:id="1837066428">
      <w:bodyDiv w:val="1"/>
      <w:marLeft w:val="0"/>
      <w:marRight w:val="0"/>
      <w:marTop w:val="0"/>
      <w:marBottom w:val="0"/>
      <w:divBdr>
        <w:top w:val="none" w:sz="0" w:space="0" w:color="auto"/>
        <w:left w:val="none" w:sz="0" w:space="0" w:color="auto"/>
        <w:bottom w:val="none" w:sz="0" w:space="0" w:color="auto"/>
        <w:right w:val="none" w:sz="0" w:space="0" w:color="auto"/>
      </w:divBdr>
    </w:div>
    <w:div w:id="1841237942">
      <w:bodyDiv w:val="1"/>
      <w:marLeft w:val="0"/>
      <w:marRight w:val="0"/>
      <w:marTop w:val="0"/>
      <w:marBottom w:val="0"/>
      <w:divBdr>
        <w:top w:val="none" w:sz="0" w:space="0" w:color="auto"/>
        <w:left w:val="none" w:sz="0" w:space="0" w:color="auto"/>
        <w:bottom w:val="none" w:sz="0" w:space="0" w:color="auto"/>
        <w:right w:val="none" w:sz="0" w:space="0" w:color="auto"/>
      </w:divBdr>
    </w:div>
    <w:div w:id="1847787598">
      <w:bodyDiv w:val="1"/>
      <w:marLeft w:val="0"/>
      <w:marRight w:val="0"/>
      <w:marTop w:val="0"/>
      <w:marBottom w:val="0"/>
      <w:divBdr>
        <w:top w:val="none" w:sz="0" w:space="0" w:color="auto"/>
        <w:left w:val="none" w:sz="0" w:space="0" w:color="auto"/>
        <w:bottom w:val="none" w:sz="0" w:space="0" w:color="auto"/>
        <w:right w:val="none" w:sz="0" w:space="0" w:color="auto"/>
      </w:divBdr>
    </w:div>
    <w:div w:id="1849130266">
      <w:bodyDiv w:val="1"/>
      <w:marLeft w:val="0"/>
      <w:marRight w:val="0"/>
      <w:marTop w:val="0"/>
      <w:marBottom w:val="0"/>
      <w:divBdr>
        <w:top w:val="none" w:sz="0" w:space="0" w:color="auto"/>
        <w:left w:val="none" w:sz="0" w:space="0" w:color="auto"/>
        <w:bottom w:val="none" w:sz="0" w:space="0" w:color="auto"/>
        <w:right w:val="none" w:sz="0" w:space="0" w:color="auto"/>
      </w:divBdr>
    </w:div>
    <w:div w:id="1858035545">
      <w:bodyDiv w:val="1"/>
      <w:marLeft w:val="0"/>
      <w:marRight w:val="0"/>
      <w:marTop w:val="0"/>
      <w:marBottom w:val="0"/>
      <w:divBdr>
        <w:top w:val="none" w:sz="0" w:space="0" w:color="auto"/>
        <w:left w:val="none" w:sz="0" w:space="0" w:color="auto"/>
        <w:bottom w:val="none" w:sz="0" w:space="0" w:color="auto"/>
        <w:right w:val="none" w:sz="0" w:space="0" w:color="auto"/>
      </w:divBdr>
      <w:divsChild>
        <w:div w:id="2028096492">
          <w:marLeft w:val="480"/>
          <w:marRight w:val="0"/>
          <w:marTop w:val="0"/>
          <w:marBottom w:val="0"/>
          <w:divBdr>
            <w:top w:val="none" w:sz="0" w:space="0" w:color="auto"/>
            <w:left w:val="none" w:sz="0" w:space="0" w:color="auto"/>
            <w:bottom w:val="none" w:sz="0" w:space="0" w:color="auto"/>
            <w:right w:val="none" w:sz="0" w:space="0" w:color="auto"/>
          </w:divBdr>
        </w:div>
        <w:div w:id="803157406">
          <w:marLeft w:val="480"/>
          <w:marRight w:val="0"/>
          <w:marTop w:val="0"/>
          <w:marBottom w:val="0"/>
          <w:divBdr>
            <w:top w:val="none" w:sz="0" w:space="0" w:color="auto"/>
            <w:left w:val="none" w:sz="0" w:space="0" w:color="auto"/>
            <w:bottom w:val="none" w:sz="0" w:space="0" w:color="auto"/>
            <w:right w:val="none" w:sz="0" w:space="0" w:color="auto"/>
          </w:divBdr>
        </w:div>
        <w:div w:id="2109497313">
          <w:marLeft w:val="480"/>
          <w:marRight w:val="0"/>
          <w:marTop w:val="0"/>
          <w:marBottom w:val="0"/>
          <w:divBdr>
            <w:top w:val="none" w:sz="0" w:space="0" w:color="auto"/>
            <w:left w:val="none" w:sz="0" w:space="0" w:color="auto"/>
            <w:bottom w:val="none" w:sz="0" w:space="0" w:color="auto"/>
            <w:right w:val="none" w:sz="0" w:space="0" w:color="auto"/>
          </w:divBdr>
        </w:div>
        <w:div w:id="1429161127">
          <w:marLeft w:val="480"/>
          <w:marRight w:val="0"/>
          <w:marTop w:val="0"/>
          <w:marBottom w:val="0"/>
          <w:divBdr>
            <w:top w:val="none" w:sz="0" w:space="0" w:color="auto"/>
            <w:left w:val="none" w:sz="0" w:space="0" w:color="auto"/>
            <w:bottom w:val="none" w:sz="0" w:space="0" w:color="auto"/>
            <w:right w:val="none" w:sz="0" w:space="0" w:color="auto"/>
          </w:divBdr>
        </w:div>
        <w:div w:id="1678730688">
          <w:marLeft w:val="480"/>
          <w:marRight w:val="0"/>
          <w:marTop w:val="0"/>
          <w:marBottom w:val="0"/>
          <w:divBdr>
            <w:top w:val="none" w:sz="0" w:space="0" w:color="auto"/>
            <w:left w:val="none" w:sz="0" w:space="0" w:color="auto"/>
            <w:bottom w:val="none" w:sz="0" w:space="0" w:color="auto"/>
            <w:right w:val="none" w:sz="0" w:space="0" w:color="auto"/>
          </w:divBdr>
        </w:div>
        <w:div w:id="780152398">
          <w:marLeft w:val="480"/>
          <w:marRight w:val="0"/>
          <w:marTop w:val="0"/>
          <w:marBottom w:val="0"/>
          <w:divBdr>
            <w:top w:val="none" w:sz="0" w:space="0" w:color="auto"/>
            <w:left w:val="none" w:sz="0" w:space="0" w:color="auto"/>
            <w:bottom w:val="none" w:sz="0" w:space="0" w:color="auto"/>
            <w:right w:val="none" w:sz="0" w:space="0" w:color="auto"/>
          </w:divBdr>
        </w:div>
        <w:div w:id="101649394">
          <w:marLeft w:val="480"/>
          <w:marRight w:val="0"/>
          <w:marTop w:val="0"/>
          <w:marBottom w:val="0"/>
          <w:divBdr>
            <w:top w:val="none" w:sz="0" w:space="0" w:color="auto"/>
            <w:left w:val="none" w:sz="0" w:space="0" w:color="auto"/>
            <w:bottom w:val="none" w:sz="0" w:space="0" w:color="auto"/>
            <w:right w:val="none" w:sz="0" w:space="0" w:color="auto"/>
          </w:divBdr>
        </w:div>
        <w:div w:id="1201553447">
          <w:marLeft w:val="480"/>
          <w:marRight w:val="0"/>
          <w:marTop w:val="0"/>
          <w:marBottom w:val="0"/>
          <w:divBdr>
            <w:top w:val="none" w:sz="0" w:space="0" w:color="auto"/>
            <w:left w:val="none" w:sz="0" w:space="0" w:color="auto"/>
            <w:bottom w:val="none" w:sz="0" w:space="0" w:color="auto"/>
            <w:right w:val="none" w:sz="0" w:space="0" w:color="auto"/>
          </w:divBdr>
        </w:div>
        <w:div w:id="872692601">
          <w:marLeft w:val="480"/>
          <w:marRight w:val="0"/>
          <w:marTop w:val="0"/>
          <w:marBottom w:val="0"/>
          <w:divBdr>
            <w:top w:val="none" w:sz="0" w:space="0" w:color="auto"/>
            <w:left w:val="none" w:sz="0" w:space="0" w:color="auto"/>
            <w:bottom w:val="none" w:sz="0" w:space="0" w:color="auto"/>
            <w:right w:val="none" w:sz="0" w:space="0" w:color="auto"/>
          </w:divBdr>
        </w:div>
        <w:div w:id="536621481">
          <w:marLeft w:val="480"/>
          <w:marRight w:val="0"/>
          <w:marTop w:val="0"/>
          <w:marBottom w:val="0"/>
          <w:divBdr>
            <w:top w:val="none" w:sz="0" w:space="0" w:color="auto"/>
            <w:left w:val="none" w:sz="0" w:space="0" w:color="auto"/>
            <w:bottom w:val="none" w:sz="0" w:space="0" w:color="auto"/>
            <w:right w:val="none" w:sz="0" w:space="0" w:color="auto"/>
          </w:divBdr>
        </w:div>
        <w:div w:id="999701435">
          <w:marLeft w:val="480"/>
          <w:marRight w:val="0"/>
          <w:marTop w:val="0"/>
          <w:marBottom w:val="0"/>
          <w:divBdr>
            <w:top w:val="none" w:sz="0" w:space="0" w:color="auto"/>
            <w:left w:val="none" w:sz="0" w:space="0" w:color="auto"/>
            <w:bottom w:val="none" w:sz="0" w:space="0" w:color="auto"/>
            <w:right w:val="none" w:sz="0" w:space="0" w:color="auto"/>
          </w:divBdr>
        </w:div>
        <w:div w:id="425266749">
          <w:marLeft w:val="480"/>
          <w:marRight w:val="0"/>
          <w:marTop w:val="0"/>
          <w:marBottom w:val="0"/>
          <w:divBdr>
            <w:top w:val="none" w:sz="0" w:space="0" w:color="auto"/>
            <w:left w:val="none" w:sz="0" w:space="0" w:color="auto"/>
            <w:bottom w:val="none" w:sz="0" w:space="0" w:color="auto"/>
            <w:right w:val="none" w:sz="0" w:space="0" w:color="auto"/>
          </w:divBdr>
        </w:div>
        <w:div w:id="1460878366">
          <w:marLeft w:val="480"/>
          <w:marRight w:val="0"/>
          <w:marTop w:val="0"/>
          <w:marBottom w:val="0"/>
          <w:divBdr>
            <w:top w:val="none" w:sz="0" w:space="0" w:color="auto"/>
            <w:left w:val="none" w:sz="0" w:space="0" w:color="auto"/>
            <w:bottom w:val="none" w:sz="0" w:space="0" w:color="auto"/>
            <w:right w:val="none" w:sz="0" w:space="0" w:color="auto"/>
          </w:divBdr>
        </w:div>
        <w:div w:id="1730416789">
          <w:marLeft w:val="480"/>
          <w:marRight w:val="0"/>
          <w:marTop w:val="0"/>
          <w:marBottom w:val="0"/>
          <w:divBdr>
            <w:top w:val="none" w:sz="0" w:space="0" w:color="auto"/>
            <w:left w:val="none" w:sz="0" w:space="0" w:color="auto"/>
            <w:bottom w:val="none" w:sz="0" w:space="0" w:color="auto"/>
            <w:right w:val="none" w:sz="0" w:space="0" w:color="auto"/>
          </w:divBdr>
        </w:div>
        <w:div w:id="1059476027">
          <w:marLeft w:val="480"/>
          <w:marRight w:val="0"/>
          <w:marTop w:val="0"/>
          <w:marBottom w:val="0"/>
          <w:divBdr>
            <w:top w:val="none" w:sz="0" w:space="0" w:color="auto"/>
            <w:left w:val="none" w:sz="0" w:space="0" w:color="auto"/>
            <w:bottom w:val="none" w:sz="0" w:space="0" w:color="auto"/>
            <w:right w:val="none" w:sz="0" w:space="0" w:color="auto"/>
          </w:divBdr>
        </w:div>
        <w:div w:id="1094738699">
          <w:marLeft w:val="480"/>
          <w:marRight w:val="0"/>
          <w:marTop w:val="0"/>
          <w:marBottom w:val="0"/>
          <w:divBdr>
            <w:top w:val="none" w:sz="0" w:space="0" w:color="auto"/>
            <w:left w:val="none" w:sz="0" w:space="0" w:color="auto"/>
            <w:bottom w:val="none" w:sz="0" w:space="0" w:color="auto"/>
            <w:right w:val="none" w:sz="0" w:space="0" w:color="auto"/>
          </w:divBdr>
        </w:div>
        <w:div w:id="946932221">
          <w:marLeft w:val="480"/>
          <w:marRight w:val="0"/>
          <w:marTop w:val="0"/>
          <w:marBottom w:val="0"/>
          <w:divBdr>
            <w:top w:val="none" w:sz="0" w:space="0" w:color="auto"/>
            <w:left w:val="none" w:sz="0" w:space="0" w:color="auto"/>
            <w:bottom w:val="none" w:sz="0" w:space="0" w:color="auto"/>
            <w:right w:val="none" w:sz="0" w:space="0" w:color="auto"/>
          </w:divBdr>
        </w:div>
        <w:div w:id="753554539">
          <w:marLeft w:val="480"/>
          <w:marRight w:val="0"/>
          <w:marTop w:val="0"/>
          <w:marBottom w:val="0"/>
          <w:divBdr>
            <w:top w:val="none" w:sz="0" w:space="0" w:color="auto"/>
            <w:left w:val="none" w:sz="0" w:space="0" w:color="auto"/>
            <w:bottom w:val="none" w:sz="0" w:space="0" w:color="auto"/>
            <w:right w:val="none" w:sz="0" w:space="0" w:color="auto"/>
          </w:divBdr>
        </w:div>
        <w:div w:id="1067611532">
          <w:marLeft w:val="480"/>
          <w:marRight w:val="0"/>
          <w:marTop w:val="0"/>
          <w:marBottom w:val="0"/>
          <w:divBdr>
            <w:top w:val="none" w:sz="0" w:space="0" w:color="auto"/>
            <w:left w:val="none" w:sz="0" w:space="0" w:color="auto"/>
            <w:bottom w:val="none" w:sz="0" w:space="0" w:color="auto"/>
            <w:right w:val="none" w:sz="0" w:space="0" w:color="auto"/>
          </w:divBdr>
        </w:div>
        <w:div w:id="952401452">
          <w:marLeft w:val="480"/>
          <w:marRight w:val="0"/>
          <w:marTop w:val="0"/>
          <w:marBottom w:val="0"/>
          <w:divBdr>
            <w:top w:val="none" w:sz="0" w:space="0" w:color="auto"/>
            <w:left w:val="none" w:sz="0" w:space="0" w:color="auto"/>
            <w:bottom w:val="none" w:sz="0" w:space="0" w:color="auto"/>
            <w:right w:val="none" w:sz="0" w:space="0" w:color="auto"/>
          </w:divBdr>
        </w:div>
        <w:div w:id="163597308">
          <w:marLeft w:val="480"/>
          <w:marRight w:val="0"/>
          <w:marTop w:val="0"/>
          <w:marBottom w:val="0"/>
          <w:divBdr>
            <w:top w:val="none" w:sz="0" w:space="0" w:color="auto"/>
            <w:left w:val="none" w:sz="0" w:space="0" w:color="auto"/>
            <w:bottom w:val="none" w:sz="0" w:space="0" w:color="auto"/>
            <w:right w:val="none" w:sz="0" w:space="0" w:color="auto"/>
          </w:divBdr>
        </w:div>
        <w:div w:id="809638879">
          <w:marLeft w:val="480"/>
          <w:marRight w:val="0"/>
          <w:marTop w:val="0"/>
          <w:marBottom w:val="0"/>
          <w:divBdr>
            <w:top w:val="none" w:sz="0" w:space="0" w:color="auto"/>
            <w:left w:val="none" w:sz="0" w:space="0" w:color="auto"/>
            <w:bottom w:val="none" w:sz="0" w:space="0" w:color="auto"/>
            <w:right w:val="none" w:sz="0" w:space="0" w:color="auto"/>
          </w:divBdr>
        </w:div>
        <w:div w:id="1517580332">
          <w:marLeft w:val="480"/>
          <w:marRight w:val="0"/>
          <w:marTop w:val="0"/>
          <w:marBottom w:val="0"/>
          <w:divBdr>
            <w:top w:val="none" w:sz="0" w:space="0" w:color="auto"/>
            <w:left w:val="none" w:sz="0" w:space="0" w:color="auto"/>
            <w:bottom w:val="none" w:sz="0" w:space="0" w:color="auto"/>
            <w:right w:val="none" w:sz="0" w:space="0" w:color="auto"/>
          </w:divBdr>
        </w:div>
        <w:div w:id="1784298090">
          <w:marLeft w:val="480"/>
          <w:marRight w:val="0"/>
          <w:marTop w:val="0"/>
          <w:marBottom w:val="0"/>
          <w:divBdr>
            <w:top w:val="none" w:sz="0" w:space="0" w:color="auto"/>
            <w:left w:val="none" w:sz="0" w:space="0" w:color="auto"/>
            <w:bottom w:val="none" w:sz="0" w:space="0" w:color="auto"/>
            <w:right w:val="none" w:sz="0" w:space="0" w:color="auto"/>
          </w:divBdr>
        </w:div>
        <w:div w:id="2073498046">
          <w:marLeft w:val="480"/>
          <w:marRight w:val="0"/>
          <w:marTop w:val="0"/>
          <w:marBottom w:val="0"/>
          <w:divBdr>
            <w:top w:val="none" w:sz="0" w:space="0" w:color="auto"/>
            <w:left w:val="none" w:sz="0" w:space="0" w:color="auto"/>
            <w:bottom w:val="none" w:sz="0" w:space="0" w:color="auto"/>
            <w:right w:val="none" w:sz="0" w:space="0" w:color="auto"/>
          </w:divBdr>
        </w:div>
        <w:div w:id="949316017">
          <w:marLeft w:val="480"/>
          <w:marRight w:val="0"/>
          <w:marTop w:val="0"/>
          <w:marBottom w:val="0"/>
          <w:divBdr>
            <w:top w:val="none" w:sz="0" w:space="0" w:color="auto"/>
            <w:left w:val="none" w:sz="0" w:space="0" w:color="auto"/>
            <w:bottom w:val="none" w:sz="0" w:space="0" w:color="auto"/>
            <w:right w:val="none" w:sz="0" w:space="0" w:color="auto"/>
          </w:divBdr>
        </w:div>
        <w:div w:id="1581791967">
          <w:marLeft w:val="480"/>
          <w:marRight w:val="0"/>
          <w:marTop w:val="0"/>
          <w:marBottom w:val="0"/>
          <w:divBdr>
            <w:top w:val="none" w:sz="0" w:space="0" w:color="auto"/>
            <w:left w:val="none" w:sz="0" w:space="0" w:color="auto"/>
            <w:bottom w:val="none" w:sz="0" w:space="0" w:color="auto"/>
            <w:right w:val="none" w:sz="0" w:space="0" w:color="auto"/>
          </w:divBdr>
        </w:div>
        <w:div w:id="417289557">
          <w:marLeft w:val="480"/>
          <w:marRight w:val="0"/>
          <w:marTop w:val="0"/>
          <w:marBottom w:val="0"/>
          <w:divBdr>
            <w:top w:val="none" w:sz="0" w:space="0" w:color="auto"/>
            <w:left w:val="none" w:sz="0" w:space="0" w:color="auto"/>
            <w:bottom w:val="none" w:sz="0" w:space="0" w:color="auto"/>
            <w:right w:val="none" w:sz="0" w:space="0" w:color="auto"/>
          </w:divBdr>
        </w:div>
        <w:div w:id="977537734">
          <w:marLeft w:val="480"/>
          <w:marRight w:val="0"/>
          <w:marTop w:val="0"/>
          <w:marBottom w:val="0"/>
          <w:divBdr>
            <w:top w:val="none" w:sz="0" w:space="0" w:color="auto"/>
            <w:left w:val="none" w:sz="0" w:space="0" w:color="auto"/>
            <w:bottom w:val="none" w:sz="0" w:space="0" w:color="auto"/>
            <w:right w:val="none" w:sz="0" w:space="0" w:color="auto"/>
          </w:divBdr>
        </w:div>
        <w:div w:id="1630623210">
          <w:marLeft w:val="480"/>
          <w:marRight w:val="0"/>
          <w:marTop w:val="0"/>
          <w:marBottom w:val="0"/>
          <w:divBdr>
            <w:top w:val="none" w:sz="0" w:space="0" w:color="auto"/>
            <w:left w:val="none" w:sz="0" w:space="0" w:color="auto"/>
            <w:bottom w:val="none" w:sz="0" w:space="0" w:color="auto"/>
            <w:right w:val="none" w:sz="0" w:space="0" w:color="auto"/>
          </w:divBdr>
        </w:div>
        <w:div w:id="80762825">
          <w:marLeft w:val="480"/>
          <w:marRight w:val="0"/>
          <w:marTop w:val="0"/>
          <w:marBottom w:val="0"/>
          <w:divBdr>
            <w:top w:val="none" w:sz="0" w:space="0" w:color="auto"/>
            <w:left w:val="none" w:sz="0" w:space="0" w:color="auto"/>
            <w:bottom w:val="none" w:sz="0" w:space="0" w:color="auto"/>
            <w:right w:val="none" w:sz="0" w:space="0" w:color="auto"/>
          </w:divBdr>
        </w:div>
        <w:div w:id="1347748729">
          <w:marLeft w:val="480"/>
          <w:marRight w:val="0"/>
          <w:marTop w:val="0"/>
          <w:marBottom w:val="0"/>
          <w:divBdr>
            <w:top w:val="none" w:sz="0" w:space="0" w:color="auto"/>
            <w:left w:val="none" w:sz="0" w:space="0" w:color="auto"/>
            <w:bottom w:val="none" w:sz="0" w:space="0" w:color="auto"/>
            <w:right w:val="none" w:sz="0" w:space="0" w:color="auto"/>
          </w:divBdr>
        </w:div>
        <w:div w:id="1252355408">
          <w:marLeft w:val="480"/>
          <w:marRight w:val="0"/>
          <w:marTop w:val="0"/>
          <w:marBottom w:val="0"/>
          <w:divBdr>
            <w:top w:val="none" w:sz="0" w:space="0" w:color="auto"/>
            <w:left w:val="none" w:sz="0" w:space="0" w:color="auto"/>
            <w:bottom w:val="none" w:sz="0" w:space="0" w:color="auto"/>
            <w:right w:val="none" w:sz="0" w:space="0" w:color="auto"/>
          </w:divBdr>
        </w:div>
        <w:div w:id="746540881">
          <w:marLeft w:val="480"/>
          <w:marRight w:val="0"/>
          <w:marTop w:val="0"/>
          <w:marBottom w:val="0"/>
          <w:divBdr>
            <w:top w:val="none" w:sz="0" w:space="0" w:color="auto"/>
            <w:left w:val="none" w:sz="0" w:space="0" w:color="auto"/>
            <w:bottom w:val="none" w:sz="0" w:space="0" w:color="auto"/>
            <w:right w:val="none" w:sz="0" w:space="0" w:color="auto"/>
          </w:divBdr>
        </w:div>
        <w:div w:id="1790665562">
          <w:marLeft w:val="480"/>
          <w:marRight w:val="0"/>
          <w:marTop w:val="0"/>
          <w:marBottom w:val="0"/>
          <w:divBdr>
            <w:top w:val="none" w:sz="0" w:space="0" w:color="auto"/>
            <w:left w:val="none" w:sz="0" w:space="0" w:color="auto"/>
            <w:bottom w:val="none" w:sz="0" w:space="0" w:color="auto"/>
            <w:right w:val="none" w:sz="0" w:space="0" w:color="auto"/>
          </w:divBdr>
        </w:div>
        <w:div w:id="173957369">
          <w:marLeft w:val="480"/>
          <w:marRight w:val="0"/>
          <w:marTop w:val="0"/>
          <w:marBottom w:val="0"/>
          <w:divBdr>
            <w:top w:val="none" w:sz="0" w:space="0" w:color="auto"/>
            <w:left w:val="none" w:sz="0" w:space="0" w:color="auto"/>
            <w:bottom w:val="none" w:sz="0" w:space="0" w:color="auto"/>
            <w:right w:val="none" w:sz="0" w:space="0" w:color="auto"/>
          </w:divBdr>
        </w:div>
        <w:div w:id="1240363961">
          <w:marLeft w:val="480"/>
          <w:marRight w:val="0"/>
          <w:marTop w:val="0"/>
          <w:marBottom w:val="0"/>
          <w:divBdr>
            <w:top w:val="none" w:sz="0" w:space="0" w:color="auto"/>
            <w:left w:val="none" w:sz="0" w:space="0" w:color="auto"/>
            <w:bottom w:val="none" w:sz="0" w:space="0" w:color="auto"/>
            <w:right w:val="none" w:sz="0" w:space="0" w:color="auto"/>
          </w:divBdr>
        </w:div>
        <w:div w:id="416053069">
          <w:marLeft w:val="480"/>
          <w:marRight w:val="0"/>
          <w:marTop w:val="0"/>
          <w:marBottom w:val="0"/>
          <w:divBdr>
            <w:top w:val="none" w:sz="0" w:space="0" w:color="auto"/>
            <w:left w:val="none" w:sz="0" w:space="0" w:color="auto"/>
            <w:bottom w:val="none" w:sz="0" w:space="0" w:color="auto"/>
            <w:right w:val="none" w:sz="0" w:space="0" w:color="auto"/>
          </w:divBdr>
        </w:div>
        <w:div w:id="2125341370">
          <w:marLeft w:val="480"/>
          <w:marRight w:val="0"/>
          <w:marTop w:val="0"/>
          <w:marBottom w:val="0"/>
          <w:divBdr>
            <w:top w:val="none" w:sz="0" w:space="0" w:color="auto"/>
            <w:left w:val="none" w:sz="0" w:space="0" w:color="auto"/>
            <w:bottom w:val="none" w:sz="0" w:space="0" w:color="auto"/>
            <w:right w:val="none" w:sz="0" w:space="0" w:color="auto"/>
          </w:divBdr>
        </w:div>
        <w:div w:id="1443300774">
          <w:marLeft w:val="480"/>
          <w:marRight w:val="0"/>
          <w:marTop w:val="0"/>
          <w:marBottom w:val="0"/>
          <w:divBdr>
            <w:top w:val="none" w:sz="0" w:space="0" w:color="auto"/>
            <w:left w:val="none" w:sz="0" w:space="0" w:color="auto"/>
            <w:bottom w:val="none" w:sz="0" w:space="0" w:color="auto"/>
            <w:right w:val="none" w:sz="0" w:space="0" w:color="auto"/>
          </w:divBdr>
        </w:div>
        <w:div w:id="838538456">
          <w:marLeft w:val="480"/>
          <w:marRight w:val="0"/>
          <w:marTop w:val="0"/>
          <w:marBottom w:val="0"/>
          <w:divBdr>
            <w:top w:val="none" w:sz="0" w:space="0" w:color="auto"/>
            <w:left w:val="none" w:sz="0" w:space="0" w:color="auto"/>
            <w:bottom w:val="none" w:sz="0" w:space="0" w:color="auto"/>
            <w:right w:val="none" w:sz="0" w:space="0" w:color="auto"/>
          </w:divBdr>
        </w:div>
        <w:div w:id="1084186513">
          <w:marLeft w:val="480"/>
          <w:marRight w:val="0"/>
          <w:marTop w:val="0"/>
          <w:marBottom w:val="0"/>
          <w:divBdr>
            <w:top w:val="none" w:sz="0" w:space="0" w:color="auto"/>
            <w:left w:val="none" w:sz="0" w:space="0" w:color="auto"/>
            <w:bottom w:val="none" w:sz="0" w:space="0" w:color="auto"/>
            <w:right w:val="none" w:sz="0" w:space="0" w:color="auto"/>
          </w:divBdr>
        </w:div>
        <w:div w:id="1475100415">
          <w:marLeft w:val="480"/>
          <w:marRight w:val="0"/>
          <w:marTop w:val="0"/>
          <w:marBottom w:val="0"/>
          <w:divBdr>
            <w:top w:val="none" w:sz="0" w:space="0" w:color="auto"/>
            <w:left w:val="none" w:sz="0" w:space="0" w:color="auto"/>
            <w:bottom w:val="none" w:sz="0" w:space="0" w:color="auto"/>
            <w:right w:val="none" w:sz="0" w:space="0" w:color="auto"/>
          </w:divBdr>
        </w:div>
        <w:div w:id="1454249324">
          <w:marLeft w:val="480"/>
          <w:marRight w:val="0"/>
          <w:marTop w:val="0"/>
          <w:marBottom w:val="0"/>
          <w:divBdr>
            <w:top w:val="none" w:sz="0" w:space="0" w:color="auto"/>
            <w:left w:val="none" w:sz="0" w:space="0" w:color="auto"/>
            <w:bottom w:val="none" w:sz="0" w:space="0" w:color="auto"/>
            <w:right w:val="none" w:sz="0" w:space="0" w:color="auto"/>
          </w:divBdr>
        </w:div>
        <w:div w:id="1521747596">
          <w:marLeft w:val="480"/>
          <w:marRight w:val="0"/>
          <w:marTop w:val="0"/>
          <w:marBottom w:val="0"/>
          <w:divBdr>
            <w:top w:val="none" w:sz="0" w:space="0" w:color="auto"/>
            <w:left w:val="none" w:sz="0" w:space="0" w:color="auto"/>
            <w:bottom w:val="none" w:sz="0" w:space="0" w:color="auto"/>
            <w:right w:val="none" w:sz="0" w:space="0" w:color="auto"/>
          </w:divBdr>
        </w:div>
        <w:div w:id="1029113398">
          <w:marLeft w:val="480"/>
          <w:marRight w:val="0"/>
          <w:marTop w:val="0"/>
          <w:marBottom w:val="0"/>
          <w:divBdr>
            <w:top w:val="none" w:sz="0" w:space="0" w:color="auto"/>
            <w:left w:val="none" w:sz="0" w:space="0" w:color="auto"/>
            <w:bottom w:val="none" w:sz="0" w:space="0" w:color="auto"/>
            <w:right w:val="none" w:sz="0" w:space="0" w:color="auto"/>
          </w:divBdr>
        </w:div>
        <w:div w:id="1102216821">
          <w:marLeft w:val="480"/>
          <w:marRight w:val="0"/>
          <w:marTop w:val="0"/>
          <w:marBottom w:val="0"/>
          <w:divBdr>
            <w:top w:val="none" w:sz="0" w:space="0" w:color="auto"/>
            <w:left w:val="none" w:sz="0" w:space="0" w:color="auto"/>
            <w:bottom w:val="none" w:sz="0" w:space="0" w:color="auto"/>
            <w:right w:val="none" w:sz="0" w:space="0" w:color="auto"/>
          </w:divBdr>
        </w:div>
        <w:div w:id="23409150">
          <w:marLeft w:val="480"/>
          <w:marRight w:val="0"/>
          <w:marTop w:val="0"/>
          <w:marBottom w:val="0"/>
          <w:divBdr>
            <w:top w:val="none" w:sz="0" w:space="0" w:color="auto"/>
            <w:left w:val="none" w:sz="0" w:space="0" w:color="auto"/>
            <w:bottom w:val="none" w:sz="0" w:space="0" w:color="auto"/>
            <w:right w:val="none" w:sz="0" w:space="0" w:color="auto"/>
          </w:divBdr>
        </w:div>
        <w:div w:id="75640411">
          <w:marLeft w:val="480"/>
          <w:marRight w:val="0"/>
          <w:marTop w:val="0"/>
          <w:marBottom w:val="0"/>
          <w:divBdr>
            <w:top w:val="none" w:sz="0" w:space="0" w:color="auto"/>
            <w:left w:val="none" w:sz="0" w:space="0" w:color="auto"/>
            <w:bottom w:val="none" w:sz="0" w:space="0" w:color="auto"/>
            <w:right w:val="none" w:sz="0" w:space="0" w:color="auto"/>
          </w:divBdr>
        </w:div>
        <w:div w:id="2128237849">
          <w:marLeft w:val="480"/>
          <w:marRight w:val="0"/>
          <w:marTop w:val="0"/>
          <w:marBottom w:val="0"/>
          <w:divBdr>
            <w:top w:val="none" w:sz="0" w:space="0" w:color="auto"/>
            <w:left w:val="none" w:sz="0" w:space="0" w:color="auto"/>
            <w:bottom w:val="none" w:sz="0" w:space="0" w:color="auto"/>
            <w:right w:val="none" w:sz="0" w:space="0" w:color="auto"/>
          </w:divBdr>
        </w:div>
        <w:div w:id="1175874775">
          <w:marLeft w:val="480"/>
          <w:marRight w:val="0"/>
          <w:marTop w:val="0"/>
          <w:marBottom w:val="0"/>
          <w:divBdr>
            <w:top w:val="none" w:sz="0" w:space="0" w:color="auto"/>
            <w:left w:val="none" w:sz="0" w:space="0" w:color="auto"/>
            <w:bottom w:val="none" w:sz="0" w:space="0" w:color="auto"/>
            <w:right w:val="none" w:sz="0" w:space="0" w:color="auto"/>
          </w:divBdr>
        </w:div>
        <w:div w:id="158621243">
          <w:marLeft w:val="480"/>
          <w:marRight w:val="0"/>
          <w:marTop w:val="0"/>
          <w:marBottom w:val="0"/>
          <w:divBdr>
            <w:top w:val="none" w:sz="0" w:space="0" w:color="auto"/>
            <w:left w:val="none" w:sz="0" w:space="0" w:color="auto"/>
            <w:bottom w:val="none" w:sz="0" w:space="0" w:color="auto"/>
            <w:right w:val="none" w:sz="0" w:space="0" w:color="auto"/>
          </w:divBdr>
        </w:div>
        <w:div w:id="446045583">
          <w:marLeft w:val="480"/>
          <w:marRight w:val="0"/>
          <w:marTop w:val="0"/>
          <w:marBottom w:val="0"/>
          <w:divBdr>
            <w:top w:val="none" w:sz="0" w:space="0" w:color="auto"/>
            <w:left w:val="none" w:sz="0" w:space="0" w:color="auto"/>
            <w:bottom w:val="none" w:sz="0" w:space="0" w:color="auto"/>
            <w:right w:val="none" w:sz="0" w:space="0" w:color="auto"/>
          </w:divBdr>
        </w:div>
        <w:div w:id="245237488">
          <w:marLeft w:val="480"/>
          <w:marRight w:val="0"/>
          <w:marTop w:val="0"/>
          <w:marBottom w:val="0"/>
          <w:divBdr>
            <w:top w:val="none" w:sz="0" w:space="0" w:color="auto"/>
            <w:left w:val="none" w:sz="0" w:space="0" w:color="auto"/>
            <w:bottom w:val="none" w:sz="0" w:space="0" w:color="auto"/>
            <w:right w:val="none" w:sz="0" w:space="0" w:color="auto"/>
          </w:divBdr>
        </w:div>
        <w:div w:id="516699822">
          <w:marLeft w:val="480"/>
          <w:marRight w:val="0"/>
          <w:marTop w:val="0"/>
          <w:marBottom w:val="0"/>
          <w:divBdr>
            <w:top w:val="none" w:sz="0" w:space="0" w:color="auto"/>
            <w:left w:val="none" w:sz="0" w:space="0" w:color="auto"/>
            <w:bottom w:val="none" w:sz="0" w:space="0" w:color="auto"/>
            <w:right w:val="none" w:sz="0" w:space="0" w:color="auto"/>
          </w:divBdr>
        </w:div>
        <w:div w:id="1044988452">
          <w:marLeft w:val="480"/>
          <w:marRight w:val="0"/>
          <w:marTop w:val="0"/>
          <w:marBottom w:val="0"/>
          <w:divBdr>
            <w:top w:val="none" w:sz="0" w:space="0" w:color="auto"/>
            <w:left w:val="none" w:sz="0" w:space="0" w:color="auto"/>
            <w:bottom w:val="none" w:sz="0" w:space="0" w:color="auto"/>
            <w:right w:val="none" w:sz="0" w:space="0" w:color="auto"/>
          </w:divBdr>
        </w:div>
        <w:div w:id="6951635">
          <w:marLeft w:val="480"/>
          <w:marRight w:val="0"/>
          <w:marTop w:val="0"/>
          <w:marBottom w:val="0"/>
          <w:divBdr>
            <w:top w:val="none" w:sz="0" w:space="0" w:color="auto"/>
            <w:left w:val="none" w:sz="0" w:space="0" w:color="auto"/>
            <w:bottom w:val="none" w:sz="0" w:space="0" w:color="auto"/>
            <w:right w:val="none" w:sz="0" w:space="0" w:color="auto"/>
          </w:divBdr>
        </w:div>
        <w:div w:id="752707595">
          <w:marLeft w:val="480"/>
          <w:marRight w:val="0"/>
          <w:marTop w:val="0"/>
          <w:marBottom w:val="0"/>
          <w:divBdr>
            <w:top w:val="none" w:sz="0" w:space="0" w:color="auto"/>
            <w:left w:val="none" w:sz="0" w:space="0" w:color="auto"/>
            <w:bottom w:val="none" w:sz="0" w:space="0" w:color="auto"/>
            <w:right w:val="none" w:sz="0" w:space="0" w:color="auto"/>
          </w:divBdr>
        </w:div>
        <w:div w:id="84887224">
          <w:marLeft w:val="480"/>
          <w:marRight w:val="0"/>
          <w:marTop w:val="0"/>
          <w:marBottom w:val="0"/>
          <w:divBdr>
            <w:top w:val="none" w:sz="0" w:space="0" w:color="auto"/>
            <w:left w:val="none" w:sz="0" w:space="0" w:color="auto"/>
            <w:bottom w:val="none" w:sz="0" w:space="0" w:color="auto"/>
            <w:right w:val="none" w:sz="0" w:space="0" w:color="auto"/>
          </w:divBdr>
        </w:div>
        <w:div w:id="510992895">
          <w:marLeft w:val="480"/>
          <w:marRight w:val="0"/>
          <w:marTop w:val="0"/>
          <w:marBottom w:val="0"/>
          <w:divBdr>
            <w:top w:val="none" w:sz="0" w:space="0" w:color="auto"/>
            <w:left w:val="none" w:sz="0" w:space="0" w:color="auto"/>
            <w:bottom w:val="none" w:sz="0" w:space="0" w:color="auto"/>
            <w:right w:val="none" w:sz="0" w:space="0" w:color="auto"/>
          </w:divBdr>
        </w:div>
        <w:div w:id="1487626902">
          <w:marLeft w:val="480"/>
          <w:marRight w:val="0"/>
          <w:marTop w:val="0"/>
          <w:marBottom w:val="0"/>
          <w:divBdr>
            <w:top w:val="none" w:sz="0" w:space="0" w:color="auto"/>
            <w:left w:val="none" w:sz="0" w:space="0" w:color="auto"/>
            <w:bottom w:val="none" w:sz="0" w:space="0" w:color="auto"/>
            <w:right w:val="none" w:sz="0" w:space="0" w:color="auto"/>
          </w:divBdr>
        </w:div>
        <w:div w:id="998121068">
          <w:marLeft w:val="480"/>
          <w:marRight w:val="0"/>
          <w:marTop w:val="0"/>
          <w:marBottom w:val="0"/>
          <w:divBdr>
            <w:top w:val="none" w:sz="0" w:space="0" w:color="auto"/>
            <w:left w:val="none" w:sz="0" w:space="0" w:color="auto"/>
            <w:bottom w:val="none" w:sz="0" w:space="0" w:color="auto"/>
            <w:right w:val="none" w:sz="0" w:space="0" w:color="auto"/>
          </w:divBdr>
        </w:div>
        <w:div w:id="820851034">
          <w:marLeft w:val="480"/>
          <w:marRight w:val="0"/>
          <w:marTop w:val="0"/>
          <w:marBottom w:val="0"/>
          <w:divBdr>
            <w:top w:val="none" w:sz="0" w:space="0" w:color="auto"/>
            <w:left w:val="none" w:sz="0" w:space="0" w:color="auto"/>
            <w:bottom w:val="none" w:sz="0" w:space="0" w:color="auto"/>
            <w:right w:val="none" w:sz="0" w:space="0" w:color="auto"/>
          </w:divBdr>
        </w:div>
      </w:divsChild>
    </w:div>
    <w:div w:id="1867019135">
      <w:bodyDiv w:val="1"/>
      <w:marLeft w:val="0"/>
      <w:marRight w:val="0"/>
      <w:marTop w:val="0"/>
      <w:marBottom w:val="0"/>
      <w:divBdr>
        <w:top w:val="none" w:sz="0" w:space="0" w:color="auto"/>
        <w:left w:val="none" w:sz="0" w:space="0" w:color="auto"/>
        <w:bottom w:val="none" w:sz="0" w:space="0" w:color="auto"/>
        <w:right w:val="none" w:sz="0" w:space="0" w:color="auto"/>
      </w:divBdr>
    </w:div>
    <w:div w:id="1876118423">
      <w:bodyDiv w:val="1"/>
      <w:marLeft w:val="0"/>
      <w:marRight w:val="0"/>
      <w:marTop w:val="0"/>
      <w:marBottom w:val="0"/>
      <w:divBdr>
        <w:top w:val="none" w:sz="0" w:space="0" w:color="auto"/>
        <w:left w:val="none" w:sz="0" w:space="0" w:color="auto"/>
        <w:bottom w:val="none" w:sz="0" w:space="0" w:color="auto"/>
        <w:right w:val="none" w:sz="0" w:space="0" w:color="auto"/>
      </w:divBdr>
    </w:div>
    <w:div w:id="1897692573">
      <w:bodyDiv w:val="1"/>
      <w:marLeft w:val="0"/>
      <w:marRight w:val="0"/>
      <w:marTop w:val="0"/>
      <w:marBottom w:val="0"/>
      <w:divBdr>
        <w:top w:val="none" w:sz="0" w:space="0" w:color="auto"/>
        <w:left w:val="none" w:sz="0" w:space="0" w:color="auto"/>
        <w:bottom w:val="none" w:sz="0" w:space="0" w:color="auto"/>
        <w:right w:val="none" w:sz="0" w:space="0" w:color="auto"/>
      </w:divBdr>
    </w:div>
    <w:div w:id="1901403697">
      <w:bodyDiv w:val="1"/>
      <w:marLeft w:val="0"/>
      <w:marRight w:val="0"/>
      <w:marTop w:val="0"/>
      <w:marBottom w:val="0"/>
      <w:divBdr>
        <w:top w:val="none" w:sz="0" w:space="0" w:color="auto"/>
        <w:left w:val="none" w:sz="0" w:space="0" w:color="auto"/>
        <w:bottom w:val="none" w:sz="0" w:space="0" w:color="auto"/>
        <w:right w:val="none" w:sz="0" w:space="0" w:color="auto"/>
      </w:divBdr>
    </w:div>
    <w:div w:id="1902867540">
      <w:bodyDiv w:val="1"/>
      <w:marLeft w:val="0"/>
      <w:marRight w:val="0"/>
      <w:marTop w:val="0"/>
      <w:marBottom w:val="0"/>
      <w:divBdr>
        <w:top w:val="none" w:sz="0" w:space="0" w:color="auto"/>
        <w:left w:val="none" w:sz="0" w:space="0" w:color="auto"/>
        <w:bottom w:val="none" w:sz="0" w:space="0" w:color="auto"/>
        <w:right w:val="none" w:sz="0" w:space="0" w:color="auto"/>
      </w:divBdr>
    </w:div>
    <w:div w:id="1908225187">
      <w:bodyDiv w:val="1"/>
      <w:marLeft w:val="0"/>
      <w:marRight w:val="0"/>
      <w:marTop w:val="0"/>
      <w:marBottom w:val="0"/>
      <w:divBdr>
        <w:top w:val="none" w:sz="0" w:space="0" w:color="auto"/>
        <w:left w:val="none" w:sz="0" w:space="0" w:color="auto"/>
        <w:bottom w:val="none" w:sz="0" w:space="0" w:color="auto"/>
        <w:right w:val="none" w:sz="0" w:space="0" w:color="auto"/>
      </w:divBdr>
    </w:div>
    <w:div w:id="1917981320">
      <w:bodyDiv w:val="1"/>
      <w:marLeft w:val="0"/>
      <w:marRight w:val="0"/>
      <w:marTop w:val="0"/>
      <w:marBottom w:val="0"/>
      <w:divBdr>
        <w:top w:val="none" w:sz="0" w:space="0" w:color="auto"/>
        <w:left w:val="none" w:sz="0" w:space="0" w:color="auto"/>
        <w:bottom w:val="none" w:sz="0" w:space="0" w:color="auto"/>
        <w:right w:val="none" w:sz="0" w:space="0" w:color="auto"/>
      </w:divBdr>
    </w:div>
    <w:div w:id="1921594865">
      <w:bodyDiv w:val="1"/>
      <w:marLeft w:val="0"/>
      <w:marRight w:val="0"/>
      <w:marTop w:val="0"/>
      <w:marBottom w:val="0"/>
      <w:divBdr>
        <w:top w:val="none" w:sz="0" w:space="0" w:color="auto"/>
        <w:left w:val="none" w:sz="0" w:space="0" w:color="auto"/>
        <w:bottom w:val="none" w:sz="0" w:space="0" w:color="auto"/>
        <w:right w:val="none" w:sz="0" w:space="0" w:color="auto"/>
      </w:divBdr>
    </w:div>
    <w:div w:id="1949196018">
      <w:bodyDiv w:val="1"/>
      <w:marLeft w:val="0"/>
      <w:marRight w:val="0"/>
      <w:marTop w:val="0"/>
      <w:marBottom w:val="0"/>
      <w:divBdr>
        <w:top w:val="none" w:sz="0" w:space="0" w:color="auto"/>
        <w:left w:val="none" w:sz="0" w:space="0" w:color="auto"/>
        <w:bottom w:val="none" w:sz="0" w:space="0" w:color="auto"/>
        <w:right w:val="none" w:sz="0" w:space="0" w:color="auto"/>
      </w:divBdr>
    </w:div>
    <w:div w:id="1977105186">
      <w:bodyDiv w:val="1"/>
      <w:marLeft w:val="0"/>
      <w:marRight w:val="0"/>
      <w:marTop w:val="0"/>
      <w:marBottom w:val="0"/>
      <w:divBdr>
        <w:top w:val="none" w:sz="0" w:space="0" w:color="auto"/>
        <w:left w:val="none" w:sz="0" w:space="0" w:color="auto"/>
        <w:bottom w:val="none" w:sz="0" w:space="0" w:color="auto"/>
        <w:right w:val="none" w:sz="0" w:space="0" w:color="auto"/>
      </w:divBdr>
    </w:div>
    <w:div w:id="1998610135">
      <w:bodyDiv w:val="1"/>
      <w:marLeft w:val="0"/>
      <w:marRight w:val="0"/>
      <w:marTop w:val="0"/>
      <w:marBottom w:val="0"/>
      <w:divBdr>
        <w:top w:val="none" w:sz="0" w:space="0" w:color="auto"/>
        <w:left w:val="none" w:sz="0" w:space="0" w:color="auto"/>
        <w:bottom w:val="none" w:sz="0" w:space="0" w:color="auto"/>
        <w:right w:val="none" w:sz="0" w:space="0" w:color="auto"/>
      </w:divBdr>
    </w:div>
    <w:div w:id="2002390982">
      <w:bodyDiv w:val="1"/>
      <w:marLeft w:val="0"/>
      <w:marRight w:val="0"/>
      <w:marTop w:val="0"/>
      <w:marBottom w:val="0"/>
      <w:divBdr>
        <w:top w:val="none" w:sz="0" w:space="0" w:color="auto"/>
        <w:left w:val="none" w:sz="0" w:space="0" w:color="auto"/>
        <w:bottom w:val="none" w:sz="0" w:space="0" w:color="auto"/>
        <w:right w:val="none" w:sz="0" w:space="0" w:color="auto"/>
      </w:divBdr>
    </w:div>
    <w:div w:id="2020501220">
      <w:bodyDiv w:val="1"/>
      <w:marLeft w:val="0"/>
      <w:marRight w:val="0"/>
      <w:marTop w:val="0"/>
      <w:marBottom w:val="0"/>
      <w:divBdr>
        <w:top w:val="none" w:sz="0" w:space="0" w:color="auto"/>
        <w:left w:val="none" w:sz="0" w:space="0" w:color="auto"/>
        <w:bottom w:val="none" w:sz="0" w:space="0" w:color="auto"/>
        <w:right w:val="none" w:sz="0" w:space="0" w:color="auto"/>
      </w:divBdr>
    </w:div>
    <w:div w:id="2029672155">
      <w:bodyDiv w:val="1"/>
      <w:marLeft w:val="0"/>
      <w:marRight w:val="0"/>
      <w:marTop w:val="0"/>
      <w:marBottom w:val="0"/>
      <w:divBdr>
        <w:top w:val="none" w:sz="0" w:space="0" w:color="auto"/>
        <w:left w:val="none" w:sz="0" w:space="0" w:color="auto"/>
        <w:bottom w:val="none" w:sz="0" w:space="0" w:color="auto"/>
        <w:right w:val="none" w:sz="0" w:space="0" w:color="auto"/>
      </w:divBdr>
    </w:div>
    <w:div w:id="2031374777">
      <w:bodyDiv w:val="1"/>
      <w:marLeft w:val="0"/>
      <w:marRight w:val="0"/>
      <w:marTop w:val="0"/>
      <w:marBottom w:val="0"/>
      <w:divBdr>
        <w:top w:val="none" w:sz="0" w:space="0" w:color="auto"/>
        <w:left w:val="none" w:sz="0" w:space="0" w:color="auto"/>
        <w:bottom w:val="none" w:sz="0" w:space="0" w:color="auto"/>
        <w:right w:val="none" w:sz="0" w:space="0" w:color="auto"/>
      </w:divBdr>
    </w:div>
    <w:div w:id="2031754744">
      <w:bodyDiv w:val="1"/>
      <w:marLeft w:val="0"/>
      <w:marRight w:val="0"/>
      <w:marTop w:val="0"/>
      <w:marBottom w:val="0"/>
      <w:divBdr>
        <w:top w:val="none" w:sz="0" w:space="0" w:color="auto"/>
        <w:left w:val="none" w:sz="0" w:space="0" w:color="auto"/>
        <w:bottom w:val="none" w:sz="0" w:space="0" w:color="auto"/>
        <w:right w:val="none" w:sz="0" w:space="0" w:color="auto"/>
      </w:divBdr>
    </w:div>
    <w:div w:id="2049066791">
      <w:bodyDiv w:val="1"/>
      <w:marLeft w:val="0"/>
      <w:marRight w:val="0"/>
      <w:marTop w:val="0"/>
      <w:marBottom w:val="0"/>
      <w:divBdr>
        <w:top w:val="none" w:sz="0" w:space="0" w:color="auto"/>
        <w:left w:val="none" w:sz="0" w:space="0" w:color="auto"/>
        <w:bottom w:val="none" w:sz="0" w:space="0" w:color="auto"/>
        <w:right w:val="none" w:sz="0" w:space="0" w:color="auto"/>
      </w:divBdr>
      <w:divsChild>
        <w:div w:id="994727908">
          <w:marLeft w:val="480"/>
          <w:marRight w:val="0"/>
          <w:marTop w:val="0"/>
          <w:marBottom w:val="0"/>
          <w:divBdr>
            <w:top w:val="none" w:sz="0" w:space="0" w:color="auto"/>
            <w:left w:val="none" w:sz="0" w:space="0" w:color="auto"/>
            <w:bottom w:val="none" w:sz="0" w:space="0" w:color="auto"/>
            <w:right w:val="none" w:sz="0" w:space="0" w:color="auto"/>
          </w:divBdr>
        </w:div>
        <w:div w:id="1561163930">
          <w:marLeft w:val="480"/>
          <w:marRight w:val="0"/>
          <w:marTop w:val="0"/>
          <w:marBottom w:val="0"/>
          <w:divBdr>
            <w:top w:val="none" w:sz="0" w:space="0" w:color="auto"/>
            <w:left w:val="none" w:sz="0" w:space="0" w:color="auto"/>
            <w:bottom w:val="none" w:sz="0" w:space="0" w:color="auto"/>
            <w:right w:val="none" w:sz="0" w:space="0" w:color="auto"/>
          </w:divBdr>
        </w:div>
        <w:div w:id="1716420148">
          <w:marLeft w:val="480"/>
          <w:marRight w:val="0"/>
          <w:marTop w:val="0"/>
          <w:marBottom w:val="0"/>
          <w:divBdr>
            <w:top w:val="none" w:sz="0" w:space="0" w:color="auto"/>
            <w:left w:val="none" w:sz="0" w:space="0" w:color="auto"/>
            <w:bottom w:val="none" w:sz="0" w:space="0" w:color="auto"/>
            <w:right w:val="none" w:sz="0" w:space="0" w:color="auto"/>
          </w:divBdr>
        </w:div>
        <w:div w:id="804346875">
          <w:marLeft w:val="480"/>
          <w:marRight w:val="0"/>
          <w:marTop w:val="0"/>
          <w:marBottom w:val="0"/>
          <w:divBdr>
            <w:top w:val="none" w:sz="0" w:space="0" w:color="auto"/>
            <w:left w:val="none" w:sz="0" w:space="0" w:color="auto"/>
            <w:bottom w:val="none" w:sz="0" w:space="0" w:color="auto"/>
            <w:right w:val="none" w:sz="0" w:space="0" w:color="auto"/>
          </w:divBdr>
        </w:div>
        <w:div w:id="1569806499">
          <w:marLeft w:val="480"/>
          <w:marRight w:val="0"/>
          <w:marTop w:val="0"/>
          <w:marBottom w:val="0"/>
          <w:divBdr>
            <w:top w:val="none" w:sz="0" w:space="0" w:color="auto"/>
            <w:left w:val="none" w:sz="0" w:space="0" w:color="auto"/>
            <w:bottom w:val="none" w:sz="0" w:space="0" w:color="auto"/>
            <w:right w:val="none" w:sz="0" w:space="0" w:color="auto"/>
          </w:divBdr>
        </w:div>
        <w:div w:id="79909538">
          <w:marLeft w:val="480"/>
          <w:marRight w:val="0"/>
          <w:marTop w:val="0"/>
          <w:marBottom w:val="0"/>
          <w:divBdr>
            <w:top w:val="none" w:sz="0" w:space="0" w:color="auto"/>
            <w:left w:val="none" w:sz="0" w:space="0" w:color="auto"/>
            <w:bottom w:val="none" w:sz="0" w:space="0" w:color="auto"/>
            <w:right w:val="none" w:sz="0" w:space="0" w:color="auto"/>
          </w:divBdr>
        </w:div>
        <w:div w:id="661856644">
          <w:marLeft w:val="480"/>
          <w:marRight w:val="0"/>
          <w:marTop w:val="0"/>
          <w:marBottom w:val="0"/>
          <w:divBdr>
            <w:top w:val="none" w:sz="0" w:space="0" w:color="auto"/>
            <w:left w:val="none" w:sz="0" w:space="0" w:color="auto"/>
            <w:bottom w:val="none" w:sz="0" w:space="0" w:color="auto"/>
            <w:right w:val="none" w:sz="0" w:space="0" w:color="auto"/>
          </w:divBdr>
        </w:div>
        <w:div w:id="1576403428">
          <w:marLeft w:val="480"/>
          <w:marRight w:val="0"/>
          <w:marTop w:val="0"/>
          <w:marBottom w:val="0"/>
          <w:divBdr>
            <w:top w:val="none" w:sz="0" w:space="0" w:color="auto"/>
            <w:left w:val="none" w:sz="0" w:space="0" w:color="auto"/>
            <w:bottom w:val="none" w:sz="0" w:space="0" w:color="auto"/>
            <w:right w:val="none" w:sz="0" w:space="0" w:color="auto"/>
          </w:divBdr>
        </w:div>
        <w:div w:id="123619233">
          <w:marLeft w:val="480"/>
          <w:marRight w:val="0"/>
          <w:marTop w:val="0"/>
          <w:marBottom w:val="0"/>
          <w:divBdr>
            <w:top w:val="none" w:sz="0" w:space="0" w:color="auto"/>
            <w:left w:val="none" w:sz="0" w:space="0" w:color="auto"/>
            <w:bottom w:val="none" w:sz="0" w:space="0" w:color="auto"/>
            <w:right w:val="none" w:sz="0" w:space="0" w:color="auto"/>
          </w:divBdr>
        </w:div>
        <w:div w:id="50927788">
          <w:marLeft w:val="480"/>
          <w:marRight w:val="0"/>
          <w:marTop w:val="0"/>
          <w:marBottom w:val="0"/>
          <w:divBdr>
            <w:top w:val="none" w:sz="0" w:space="0" w:color="auto"/>
            <w:left w:val="none" w:sz="0" w:space="0" w:color="auto"/>
            <w:bottom w:val="none" w:sz="0" w:space="0" w:color="auto"/>
            <w:right w:val="none" w:sz="0" w:space="0" w:color="auto"/>
          </w:divBdr>
        </w:div>
        <w:div w:id="345058629">
          <w:marLeft w:val="480"/>
          <w:marRight w:val="0"/>
          <w:marTop w:val="0"/>
          <w:marBottom w:val="0"/>
          <w:divBdr>
            <w:top w:val="none" w:sz="0" w:space="0" w:color="auto"/>
            <w:left w:val="none" w:sz="0" w:space="0" w:color="auto"/>
            <w:bottom w:val="none" w:sz="0" w:space="0" w:color="auto"/>
            <w:right w:val="none" w:sz="0" w:space="0" w:color="auto"/>
          </w:divBdr>
        </w:div>
        <w:div w:id="963923731">
          <w:marLeft w:val="480"/>
          <w:marRight w:val="0"/>
          <w:marTop w:val="0"/>
          <w:marBottom w:val="0"/>
          <w:divBdr>
            <w:top w:val="none" w:sz="0" w:space="0" w:color="auto"/>
            <w:left w:val="none" w:sz="0" w:space="0" w:color="auto"/>
            <w:bottom w:val="none" w:sz="0" w:space="0" w:color="auto"/>
            <w:right w:val="none" w:sz="0" w:space="0" w:color="auto"/>
          </w:divBdr>
        </w:div>
        <w:div w:id="903954720">
          <w:marLeft w:val="480"/>
          <w:marRight w:val="0"/>
          <w:marTop w:val="0"/>
          <w:marBottom w:val="0"/>
          <w:divBdr>
            <w:top w:val="none" w:sz="0" w:space="0" w:color="auto"/>
            <w:left w:val="none" w:sz="0" w:space="0" w:color="auto"/>
            <w:bottom w:val="none" w:sz="0" w:space="0" w:color="auto"/>
            <w:right w:val="none" w:sz="0" w:space="0" w:color="auto"/>
          </w:divBdr>
        </w:div>
        <w:div w:id="331957992">
          <w:marLeft w:val="480"/>
          <w:marRight w:val="0"/>
          <w:marTop w:val="0"/>
          <w:marBottom w:val="0"/>
          <w:divBdr>
            <w:top w:val="none" w:sz="0" w:space="0" w:color="auto"/>
            <w:left w:val="none" w:sz="0" w:space="0" w:color="auto"/>
            <w:bottom w:val="none" w:sz="0" w:space="0" w:color="auto"/>
            <w:right w:val="none" w:sz="0" w:space="0" w:color="auto"/>
          </w:divBdr>
        </w:div>
        <w:div w:id="1638995510">
          <w:marLeft w:val="480"/>
          <w:marRight w:val="0"/>
          <w:marTop w:val="0"/>
          <w:marBottom w:val="0"/>
          <w:divBdr>
            <w:top w:val="none" w:sz="0" w:space="0" w:color="auto"/>
            <w:left w:val="none" w:sz="0" w:space="0" w:color="auto"/>
            <w:bottom w:val="none" w:sz="0" w:space="0" w:color="auto"/>
            <w:right w:val="none" w:sz="0" w:space="0" w:color="auto"/>
          </w:divBdr>
        </w:div>
        <w:div w:id="550775289">
          <w:marLeft w:val="480"/>
          <w:marRight w:val="0"/>
          <w:marTop w:val="0"/>
          <w:marBottom w:val="0"/>
          <w:divBdr>
            <w:top w:val="none" w:sz="0" w:space="0" w:color="auto"/>
            <w:left w:val="none" w:sz="0" w:space="0" w:color="auto"/>
            <w:bottom w:val="none" w:sz="0" w:space="0" w:color="auto"/>
            <w:right w:val="none" w:sz="0" w:space="0" w:color="auto"/>
          </w:divBdr>
        </w:div>
        <w:div w:id="1198466767">
          <w:marLeft w:val="480"/>
          <w:marRight w:val="0"/>
          <w:marTop w:val="0"/>
          <w:marBottom w:val="0"/>
          <w:divBdr>
            <w:top w:val="none" w:sz="0" w:space="0" w:color="auto"/>
            <w:left w:val="none" w:sz="0" w:space="0" w:color="auto"/>
            <w:bottom w:val="none" w:sz="0" w:space="0" w:color="auto"/>
            <w:right w:val="none" w:sz="0" w:space="0" w:color="auto"/>
          </w:divBdr>
        </w:div>
        <w:div w:id="1595937404">
          <w:marLeft w:val="480"/>
          <w:marRight w:val="0"/>
          <w:marTop w:val="0"/>
          <w:marBottom w:val="0"/>
          <w:divBdr>
            <w:top w:val="none" w:sz="0" w:space="0" w:color="auto"/>
            <w:left w:val="none" w:sz="0" w:space="0" w:color="auto"/>
            <w:bottom w:val="none" w:sz="0" w:space="0" w:color="auto"/>
            <w:right w:val="none" w:sz="0" w:space="0" w:color="auto"/>
          </w:divBdr>
        </w:div>
        <w:div w:id="624431155">
          <w:marLeft w:val="480"/>
          <w:marRight w:val="0"/>
          <w:marTop w:val="0"/>
          <w:marBottom w:val="0"/>
          <w:divBdr>
            <w:top w:val="none" w:sz="0" w:space="0" w:color="auto"/>
            <w:left w:val="none" w:sz="0" w:space="0" w:color="auto"/>
            <w:bottom w:val="none" w:sz="0" w:space="0" w:color="auto"/>
            <w:right w:val="none" w:sz="0" w:space="0" w:color="auto"/>
          </w:divBdr>
        </w:div>
        <w:div w:id="262543067">
          <w:marLeft w:val="480"/>
          <w:marRight w:val="0"/>
          <w:marTop w:val="0"/>
          <w:marBottom w:val="0"/>
          <w:divBdr>
            <w:top w:val="none" w:sz="0" w:space="0" w:color="auto"/>
            <w:left w:val="none" w:sz="0" w:space="0" w:color="auto"/>
            <w:bottom w:val="none" w:sz="0" w:space="0" w:color="auto"/>
            <w:right w:val="none" w:sz="0" w:space="0" w:color="auto"/>
          </w:divBdr>
        </w:div>
        <w:div w:id="1690639158">
          <w:marLeft w:val="480"/>
          <w:marRight w:val="0"/>
          <w:marTop w:val="0"/>
          <w:marBottom w:val="0"/>
          <w:divBdr>
            <w:top w:val="none" w:sz="0" w:space="0" w:color="auto"/>
            <w:left w:val="none" w:sz="0" w:space="0" w:color="auto"/>
            <w:bottom w:val="none" w:sz="0" w:space="0" w:color="auto"/>
            <w:right w:val="none" w:sz="0" w:space="0" w:color="auto"/>
          </w:divBdr>
        </w:div>
        <w:div w:id="101654223">
          <w:marLeft w:val="480"/>
          <w:marRight w:val="0"/>
          <w:marTop w:val="0"/>
          <w:marBottom w:val="0"/>
          <w:divBdr>
            <w:top w:val="none" w:sz="0" w:space="0" w:color="auto"/>
            <w:left w:val="none" w:sz="0" w:space="0" w:color="auto"/>
            <w:bottom w:val="none" w:sz="0" w:space="0" w:color="auto"/>
            <w:right w:val="none" w:sz="0" w:space="0" w:color="auto"/>
          </w:divBdr>
        </w:div>
        <w:div w:id="243495565">
          <w:marLeft w:val="480"/>
          <w:marRight w:val="0"/>
          <w:marTop w:val="0"/>
          <w:marBottom w:val="0"/>
          <w:divBdr>
            <w:top w:val="none" w:sz="0" w:space="0" w:color="auto"/>
            <w:left w:val="none" w:sz="0" w:space="0" w:color="auto"/>
            <w:bottom w:val="none" w:sz="0" w:space="0" w:color="auto"/>
            <w:right w:val="none" w:sz="0" w:space="0" w:color="auto"/>
          </w:divBdr>
        </w:div>
        <w:div w:id="688524403">
          <w:marLeft w:val="480"/>
          <w:marRight w:val="0"/>
          <w:marTop w:val="0"/>
          <w:marBottom w:val="0"/>
          <w:divBdr>
            <w:top w:val="none" w:sz="0" w:space="0" w:color="auto"/>
            <w:left w:val="none" w:sz="0" w:space="0" w:color="auto"/>
            <w:bottom w:val="none" w:sz="0" w:space="0" w:color="auto"/>
            <w:right w:val="none" w:sz="0" w:space="0" w:color="auto"/>
          </w:divBdr>
        </w:div>
        <w:div w:id="311833379">
          <w:marLeft w:val="480"/>
          <w:marRight w:val="0"/>
          <w:marTop w:val="0"/>
          <w:marBottom w:val="0"/>
          <w:divBdr>
            <w:top w:val="none" w:sz="0" w:space="0" w:color="auto"/>
            <w:left w:val="none" w:sz="0" w:space="0" w:color="auto"/>
            <w:bottom w:val="none" w:sz="0" w:space="0" w:color="auto"/>
            <w:right w:val="none" w:sz="0" w:space="0" w:color="auto"/>
          </w:divBdr>
        </w:div>
        <w:div w:id="1444304134">
          <w:marLeft w:val="480"/>
          <w:marRight w:val="0"/>
          <w:marTop w:val="0"/>
          <w:marBottom w:val="0"/>
          <w:divBdr>
            <w:top w:val="none" w:sz="0" w:space="0" w:color="auto"/>
            <w:left w:val="none" w:sz="0" w:space="0" w:color="auto"/>
            <w:bottom w:val="none" w:sz="0" w:space="0" w:color="auto"/>
            <w:right w:val="none" w:sz="0" w:space="0" w:color="auto"/>
          </w:divBdr>
        </w:div>
        <w:div w:id="1455174787">
          <w:marLeft w:val="480"/>
          <w:marRight w:val="0"/>
          <w:marTop w:val="0"/>
          <w:marBottom w:val="0"/>
          <w:divBdr>
            <w:top w:val="none" w:sz="0" w:space="0" w:color="auto"/>
            <w:left w:val="none" w:sz="0" w:space="0" w:color="auto"/>
            <w:bottom w:val="none" w:sz="0" w:space="0" w:color="auto"/>
            <w:right w:val="none" w:sz="0" w:space="0" w:color="auto"/>
          </w:divBdr>
        </w:div>
        <w:div w:id="689259767">
          <w:marLeft w:val="480"/>
          <w:marRight w:val="0"/>
          <w:marTop w:val="0"/>
          <w:marBottom w:val="0"/>
          <w:divBdr>
            <w:top w:val="none" w:sz="0" w:space="0" w:color="auto"/>
            <w:left w:val="none" w:sz="0" w:space="0" w:color="auto"/>
            <w:bottom w:val="none" w:sz="0" w:space="0" w:color="auto"/>
            <w:right w:val="none" w:sz="0" w:space="0" w:color="auto"/>
          </w:divBdr>
        </w:div>
        <w:div w:id="1520385563">
          <w:marLeft w:val="480"/>
          <w:marRight w:val="0"/>
          <w:marTop w:val="0"/>
          <w:marBottom w:val="0"/>
          <w:divBdr>
            <w:top w:val="none" w:sz="0" w:space="0" w:color="auto"/>
            <w:left w:val="none" w:sz="0" w:space="0" w:color="auto"/>
            <w:bottom w:val="none" w:sz="0" w:space="0" w:color="auto"/>
            <w:right w:val="none" w:sz="0" w:space="0" w:color="auto"/>
          </w:divBdr>
        </w:div>
        <w:div w:id="654408518">
          <w:marLeft w:val="480"/>
          <w:marRight w:val="0"/>
          <w:marTop w:val="0"/>
          <w:marBottom w:val="0"/>
          <w:divBdr>
            <w:top w:val="none" w:sz="0" w:space="0" w:color="auto"/>
            <w:left w:val="none" w:sz="0" w:space="0" w:color="auto"/>
            <w:bottom w:val="none" w:sz="0" w:space="0" w:color="auto"/>
            <w:right w:val="none" w:sz="0" w:space="0" w:color="auto"/>
          </w:divBdr>
        </w:div>
        <w:div w:id="1576476176">
          <w:marLeft w:val="480"/>
          <w:marRight w:val="0"/>
          <w:marTop w:val="0"/>
          <w:marBottom w:val="0"/>
          <w:divBdr>
            <w:top w:val="none" w:sz="0" w:space="0" w:color="auto"/>
            <w:left w:val="none" w:sz="0" w:space="0" w:color="auto"/>
            <w:bottom w:val="none" w:sz="0" w:space="0" w:color="auto"/>
            <w:right w:val="none" w:sz="0" w:space="0" w:color="auto"/>
          </w:divBdr>
        </w:div>
        <w:div w:id="1382900965">
          <w:marLeft w:val="480"/>
          <w:marRight w:val="0"/>
          <w:marTop w:val="0"/>
          <w:marBottom w:val="0"/>
          <w:divBdr>
            <w:top w:val="none" w:sz="0" w:space="0" w:color="auto"/>
            <w:left w:val="none" w:sz="0" w:space="0" w:color="auto"/>
            <w:bottom w:val="none" w:sz="0" w:space="0" w:color="auto"/>
            <w:right w:val="none" w:sz="0" w:space="0" w:color="auto"/>
          </w:divBdr>
        </w:div>
        <w:div w:id="1556969140">
          <w:marLeft w:val="480"/>
          <w:marRight w:val="0"/>
          <w:marTop w:val="0"/>
          <w:marBottom w:val="0"/>
          <w:divBdr>
            <w:top w:val="none" w:sz="0" w:space="0" w:color="auto"/>
            <w:left w:val="none" w:sz="0" w:space="0" w:color="auto"/>
            <w:bottom w:val="none" w:sz="0" w:space="0" w:color="auto"/>
            <w:right w:val="none" w:sz="0" w:space="0" w:color="auto"/>
          </w:divBdr>
        </w:div>
        <w:div w:id="257445239">
          <w:marLeft w:val="480"/>
          <w:marRight w:val="0"/>
          <w:marTop w:val="0"/>
          <w:marBottom w:val="0"/>
          <w:divBdr>
            <w:top w:val="none" w:sz="0" w:space="0" w:color="auto"/>
            <w:left w:val="none" w:sz="0" w:space="0" w:color="auto"/>
            <w:bottom w:val="none" w:sz="0" w:space="0" w:color="auto"/>
            <w:right w:val="none" w:sz="0" w:space="0" w:color="auto"/>
          </w:divBdr>
        </w:div>
        <w:div w:id="2026397369">
          <w:marLeft w:val="480"/>
          <w:marRight w:val="0"/>
          <w:marTop w:val="0"/>
          <w:marBottom w:val="0"/>
          <w:divBdr>
            <w:top w:val="none" w:sz="0" w:space="0" w:color="auto"/>
            <w:left w:val="none" w:sz="0" w:space="0" w:color="auto"/>
            <w:bottom w:val="none" w:sz="0" w:space="0" w:color="auto"/>
            <w:right w:val="none" w:sz="0" w:space="0" w:color="auto"/>
          </w:divBdr>
        </w:div>
        <w:div w:id="27995274">
          <w:marLeft w:val="480"/>
          <w:marRight w:val="0"/>
          <w:marTop w:val="0"/>
          <w:marBottom w:val="0"/>
          <w:divBdr>
            <w:top w:val="none" w:sz="0" w:space="0" w:color="auto"/>
            <w:left w:val="none" w:sz="0" w:space="0" w:color="auto"/>
            <w:bottom w:val="none" w:sz="0" w:space="0" w:color="auto"/>
            <w:right w:val="none" w:sz="0" w:space="0" w:color="auto"/>
          </w:divBdr>
        </w:div>
        <w:div w:id="989166436">
          <w:marLeft w:val="480"/>
          <w:marRight w:val="0"/>
          <w:marTop w:val="0"/>
          <w:marBottom w:val="0"/>
          <w:divBdr>
            <w:top w:val="none" w:sz="0" w:space="0" w:color="auto"/>
            <w:left w:val="none" w:sz="0" w:space="0" w:color="auto"/>
            <w:bottom w:val="none" w:sz="0" w:space="0" w:color="auto"/>
            <w:right w:val="none" w:sz="0" w:space="0" w:color="auto"/>
          </w:divBdr>
        </w:div>
        <w:div w:id="1379281925">
          <w:marLeft w:val="480"/>
          <w:marRight w:val="0"/>
          <w:marTop w:val="0"/>
          <w:marBottom w:val="0"/>
          <w:divBdr>
            <w:top w:val="none" w:sz="0" w:space="0" w:color="auto"/>
            <w:left w:val="none" w:sz="0" w:space="0" w:color="auto"/>
            <w:bottom w:val="none" w:sz="0" w:space="0" w:color="auto"/>
            <w:right w:val="none" w:sz="0" w:space="0" w:color="auto"/>
          </w:divBdr>
        </w:div>
        <w:div w:id="1661737434">
          <w:marLeft w:val="480"/>
          <w:marRight w:val="0"/>
          <w:marTop w:val="0"/>
          <w:marBottom w:val="0"/>
          <w:divBdr>
            <w:top w:val="none" w:sz="0" w:space="0" w:color="auto"/>
            <w:left w:val="none" w:sz="0" w:space="0" w:color="auto"/>
            <w:bottom w:val="none" w:sz="0" w:space="0" w:color="auto"/>
            <w:right w:val="none" w:sz="0" w:space="0" w:color="auto"/>
          </w:divBdr>
        </w:div>
        <w:div w:id="1473015893">
          <w:marLeft w:val="480"/>
          <w:marRight w:val="0"/>
          <w:marTop w:val="0"/>
          <w:marBottom w:val="0"/>
          <w:divBdr>
            <w:top w:val="none" w:sz="0" w:space="0" w:color="auto"/>
            <w:left w:val="none" w:sz="0" w:space="0" w:color="auto"/>
            <w:bottom w:val="none" w:sz="0" w:space="0" w:color="auto"/>
            <w:right w:val="none" w:sz="0" w:space="0" w:color="auto"/>
          </w:divBdr>
        </w:div>
        <w:div w:id="283850851">
          <w:marLeft w:val="480"/>
          <w:marRight w:val="0"/>
          <w:marTop w:val="0"/>
          <w:marBottom w:val="0"/>
          <w:divBdr>
            <w:top w:val="none" w:sz="0" w:space="0" w:color="auto"/>
            <w:left w:val="none" w:sz="0" w:space="0" w:color="auto"/>
            <w:bottom w:val="none" w:sz="0" w:space="0" w:color="auto"/>
            <w:right w:val="none" w:sz="0" w:space="0" w:color="auto"/>
          </w:divBdr>
        </w:div>
        <w:div w:id="1376195965">
          <w:marLeft w:val="480"/>
          <w:marRight w:val="0"/>
          <w:marTop w:val="0"/>
          <w:marBottom w:val="0"/>
          <w:divBdr>
            <w:top w:val="none" w:sz="0" w:space="0" w:color="auto"/>
            <w:left w:val="none" w:sz="0" w:space="0" w:color="auto"/>
            <w:bottom w:val="none" w:sz="0" w:space="0" w:color="auto"/>
            <w:right w:val="none" w:sz="0" w:space="0" w:color="auto"/>
          </w:divBdr>
        </w:div>
        <w:div w:id="1844396809">
          <w:marLeft w:val="480"/>
          <w:marRight w:val="0"/>
          <w:marTop w:val="0"/>
          <w:marBottom w:val="0"/>
          <w:divBdr>
            <w:top w:val="none" w:sz="0" w:space="0" w:color="auto"/>
            <w:left w:val="none" w:sz="0" w:space="0" w:color="auto"/>
            <w:bottom w:val="none" w:sz="0" w:space="0" w:color="auto"/>
            <w:right w:val="none" w:sz="0" w:space="0" w:color="auto"/>
          </w:divBdr>
        </w:div>
        <w:div w:id="1195273058">
          <w:marLeft w:val="480"/>
          <w:marRight w:val="0"/>
          <w:marTop w:val="0"/>
          <w:marBottom w:val="0"/>
          <w:divBdr>
            <w:top w:val="none" w:sz="0" w:space="0" w:color="auto"/>
            <w:left w:val="none" w:sz="0" w:space="0" w:color="auto"/>
            <w:bottom w:val="none" w:sz="0" w:space="0" w:color="auto"/>
            <w:right w:val="none" w:sz="0" w:space="0" w:color="auto"/>
          </w:divBdr>
        </w:div>
        <w:div w:id="638414976">
          <w:marLeft w:val="480"/>
          <w:marRight w:val="0"/>
          <w:marTop w:val="0"/>
          <w:marBottom w:val="0"/>
          <w:divBdr>
            <w:top w:val="none" w:sz="0" w:space="0" w:color="auto"/>
            <w:left w:val="none" w:sz="0" w:space="0" w:color="auto"/>
            <w:bottom w:val="none" w:sz="0" w:space="0" w:color="auto"/>
            <w:right w:val="none" w:sz="0" w:space="0" w:color="auto"/>
          </w:divBdr>
        </w:div>
        <w:div w:id="405567645">
          <w:marLeft w:val="480"/>
          <w:marRight w:val="0"/>
          <w:marTop w:val="0"/>
          <w:marBottom w:val="0"/>
          <w:divBdr>
            <w:top w:val="none" w:sz="0" w:space="0" w:color="auto"/>
            <w:left w:val="none" w:sz="0" w:space="0" w:color="auto"/>
            <w:bottom w:val="none" w:sz="0" w:space="0" w:color="auto"/>
            <w:right w:val="none" w:sz="0" w:space="0" w:color="auto"/>
          </w:divBdr>
        </w:div>
        <w:div w:id="1489059674">
          <w:marLeft w:val="480"/>
          <w:marRight w:val="0"/>
          <w:marTop w:val="0"/>
          <w:marBottom w:val="0"/>
          <w:divBdr>
            <w:top w:val="none" w:sz="0" w:space="0" w:color="auto"/>
            <w:left w:val="none" w:sz="0" w:space="0" w:color="auto"/>
            <w:bottom w:val="none" w:sz="0" w:space="0" w:color="auto"/>
            <w:right w:val="none" w:sz="0" w:space="0" w:color="auto"/>
          </w:divBdr>
        </w:div>
        <w:div w:id="1777019356">
          <w:marLeft w:val="480"/>
          <w:marRight w:val="0"/>
          <w:marTop w:val="0"/>
          <w:marBottom w:val="0"/>
          <w:divBdr>
            <w:top w:val="none" w:sz="0" w:space="0" w:color="auto"/>
            <w:left w:val="none" w:sz="0" w:space="0" w:color="auto"/>
            <w:bottom w:val="none" w:sz="0" w:space="0" w:color="auto"/>
            <w:right w:val="none" w:sz="0" w:space="0" w:color="auto"/>
          </w:divBdr>
        </w:div>
      </w:divsChild>
    </w:div>
    <w:div w:id="2057660900">
      <w:bodyDiv w:val="1"/>
      <w:marLeft w:val="0"/>
      <w:marRight w:val="0"/>
      <w:marTop w:val="0"/>
      <w:marBottom w:val="0"/>
      <w:divBdr>
        <w:top w:val="none" w:sz="0" w:space="0" w:color="auto"/>
        <w:left w:val="none" w:sz="0" w:space="0" w:color="auto"/>
        <w:bottom w:val="none" w:sz="0" w:space="0" w:color="auto"/>
        <w:right w:val="none" w:sz="0" w:space="0" w:color="auto"/>
      </w:divBdr>
    </w:div>
    <w:div w:id="2059427645">
      <w:bodyDiv w:val="1"/>
      <w:marLeft w:val="0"/>
      <w:marRight w:val="0"/>
      <w:marTop w:val="0"/>
      <w:marBottom w:val="0"/>
      <w:divBdr>
        <w:top w:val="none" w:sz="0" w:space="0" w:color="auto"/>
        <w:left w:val="none" w:sz="0" w:space="0" w:color="auto"/>
        <w:bottom w:val="none" w:sz="0" w:space="0" w:color="auto"/>
        <w:right w:val="none" w:sz="0" w:space="0" w:color="auto"/>
      </w:divBdr>
    </w:div>
    <w:div w:id="2062359641">
      <w:bodyDiv w:val="1"/>
      <w:marLeft w:val="0"/>
      <w:marRight w:val="0"/>
      <w:marTop w:val="0"/>
      <w:marBottom w:val="0"/>
      <w:divBdr>
        <w:top w:val="none" w:sz="0" w:space="0" w:color="auto"/>
        <w:left w:val="none" w:sz="0" w:space="0" w:color="auto"/>
        <w:bottom w:val="none" w:sz="0" w:space="0" w:color="auto"/>
        <w:right w:val="none" w:sz="0" w:space="0" w:color="auto"/>
      </w:divBdr>
    </w:div>
    <w:div w:id="2063214848">
      <w:bodyDiv w:val="1"/>
      <w:marLeft w:val="0"/>
      <w:marRight w:val="0"/>
      <w:marTop w:val="0"/>
      <w:marBottom w:val="0"/>
      <w:divBdr>
        <w:top w:val="none" w:sz="0" w:space="0" w:color="auto"/>
        <w:left w:val="none" w:sz="0" w:space="0" w:color="auto"/>
        <w:bottom w:val="none" w:sz="0" w:space="0" w:color="auto"/>
        <w:right w:val="none" w:sz="0" w:space="0" w:color="auto"/>
      </w:divBdr>
    </w:div>
    <w:div w:id="2082558755">
      <w:bodyDiv w:val="1"/>
      <w:marLeft w:val="0"/>
      <w:marRight w:val="0"/>
      <w:marTop w:val="0"/>
      <w:marBottom w:val="0"/>
      <w:divBdr>
        <w:top w:val="none" w:sz="0" w:space="0" w:color="auto"/>
        <w:left w:val="none" w:sz="0" w:space="0" w:color="auto"/>
        <w:bottom w:val="none" w:sz="0" w:space="0" w:color="auto"/>
        <w:right w:val="none" w:sz="0" w:space="0" w:color="auto"/>
      </w:divBdr>
    </w:div>
    <w:div w:id="2090732882">
      <w:bodyDiv w:val="1"/>
      <w:marLeft w:val="0"/>
      <w:marRight w:val="0"/>
      <w:marTop w:val="0"/>
      <w:marBottom w:val="0"/>
      <w:divBdr>
        <w:top w:val="none" w:sz="0" w:space="0" w:color="auto"/>
        <w:left w:val="none" w:sz="0" w:space="0" w:color="auto"/>
        <w:bottom w:val="none" w:sz="0" w:space="0" w:color="auto"/>
        <w:right w:val="none" w:sz="0" w:space="0" w:color="auto"/>
      </w:divBdr>
    </w:div>
    <w:div w:id="2091461417">
      <w:bodyDiv w:val="1"/>
      <w:marLeft w:val="0"/>
      <w:marRight w:val="0"/>
      <w:marTop w:val="0"/>
      <w:marBottom w:val="0"/>
      <w:divBdr>
        <w:top w:val="none" w:sz="0" w:space="0" w:color="auto"/>
        <w:left w:val="none" w:sz="0" w:space="0" w:color="auto"/>
        <w:bottom w:val="none" w:sz="0" w:space="0" w:color="auto"/>
        <w:right w:val="none" w:sz="0" w:space="0" w:color="auto"/>
      </w:divBdr>
    </w:div>
    <w:div w:id="2100179166">
      <w:bodyDiv w:val="1"/>
      <w:marLeft w:val="0"/>
      <w:marRight w:val="0"/>
      <w:marTop w:val="0"/>
      <w:marBottom w:val="0"/>
      <w:divBdr>
        <w:top w:val="none" w:sz="0" w:space="0" w:color="auto"/>
        <w:left w:val="none" w:sz="0" w:space="0" w:color="auto"/>
        <w:bottom w:val="none" w:sz="0" w:space="0" w:color="auto"/>
        <w:right w:val="none" w:sz="0" w:space="0" w:color="auto"/>
      </w:divBdr>
      <w:divsChild>
        <w:div w:id="813058169">
          <w:marLeft w:val="480"/>
          <w:marRight w:val="0"/>
          <w:marTop w:val="0"/>
          <w:marBottom w:val="0"/>
          <w:divBdr>
            <w:top w:val="none" w:sz="0" w:space="0" w:color="auto"/>
            <w:left w:val="none" w:sz="0" w:space="0" w:color="auto"/>
            <w:bottom w:val="none" w:sz="0" w:space="0" w:color="auto"/>
            <w:right w:val="none" w:sz="0" w:space="0" w:color="auto"/>
          </w:divBdr>
        </w:div>
        <w:div w:id="1789082668">
          <w:marLeft w:val="480"/>
          <w:marRight w:val="0"/>
          <w:marTop w:val="0"/>
          <w:marBottom w:val="0"/>
          <w:divBdr>
            <w:top w:val="none" w:sz="0" w:space="0" w:color="auto"/>
            <w:left w:val="none" w:sz="0" w:space="0" w:color="auto"/>
            <w:bottom w:val="none" w:sz="0" w:space="0" w:color="auto"/>
            <w:right w:val="none" w:sz="0" w:space="0" w:color="auto"/>
          </w:divBdr>
        </w:div>
        <w:div w:id="2023969653">
          <w:marLeft w:val="480"/>
          <w:marRight w:val="0"/>
          <w:marTop w:val="0"/>
          <w:marBottom w:val="0"/>
          <w:divBdr>
            <w:top w:val="none" w:sz="0" w:space="0" w:color="auto"/>
            <w:left w:val="none" w:sz="0" w:space="0" w:color="auto"/>
            <w:bottom w:val="none" w:sz="0" w:space="0" w:color="auto"/>
            <w:right w:val="none" w:sz="0" w:space="0" w:color="auto"/>
          </w:divBdr>
        </w:div>
        <w:div w:id="1163934744">
          <w:marLeft w:val="480"/>
          <w:marRight w:val="0"/>
          <w:marTop w:val="0"/>
          <w:marBottom w:val="0"/>
          <w:divBdr>
            <w:top w:val="none" w:sz="0" w:space="0" w:color="auto"/>
            <w:left w:val="none" w:sz="0" w:space="0" w:color="auto"/>
            <w:bottom w:val="none" w:sz="0" w:space="0" w:color="auto"/>
            <w:right w:val="none" w:sz="0" w:space="0" w:color="auto"/>
          </w:divBdr>
        </w:div>
        <w:div w:id="157380085">
          <w:marLeft w:val="480"/>
          <w:marRight w:val="0"/>
          <w:marTop w:val="0"/>
          <w:marBottom w:val="0"/>
          <w:divBdr>
            <w:top w:val="none" w:sz="0" w:space="0" w:color="auto"/>
            <w:left w:val="none" w:sz="0" w:space="0" w:color="auto"/>
            <w:bottom w:val="none" w:sz="0" w:space="0" w:color="auto"/>
            <w:right w:val="none" w:sz="0" w:space="0" w:color="auto"/>
          </w:divBdr>
        </w:div>
        <w:div w:id="1927567605">
          <w:marLeft w:val="480"/>
          <w:marRight w:val="0"/>
          <w:marTop w:val="0"/>
          <w:marBottom w:val="0"/>
          <w:divBdr>
            <w:top w:val="none" w:sz="0" w:space="0" w:color="auto"/>
            <w:left w:val="none" w:sz="0" w:space="0" w:color="auto"/>
            <w:bottom w:val="none" w:sz="0" w:space="0" w:color="auto"/>
            <w:right w:val="none" w:sz="0" w:space="0" w:color="auto"/>
          </w:divBdr>
        </w:div>
        <w:div w:id="1189876821">
          <w:marLeft w:val="480"/>
          <w:marRight w:val="0"/>
          <w:marTop w:val="0"/>
          <w:marBottom w:val="0"/>
          <w:divBdr>
            <w:top w:val="none" w:sz="0" w:space="0" w:color="auto"/>
            <w:left w:val="none" w:sz="0" w:space="0" w:color="auto"/>
            <w:bottom w:val="none" w:sz="0" w:space="0" w:color="auto"/>
            <w:right w:val="none" w:sz="0" w:space="0" w:color="auto"/>
          </w:divBdr>
        </w:div>
        <w:div w:id="25763654">
          <w:marLeft w:val="480"/>
          <w:marRight w:val="0"/>
          <w:marTop w:val="0"/>
          <w:marBottom w:val="0"/>
          <w:divBdr>
            <w:top w:val="none" w:sz="0" w:space="0" w:color="auto"/>
            <w:left w:val="none" w:sz="0" w:space="0" w:color="auto"/>
            <w:bottom w:val="none" w:sz="0" w:space="0" w:color="auto"/>
            <w:right w:val="none" w:sz="0" w:space="0" w:color="auto"/>
          </w:divBdr>
        </w:div>
        <w:div w:id="1533566370">
          <w:marLeft w:val="480"/>
          <w:marRight w:val="0"/>
          <w:marTop w:val="0"/>
          <w:marBottom w:val="0"/>
          <w:divBdr>
            <w:top w:val="none" w:sz="0" w:space="0" w:color="auto"/>
            <w:left w:val="none" w:sz="0" w:space="0" w:color="auto"/>
            <w:bottom w:val="none" w:sz="0" w:space="0" w:color="auto"/>
            <w:right w:val="none" w:sz="0" w:space="0" w:color="auto"/>
          </w:divBdr>
        </w:div>
        <w:div w:id="791169277">
          <w:marLeft w:val="480"/>
          <w:marRight w:val="0"/>
          <w:marTop w:val="0"/>
          <w:marBottom w:val="0"/>
          <w:divBdr>
            <w:top w:val="none" w:sz="0" w:space="0" w:color="auto"/>
            <w:left w:val="none" w:sz="0" w:space="0" w:color="auto"/>
            <w:bottom w:val="none" w:sz="0" w:space="0" w:color="auto"/>
            <w:right w:val="none" w:sz="0" w:space="0" w:color="auto"/>
          </w:divBdr>
        </w:div>
        <w:div w:id="819268004">
          <w:marLeft w:val="480"/>
          <w:marRight w:val="0"/>
          <w:marTop w:val="0"/>
          <w:marBottom w:val="0"/>
          <w:divBdr>
            <w:top w:val="none" w:sz="0" w:space="0" w:color="auto"/>
            <w:left w:val="none" w:sz="0" w:space="0" w:color="auto"/>
            <w:bottom w:val="none" w:sz="0" w:space="0" w:color="auto"/>
            <w:right w:val="none" w:sz="0" w:space="0" w:color="auto"/>
          </w:divBdr>
        </w:div>
        <w:div w:id="1561598531">
          <w:marLeft w:val="480"/>
          <w:marRight w:val="0"/>
          <w:marTop w:val="0"/>
          <w:marBottom w:val="0"/>
          <w:divBdr>
            <w:top w:val="none" w:sz="0" w:space="0" w:color="auto"/>
            <w:left w:val="none" w:sz="0" w:space="0" w:color="auto"/>
            <w:bottom w:val="none" w:sz="0" w:space="0" w:color="auto"/>
            <w:right w:val="none" w:sz="0" w:space="0" w:color="auto"/>
          </w:divBdr>
        </w:div>
        <w:div w:id="512645512">
          <w:marLeft w:val="480"/>
          <w:marRight w:val="0"/>
          <w:marTop w:val="0"/>
          <w:marBottom w:val="0"/>
          <w:divBdr>
            <w:top w:val="none" w:sz="0" w:space="0" w:color="auto"/>
            <w:left w:val="none" w:sz="0" w:space="0" w:color="auto"/>
            <w:bottom w:val="none" w:sz="0" w:space="0" w:color="auto"/>
            <w:right w:val="none" w:sz="0" w:space="0" w:color="auto"/>
          </w:divBdr>
        </w:div>
        <w:div w:id="1368068959">
          <w:marLeft w:val="480"/>
          <w:marRight w:val="0"/>
          <w:marTop w:val="0"/>
          <w:marBottom w:val="0"/>
          <w:divBdr>
            <w:top w:val="none" w:sz="0" w:space="0" w:color="auto"/>
            <w:left w:val="none" w:sz="0" w:space="0" w:color="auto"/>
            <w:bottom w:val="none" w:sz="0" w:space="0" w:color="auto"/>
            <w:right w:val="none" w:sz="0" w:space="0" w:color="auto"/>
          </w:divBdr>
        </w:div>
        <w:div w:id="759639244">
          <w:marLeft w:val="480"/>
          <w:marRight w:val="0"/>
          <w:marTop w:val="0"/>
          <w:marBottom w:val="0"/>
          <w:divBdr>
            <w:top w:val="none" w:sz="0" w:space="0" w:color="auto"/>
            <w:left w:val="none" w:sz="0" w:space="0" w:color="auto"/>
            <w:bottom w:val="none" w:sz="0" w:space="0" w:color="auto"/>
            <w:right w:val="none" w:sz="0" w:space="0" w:color="auto"/>
          </w:divBdr>
        </w:div>
        <w:div w:id="899291346">
          <w:marLeft w:val="480"/>
          <w:marRight w:val="0"/>
          <w:marTop w:val="0"/>
          <w:marBottom w:val="0"/>
          <w:divBdr>
            <w:top w:val="none" w:sz="0" w:space="0" w:color="auto"/>
            <w:left w:val="none" w:sz="0" w:space="0" w:color="auto"/>
            <w:bottom w:val="none" w:sz="0" w:space="0" w:color="auto"/>
            <w:right w:val="none" w:sz="0" w:space="0" w:color="auto"/>
          </w:divBdr>
        </w:div>
        <w:div w:id="849569265">
          <w:marLeft w:val="480"/>
          <w:marRight w:val="0"/>
          <w:marTop w:val="0"/>
          <w:marBottom w:val="0"/>
          <w:divBdr>
            <w:top w:val="none" w:sz="0" w:space="0" w:color="auto"/>
            <w:left w:val="none" w:sz="0" w:space="0" w:color="auto"/>
            <w:bottom w:val="none" w:sz="0" w:space="0" w:color="auto"/>
            <w:right w:val="none" w:sz="0" w:space="0" w:color="auto"/>
          </w:divBdr>
        </w:div>
        <w:div w:id="1840727640">
          <w:marLeft w:val="480"/>
          <w:marRight w:val="0"/>
          <w:marTop w:val="0"/>
          <w:marBottom w:val="0"/>
          <w:divBdr>
            <w:top w:val="none" w:sz="0" w:space="0" w:color="auto"/>
            <w:left w:val="none" w:sz="0" w:space="0" w:color="auto"/>
            <w:bottom w:val="none" w:sz="0" w:space="0" w:color="auto"/>
            <w:right w:val="none" w:sz="0" w:space="0" w:color="auto"/>
          </w:divBdr>
        </w:div>
        <w:div w:id="836651877">
          <w:marLeft w:val="480"/>
          <w:marRight w:val="0"/>
          <w:marTop w:val="0"/>
          <w:marBottom w:val="0"/>
          <w:divBdr>
            <w:top w:val="none" w:sz="0" w:space="0" w:color="auto"/>
            <w:left w:val="none" w:sz="0" w:space="0" w:color="auto"/>
            <w:bottom w:val="none" w:sz="0" w:space="0" w:color="auto"/>
            <w:right w:val="none" w:sz="0" w:space="0" w:color="auto"/>
          </w:divBdr>
        </w:div>
        <w:div w:id="285966191">
          <w:marLeft w:val="480"/>
          <w:marRight w:val="0"/>
          <w:marTop w:val="0"/>
          <w:marBottom w:val="0"/>
          <w:divBdr>
            <w:top w:val="none" w:sz="0" w:space="0" w:color="auto"/>
            <w:left w:val="none" w:sz="0" w:space="0" w:color="auto"/>
            <w:bottom w:val="none" w:sz="0" w:space="0" w:color="auto"/>
            <w:right w:val="none" w:sz="0" w:space="0" w:color="auto"/>
          </w:divBdr>
        </w:div>
        <w:div w:id="1991981945">
          <w:marLeft w:val="480"/>
          <w:marRight w:val="0"/>
          <w:marTop w:val="0"/>
          <w:marBottom w:val="0"/>
          <w:divBdr>
            <w:top w:val="none" w:sz="0" w:space="0" w:color="auto"/>
            <w:left w:val="none" w:sz="0" w:space="0" w:color="auto"/>
            <w:bottom w:val="none" w:sz="0" w:space="0" w:color="auto"/>
            <w:right w:val="none" w:sz="0" w:space="0" w:color="auto"/>
          </w:divBdr>
        </w:div>
        <w:div w:id="429812969">
          <w:marLeft w:val="480"/>
          <w:marRight w:val="0"/>
          <w:marTop w:val="0"/>
          <w:marBottom w:val="0"/>
          <w:divBdr>
            <w:top w:val="none" w:sz="0" w:space="0" w:color="auto"/>
            <w:left w:val="none" w:sz="0" w:space="0" w:color="auto"/>
            <w:bottom w:val="none" w:sz="0" w:space="0" w:color="auto"/>
            <w:right w:val="none" w:sz="0" w:space="0" w:color="auto"/>
          </w:divBdr>
        </w:div>
        <w:div w:id="1361592869">
          <w:marLeft w:val="480"/>
          <w:marRight w:val="0"/>
          <w:marTop w:val="0"/>
          <w:marBottom w:val="0"/>
          <w:divBdr>
            <w:top w:val="none" w:sz="0" w:space="0" w:color="auto"/>
            <w:left w:val="none" w:sz="0" w:space="0" w:color="auto"/>
            <w:bottom w:val="none" w:sz="0" w:space="0" w:color="auto"/>
            <w:right w:val="none" w:sz="0" w:space="0" w:color="auto"/>
          </w:divBdr>
        </w:div>
        <w:div w:id="348145634">
          <w:marLeft w:val="480"/>
          <w:marRight w:val="0"/>
          <w:marTop w:val="0"/>
          <w:marBottom w:val="0"/>
          <w:divBdr>
            <w:top w:val="none" w:sz="0" w:space="0" w:color="auto"/>
            <w:left w:val="none" w:sz="0" w:space="0" w:color="auto"/>
            <w:bottom w:val="none" w:sz="0" w:space="0" w:color="auto"/>
            <w:right w:val="none" w:sz="0" w:space="0" w:color="auto"/>
          </w:divBdr>
        </w:div>
        <w:div w:id="983394546">
          <w:marLeft w:val="480"/>
          <w:marRight w:val="0"/>
          <w:marTop w:val="0"/>
          <w:marBottom w:val="0"/>
          <w:divBdr>
            <w:top w:val="none" w:sz="0" w:space="0" w:color="auto"/>
            <w:left w:val="none" w:sz="0" w:space="0" w:color="auto"/>
            <w:bottom w:val="none" w:sz="0" w:space="0" w:color="auto"/>
            <w:right w:val="none" w:sz="0" w:space="0" w:color="auto"/>
          </w:divBdr>
        </w:div>
        <w:div w:id="808286845">
          <w:marLeft w:val="480"/>
          <w:marRight w:val="0"/>
          <w:marTop w:val="0"/>
          <w:marBottom w:val="0"/>
          <w:divBdr>
            <w:top w:val="none" w:sz="0" w:space="0" w:color="auto"/>
            <w:left w:val="none" w:sz="0" w:space="0" w:color="auto"/>
            <w:bottom w:val="none" w:sz="0" w:space="0" w:color="auto"/>
            <w:right w:val="none" w:sz="0" w:space="0" w:color="auto"/>
          </w:divBdr>
        </w:div>
        <w:div w:id="924807134">
          <w:marLeft w:val="480"/>
          <w:marRight w:val="0"/>
          <w:marTop w:val="0"/>
          <w:marBottom w:val="0"/>
          <w:divBdr>
            <w:top w:val="none" w:sz="0" w:space="0" w:color="auto"/>
            <w:left w:val="none" w:sz="0" w:space="0" w:color="auto"/>
            <w:bottom w:val="none" w:sz="0" w:space="0" w:color="auto"/>
            <w:right w:val="none" w:sz="0" w:space="0" w:color="auto"/>
          </w:divBdr>
        </w:div>
        <w:div w:id="987979694">
          <w:marLeft w:val="480"/>
          <w:marRight w:val="0"/>
          <w:marTop w:val="0"/>
          <w:marBottom w:val="0"/>
          <w:divBdr>
            <w:top w:val="none" w:sz="0" w:space="0" w:color="auto"/>
            <w:left w:val="none" w:sz="0" w:space="0" w:color="auto"/>
            <w:bottom w:val="none" w:sz="0" w:space="0" w:color="auto"/>
            <w:right w:val="none" w:sz="0" w:space="0" w:color="auto"/>
          </w:divBdr>
        </w:div>
        <w:div w:id="810559602">
          <w:marLeft w:val="480"/>
          <w:marRight w:val="0"/>
          <w:marTop w:val="0"/>
          <w:marBottom w:val="0"/>
          <w:divBdr>
            <w:top w:val="none" w:sz="0" w:space="0" w:color="auto"/>
            <w:left w:val="none" w:sz="0" w:space="0" w:color="auto"/>
            <w:bottom w:val="none" w:sz="0" w:space="0" w:color="auto"/>
            <w:right w:val="none" w:sz="0" w:space="0" w:color="auto"/>
          </w:divBdr>
        </w:div>
        <w:div w:id="1076051552">
          <w:marLeft w:val="480"/>
          <w:marRight w:val="0"/>
          <w:marTop w:val="0"/>
          <w:marBottom w:val="0"/>
          <w:divBdr>
            <w:top w:val="none" w:sz="0" w:space="0" w:color="auto"/>
            <w:left w:val="none" w:sz="0" w:space="0" w:color="auto"/>
            <w:bottom w:val="none" w:sz="0" w:space="0" w:color="auto"/>
            <w:right w:val="none" w:sz="0" w:space="0" w:color="auto"/>
          </w:divBdr>
        </w:div>
        <w:div w:id="378625323">
          <w:marLeft w:val="480"/>
          <w:marRight w:val="0"/>
          <w:marTop w:val="0"/>
          <w:marBottom w:val="0"/>
          <w:divBdr>
            <w:top w:val="none" w:sz="0" w:space="0" w:color="auto"/>
            <w:left w:val="none" w:sz="0" w:space="0" w:color="auto"/>
            <w:bottom w:val="none" w:sz="0" w:space="0" w:color="auto"/>
            <w:right w:val="none" w:sz="0" w:space="0" w:color="auto"/>
          </w:divBdr>
        </w:div>
        <w:div w:id="1349409660">
          <w:marLeft w:val="480"/>
          <w:marRight w:val="0"/>
          <w:marTop w:val="0"/>
          <w:marBottom w:val="0"/>
          <w:divBdr>
            <w:top w:val="none" w:sz="0" w:space="0" w:color="auto"/>
            <w:left w:val="none" w:sz="0" w:space="0" w:color="auto"/>
            <w:bottom w:val="none" w:sz="0" w:space="0" w:color="auto"/>
            <w:right w:val="none" w:sz="0" w:space="0" w:color="auto"/>
          </w:divBdr>
        </w:div>
        <w:div w:id="1324167869">
          <w:marLeft w:val="480"/>
          <w:marRight w:val="0"/>
          <w:marTop w:val="0"/>
          <w:marBottom w:val="0"/>
          <w:divBdr>
            <w:top w:val="none" w:sz="0" w:space="0" w:color="auto"/>
            <w:left w:val="none" w:sz="0" w:space="0" w:color="auto"/>
            <w:bottom w:val="none" w:sz="0" w:space="0" w:color="auto"/>
            <w:right w:val="none" w:sz="0" w:space="0" w:color="auto"/>
          </w:divBdr>
        </w:div>
        <w:div w:id="226503420">
          <w:marLeft w:val="480"/>
          <w:marRight w:val="0"/>
          <w:marTop w:val="0"/>
          <w:marBottom w:val="0"/>
          <w:divBdr>
            <w:top w:val="none" w:sz="0" w:space="0" w:color="auto"/>
            <w:left w:val="none" w:sz="0" w:space="0" w:color="auto"/>
            <w:bottom w:val="none" w:sz="0" w:space="0" w:color="auto"/>
            <w:right w:val="none" w:sz="0" w:space="0" w:color="auto"/>
          </w:divBdr>
        </w:div>
        <w:div w:id="495726858">
          <w:marLeft w:val="480"/>
          <w:marRight w:val="0"/>
          <w:marTop w:val="0"/>
          <w:marBottom w:val="0"/>
          <w:divBdr>
            <w:top w:val="none" w:sz="0" w:space="0" w:color="auto"/>
            <w:left w:val="none" w:sz="0" w:space="0" w:color="auto"/>
            <w:bottom w:val="none" w:sz="0" w:space="0" w:color="auto"/>
            <w:right w:val="none" w:sz="0" w:space="0" w:color="auto"/>
          </w:divBdr>
        </w:div>
        <w:div w:id="1690914130">
          <w:marLeft w:val="480"/>
          <w:marRight w:val="0"/>
          <w:marTop w:val="0"/>
          <w:marBottom w:val="0"/>
          <w:divBdr>
            <w:top w:val="none" w:sz="0" w:space="0" w:color="auto"/>
            <w:left w:val="none" w:sz="0" w:space="0" w:color="auto"/>
            <w:bottom w:val="none" w:sz="0" w:space="0" w:color="auto"/>
            <w:right w:val="none" w:sz="0" w:space="0" w:color="auto"/>
          </w:divBdr>
        </w:div>
        <w:div w:id="1787121045">
          <w:marLeft w:val="480"/>
          <w:marRight w:val="0"/>
          <w:marTop w:val="0"/>
          <w:marBottom w:val="0"/>
          <w:divBdr>
            <w:top w:val="none" w:sz="0" w:space="0" w:color="auto"/>
            <w:left w:val="none" w:sz="0" w:space="0" w:color="auto"/>
            <w:bottom w:val="none" w:sz="0" w:space="0" w:color="auto"/>
            <w:right w:val="none" w:sz="0" w:space="0" w:color="auto"/>
          </w:divBdr>
        </w:div>
        <w:div w:id="1540556034">
          <w:marLeft w:val="480"/>
          <w:marRight w:val="0"/>
          <w:marTop w:val="0"/>
          <w:marBottom w:val="0"/>
          <w:divBdr>
            <w:top w:val="none" w:sz="0" w:space="0" w:color="auto"/>
            <w:left w:val="none" w:sz="0" w:space="0" w:color="auto"/>
            <w:bottom w:val="none" w:sz="0" w:space="0" w:color="auto"/>
            <w:right w:val="none" w:sz="0" w:space="0" w:color="auto"/>
          </w:divBdr>
        </w:div>
        <w:div w:id="693772014">
          <w:marLeft w:val="480"/>
          <w:marRight w:val="0"/>
          <w:marTop w:val="0"/>
          <w:marBottom w:val="0"/>
          <w:divBdr>
            <w:top w:val="none" w:sz="0" w:space="0" w:color="auto"/>
            <w:left w:val="none" w:sz="0" w:space="0" w:color="auto"/>
            <w:bottom w:val="none" w:sz="0" w:space="0" w:color="auto"/>
            <w:right w:val="none" w:sz="0" w:space="0" w:color="auto"/>
          </w:divBdr>
        </w:div>
        <w:div w:id="830020025">
          <w:marLeft w:val="480"/>
          <w:marRight w:val="0"/>
          <w:marTop w:val="0"/>
          <w:marBottom w:val="0"/>
          <w:divBdr>
            <w:top w:val="none" w:sz="0" w:space="0" w:color="auto"/>
            <w:left w:val="none" w:sz="0" w:space="0" w:color="auto"/>
            <w:bottom w:val="none" w:sz="0" w:space="0" w:color="auto"/>
            <w:right w:val="none" w:sz="0" w:space="0" w:color="auto"/>
          </w:divBdr>
        </w:div>
        <w:div w:id="1709256047">
          <w:marLeft w:val="480"/>
          <w:marRight w:val="0"/>
          <w:marTop w:val="0"/>
          <w:marBottom w:val="0"/>
          <w:divBdr>
            <w:top w:val="none" w:sz="0" w:space="0" w:color="auto"/>
            <w:left w:val="none" w:sz="0" w:space="0" w:color="auto"/>
            <w:bottom w:val="none" w:sz="0" w:space="0" w:color="auto"/>
            <w:right w:val="none" w:sz="0" w:space="0" w:color="auto"/>
          </w:divBdr>
        </w:div>
        <w:div w:id="600724550">
          <w:marLeft w:val="480"/>
          <w:marRight w:val="0"/>
          <w:marTop w:val="0"/>
          <w:marBottom w:val="0"/>
          <w:divBdr>
            <w:top w:val="none" w:sz="0" w:space="0" w:color="auto"/>
            <w:left w:val="none" w:sz="0" w:space="0" w:color="auto"/>
            <w:bottom w:val="none" w:sz="0" w:space="0" w:color="auto"/>
            <w:right w:val="none" w:sz="0" w:space="0" w:color="auto"/>
          </w:divBdr>
        </w:div>
        <w:div w:id="750583895">
          <w:marLeft w:val="480"/>
          <w:marRight w:val="0"/>
          <w:marTop w:val="0"/>
          <w:marBottom w:val="0"/>
          <w:divBdr>
            <w:top w:val="none" w:sz="0" w:space="0" w:color="auto"/>
            <w:left w:val="none" w:sz="0" w:space="0" w:color="auto"/>
            <w:bottom w:val="none" w:sz="0" w:space="0" w:color="auto"/>
            <w:right w:val="none" w:sz="0" w:space="0" w:color="auto"/>
          </w:divBdr>
        </w:div>
        <w:div w:id="53358790">
          <w:marLeft w:val="480"/>
          <w:marRight w:val="0"/>
          <w:marTop w:val="0"/>
          <w:marBottom w:val="0"/>
          <w:divBdr>
            <w:top w:val="none" w:sz="0" w:space="0" w:color="auto"/>
            <w:left w:val="none" w:sz="0" w:space="0" w:color="auto"/>
            <w:bottom w:val="none" w:sz="0" w:space="0" w:color="auto"/>
            <w:right w:val="none" w:sz="0" w:space="0" w:color="auto"/>
          </w:divBdr>
        </w:div>
        <w:div w:id="985088936">
          <w:marLeft w:val="480"/>
          <w:marRight w:val="0"/>
          <w:marTop w:val="0"/>
          <w:marBottom w:val="0"/>
          <w:divBdr>
            <w:top w:val="none" w:sz="0" w:space="0" w:color="auto"/>
            <w:left w:val="none" w:sz="0" w:space="0" w:color="auto"/>
            <w:bottom w:val="none" w:sz="0" w:space="0" w:color="auto"/>
            <w:right w:val="none" w:sz="0" w:space="0" w:color="auto"/>
          </w:divBdr>
        </w:div>
        <w:div w:id="419719363">
          <w:marLeft w:val="480"/>
          <w:marRight w:val="0"/>
          <w:marTop w:val="0"/>
          <w:marBottom w:val="0"/>
          <w:divBdr>
            <w:top w:val="none" w:sz="0" w:space="0" w:color="auto"/>
            <w:left w:val="none" w:sz="0" w:space="0" w:color="auto"/>
            <w:bottom w:val="none" w:sz="0" w:space="0" w:color="auto"/>
            <w:right w:val="none" w:sz="0" w:space="0" w:color="auto"/>
          </w:divBdr>
        </w:div>
        <w:div w:id="823282269">
          <w:marLeft w:val="480"/>
          <w:marRight w:val="0"/>
          <w:marTop w:val="0"/>
          <w:marBottom w:val="0"/>
          <w:divBdr>
            <w:top w:val="none" w:sz="0" w:space="0" w:color="auto"/>
            <w:left w:val="none" w:sz="0" w:space="0" w:color="auto"/>
            <w:bottom w:val="none" w:sz="0" w:space="0" w:color="auto"/>
            <w:right w:val="none" w:sz="0" w:space="0" w:color="auto"/>
          </w:divBdr>
        </w:div>
        <w:div w:id="1659840473">
          <w:marLeft w:val="480"/>
          <w:marRight w:val="0"/>
          <w:marTop w:val="0"/>
          <w:marBottom w:val="0"/>
          <w:divBdr>
            <w:top w:val="none" w:sz="0" w:space="0" w:color="auto"/>
            <w:left w:val="none" w:sz="0" w:space="0" w:color="auto"/>
            <w:bottom w:val="none" w:sz="0" w:space="0" w:color="auto"/>
            <w:right w:val="none" w:sz="0" w:space="0" w:color="auto"/>
          </w:divBdr>
        </w:div>
        <w:div w:id="1164591975">
          <w:marLeft w:val="480"/>
          <w:marRight w:val="0"/>
          <w:marTop w:val="0"/>
          <w:marBottom w:val="0"/>
          <w:divBdr>
            <w:top w:val="none" w:sz="0" w:space="0" w:color="auto"/>
            <w:left w:val="none" w:sz="0" w:space="0" w:color="auto"/>
            <w:bottom w:val="none" w:sz="0" w:space="0" w:color="auto"/>
            <w:right w:val="none" w:sz="0" w:space="0" w:color="auto"/>
          </w:divBdr>
        </w:div>
        <w:div w:id="1476796538">
          <w:marLeft w:val="480"/>
          <w:marRight w:val="0"/>
          <w:marTop w:val="0"/>
          <w:marBottom w:val="0"/>
          <w:divBdr>
            <w:top w:val="none" w:sz="0" w:space="0" w:color="auto"/>
            <w:left w:val="none" w:sz="0" w:space="0" w:color="auto"/>
            <w:bottom w:val="none" w:sz="0" w:space="0" w:color="auto"/>
            <w:right w:val="none" w:sz="0" w:space="0" w:color="auto"/>
          </w:divBdr>
        </w:div>
        <w:div w:id="171646280">
          <w:marLeft w:val="480"/>
          <w:marRight w:val="0"/>
          <w:marTop w:val="0"/>
          <w:marBottom w:val="0"/>
          <w:divBdr>
            <w:top w:val="none" w:sz="0" w:space="0" w:color="auto"/>
            <w:left w:val="none" w:sz="0" w:space="0" w:color="auto"/>
            <w:bottom w:val="none" w:sz="0" w:space="0" w:color="auto"/>
            <w:right w:val="none" w:sz="0" w:space="0" w:color="auto"/>
          </w:divBdr>
        </w:div>
        <w:div w:id="1845243521">
          <w:marLeft w:val="480"/>
          <w:marRight w:val="0"/>
          <w:marTop w:val="0"/>
          <w:marBottom w:val="0"/>
          <w:divBdr>
            <w:top w:val="none" w:sz="0" w:space="0" w:color="auto"/>
            <w:left w:val="none" w:sz="0" w:space="0" w:color="auto"/>
            <w:bottom w:val="none" w:sz="0" w:space="0" w:color="auto"/>
            <w:right w:val="none" w:sz="0" w:space="0" w:color="auto"/>
          </w:divBdr>
        </w:div>
        <w:div w:id="571277953">
          <w:marLeft w:val="480"/>
          <w:marRight w:val="0"/>
          <w:marTop w:val="0"/>
          <w:marBottom w:val="0"/>
          <w:divBdr>
            <w:top w:val="none" w:sz="0" w:space="0" w:color="auto"/>
            <w:left w:val="none" w:sz="0" w:space="0" w:color="auto"/>
            <w:bottom w:val="none" w:sz="0" w:space="0" w:color="auto"/>
            <w:right w:val="none" w:sz="0" w:space="0" w:color="auto"/>
          </w:divBdr>
        </w:div>
        <w:div w:id="329716338">
          <w:marLeft w:val="480"/>
          <w:marRight w:val="0"/>
          <w:marTop w:val="0"/>
          <w:marBottom w:val="0"/>
          <w:divBdr>
            <w:top w:val="none" w:sz="0" w:space="0" w:color="auto"/>
            <w:left w:val="none" w:sz="0" w:space="0" w:color="auto"/>
            <w:bottom w:val="none" w:sz="0" w:space="0" w:color="auto"/>
            <w:right w:val="none" w:sz="0" w:space="0" w:color="auto"/>
          </w:divBdr>
        </w:div>
        <w:div w:id="577130159">
          <w:marLeft w:val="480"/>
          <w:marRight w:val="0"/>
          <w:marTop w:val="0"/>
          <w:marBottom w:val="0"/>
          <w:divBdr>
            <w:top w:val="none" w:sz="0" w:space="0" w:color="auto"/>
            <w:left w:val="none" w:sz="0" w:space="0" w:color="auto"/>
            <w:bottom w:val="none" w:sz="0" w:space="0" w:color="auto"/>
            <w:right w:val="none" w:sz="0" w:space="0" w:color="auto"/>
          </w:divBdr>
        </w:div>
        <w:div w:id="618030878">
          <w:marLeft w:val="480"/>
          <w:marRight w:val="0"/>
          <w:marTop w:val="0"/>
          <w:marBottom w:val="0"/>
          <w:divBdr>
            <w:top w:val="none" w:sz="0" w:space="0" w:color="auto"/>
            <w:left w:val="none" w:sz="0" w:space="0" w:color="auto"/>
            <w:bottom w:val="none" w:sz="0" w:space="0" w:color="auto"/>
            <w:right w:val="none" w:sz="0" w:space="0" w:color="auto"/>
          </w:divBdr>
        </w:div>
        <w:div w:id="526215191">
          <w:marLeft w:val="480"/>
          <w:marRight w:val="0"/>
          <w:marTop w:val="0"/>
          <w:marBottom w:val="0"/>
          <w:divBdr>
            <w:top w:val="none" w:sz="0" w:space="0" w:color="auto"/>
            <w:left w:val="none" w:sz="0" w:space="0" w:color="auto"/>
            <w:bottom w:val="none" w:sz="0" w:space="0" w:color="auto"/>
            <w:right w:val="none" w:sz="0" w:space="0" w:color="auto"/>
          </w:divBdr>
        </w:div>
        <w:div w:id="1353263875">
          <w:marLeft w:val="480"/>
          <w:marRight w:val="0"/>
          <w:marTop w:val="0"/>
          <w:marBottom w:val="0"/>
          <w:divBdr>
            <w:top w:val="none" w:sz="0" w:space="0" w:color="auto"/>
            <w:left w:val="none" w:sz="0" w:space="0" w:color="auto"/>
            <w:bottom w:val="none" w:sz="0" w:space="0" w:color="auto"/>
            <w:right w:val="none" w:sz="0" w:space="0" w:color="auto"/>
          </w:divBdr>
        </w:div>
        <w:div w:id="800464640">
          <w:marLeft w:val="480"/>
          <w:marRight w:val="0"/>
          <w:marTop w:val="0"/>
          <w:marBottom w:val="0"/>
          <w:divBdr>
            <w:top w:val="none" w:sz="0" w:space="0" w:color="auto"/>
            <w:left w:val="none" w:sz="0" w:space="0" w:color="auto"/>
            <w:bottom w:val="none" w:sz="0" w:space="0" w:color="auto"/>
            <w:right w:val="none" w:sz="0" w:space="0" w:color="auto"/>
          </w:divBdr>
        </w:div>
        <w:div w:id="1646007044">
          <w:marLeft w:val="480"/>
          <w:marRight w:val="0"/>
          <w:marTop w:val="0"/>
          <w:marBottom w:val="0"/>
          <w:divBdr>
            <w:top w:val="none" w:sz="0" w:space="0" w:color="auto"/>
            <w:left w:val="none" w:sz="0" w:space="0" w:color="auto"/>
            <w:bottom w:val="none" w:sz="0" w:space="0" w:color="auto"/>
            <w:right w:val="none" w:sz="0" w:space="0" w:color="auto"/>
          </w:divBdr>
        </w:div>
        <w:div w:id="2099448207">
          <w:marLeft w:val="480"/>
          <w:marRight w:val="0"/>
          <w:marTop w:val="0"/>
          <w:marBottom w:val="0"/>
          <w:divBdr>
            <w:top w:val="none" w:sz="0" w:space="0" w:color="auto"/>
            <w:left w:val="none" w:sz="0" w:space="0" w:color="auto"/>
            <w:bottom w:val="none" w:sz="0" w:space="0" w:color="auto"/>
            <w:right w:val="none" w:sz="0" w:space="0" w:color="auto"/>
          </w:divBdr>
        </w:div>
        <w:div w:id="1270239291">
          <w:marLeft w:val="480"/>
          <w:marRight w:val="0"/>
          <w:marTop w:val="0"/>
          <w:marBottom w:val="0"/>
          <w:divBdr>
            <w:top w:val="none" w:sz="0" w:space="0" w:color="auto"/>
            <w:left w:val="none" w:sz="0" w:space="0" w:color="auto"/>
            <w:bottom w:val="none" w:sz="0" w:space="0" w:color="auto"/>
            <w:right w:val="none" w:sz="0" w:space="0" w:color="auto"/>
          </w:divBdr>
        </w:div>
        <w:div w:id="127747203">
          <w:marLeft w:val="480"/>
          <w:marRight w:val="0"/>
          <w:marTop w:val="0"/>
          <w:marBottom w:val="0"/>
          <w:divBdr>
            <w:top w:val="none" w:sz="0" w:space="0" w:color="auto"/>
            <w:left w:val="none" w:sz="0" w:space="0" w:color="auto"/>
            <w:bottom w:val="none" w:sz="0" w:space="0" w:color="auto"/>
            <w:right w:val="none" w:sz="0" w:space="0" w:color="auto"/>
          </w:divBdr>
        </w:div>
      </w:divsChild>
    </w:div>
    <w:div w:id="2114932907">
      <w:bodyDiv w:val="1"/>
      <w:marLeft w:val="0"/>
      <w:marRight w:val="0"/>
      <w:marTop w:val="0"/>
      <w:marBottom w:val="0"/>
      <w:divBdr>
        <w:top w:val="none" w:sz="0" w:space="0" w:color="auto"/>
        <w:left w:val="none" w:sz="0" w:space="0" w:color="auto"/>
        <w:bottom w:val="none" w:sz="0" w:space="0" w:color="auto"/>
        <w:right w:val="none" w:sz="0" w:space="0" w:color="auto"/>
      </w:divBdr>
    </w:div>
    <w:div w:id="2119325670">
      <w:bodyDiv w:val="1"/>
      <w:marLeft w:val="0"/>
      <w:marRight w:val="0"/>
      <w:marTop w:val="0"/>
      <w:marBottom w:val="0"/>
      <w:divBdr>
        <w:top w:val="none" w:sz="0" w:space="0" w:color="auto"/>
        <w:left w:val="none" w:sz="0" w:space="0" w:color="auto"/>
        <w:bottom w:val="none" w:sz="0" w:space="0" w:color="auto"/>
        <w:right w:val="none" w:sz="0" w:space="0" w:color="auto"/>
      </w:divBdr>
    </w:div>
    <w:div w:id="2121340505">
      <w:bodyDiv w:val="1"/>
      <w:marLeft w:val="0"/>
      <w:marRight w:val="0"/>
      <w:marTop w:val="0"/>
      <w:marBottom w:val="0"/>
      <w:divBdr>
        <w:top w:val="none" w:sz="0" w:space="0" w:color="auto"/>
        <w:left w:val="none" w:sz="0" w:space="0" w:color="auto"/>
        <w:bottom w:val="none" w:sz="0" w:space="0" w:color="auto"/>
        <w:right w:val="none" w:sz="0" w:space="0" w:color="auto"/>
      </w:divBdr>
    </w:div>
    <w:div w:id="2133278681">
      <w:bodyDiv w:val="1"/>
      <w:marLeft w:val="0"/>
      <w:marRight w:val="0"/>
      <w:marTop w:val="0"/>
      <w:marBottom w:val="0"/>
      <w:divBdr>
        <w:top w:val="none" w:sz="0" w:space="0" w:color="auto"/>
        <w:left w:val="none" w:sz="0" w:space="0" w:color="auto"/>
        <w:bottom w:val="none" w:sz="0" w:space="0" w:color="auto"/>
        <w:right w:val="none" w:sz="0" w:space="0" w:color="auto"/>
      </w:divBdr>
      <w:divsChild>
        <w:div w:id="1310869185">
          <w:marLeft w:val="480"/>
          <w:marRight w:val="0"/>
          <w:marTop w:val="0"/>
          <w:marBottom w:val="0"/>
          <w:divBdr>
            <w:top w:val="none" w:sz="0" w:space="0" w:color="auto"/>
            <w:left w:val="none" w:sz="0" w:space="0" w:color="auto"/>
            <w:bottom w:val="none" w:sz="0" w:space="0" w:color="auto"/>
            <w:right w:val="none" w:sz="0" w:space="0" w:color="auto"/>
          </w:divBdr>
        </w:div>
        <w:div w:id="1867979236">
          <w:marLeft w:val="480"/>
          <w:marRight w:val="0"/>
          <w:marTop w:val="0"/>
          <w:marBottom w:val="0"/>
          <w:divBdr>
            <w:top w:val="none" w:sz="0" w:space="0" w:color="auto"/>
            <w:left w:val="none" w:sz="0" w:space="0" w:color="auto"/>
            <w:bottom w:val="none" w:sz="0" w:space="0" w:color="auto"/>
            <w:right w:val="none" w:sz="0" w:space="0" w:color="auto"/>
          </w:divBdr>
        </w:div>
        <w:div w:id="1303729088">
          <w:marLeft w:val="480"/>
          <w:marRight w:val="0"/>
          <w:marTop w:val="0"/>
          <w:marBottom w:val="0"/>
          <w:divBdr>
            <w:top w:val="none" w:sz="0" w:space="0" w:color="auto"/>
            <w:left w:val="none" w:sz="0" w:space="0" w:color="auto"/>
            <w:bottom w:val="none" w:sz="0" w:space="0" w:color="auto"/>
            <w:right w:val="none" w:sz="0" w:space="0" w:color="auto"/>
          </w:divBdr>
        </w:div>
        <w:div w:id="119155538">
          <w:marLeft w:val="480"/>
          <w:marRight w:val="0"/>
          <w:marTop w:val="0"/>
          <w:marBottom w:val="0"/>
          <w:divBdr>
            <w:top w:val="none" w:sz="0" w:space="0" w:color="auto"/>
            <w:left w:val="none" w:sz="0" w:space="0" w:color="auto"/>
            <w:bottom w:val="none" w:sz="0" w:space="0" w:color="auto"/>
            <w:right w:val="none" w:sz="0" w:space="0" w:color="auto"/>
          </w:divBdr>
        </w:div>
        <w:div w:id="1976449929">
          <w:marLeft w:val="480"/>
          <w:marRight w:val="0"/>
          <w:marTop w:val="0"/>
          <w:marBottom w:val="0"/>
          <w:divBdr>
            <w:top w:val="none" w:sz="0" w:space="0" w:color="auto"/>
            <w:left w:val="none" w:sz="0" w:space="0" w:color="auto"/>
            <w:bottom w:val="none" w:sz="0" w:space="0" w:color="auto"/>
            <w:right w:val="none" w:sz="0" w:space="0" w:color="auto"/>
          </w:divBdr>
        </w:div>
        <w:div w:id="592083795">
          <w:marLeft w:val="480"/>
          <w:marRight w:val="0"/>
          <w:marTop w:val="0"/>
          <w:marBottom w:val="0"/>
          <w:divBdr>
            <w:top w:val="none" w:sz="0" w:space="0" w:color="auto"/>
            <w:left w:val="none" w:sz="0" w:space="0" w:color="auto"/>
            <w:bottom w:val="none" w:sz="0" w:space="0" w:color="auto"/>
            <w:right w:val="none" w:sz="0" w:space="0" w:color="auto"/>
          </w:divBdr>
        </w:div>
        <w:div w:id="1062946877">
          <w:marLeft w:val="480"/>
          <w:marRight w:val="0"/>
          <w:marTop w:val="0"/>
          <w:marBottom w:val="0"/>
          <w:divBdr>
            <w:top w:val="none" w:sz="0" w:space="0" w:color="auto"/>
            <w:left w:val="none" w:sz="0" w:space="0" w:color="auto"/>
            <w:bottom w:val="none" w:sz="0" w:space="0" w:color="auto"/>
            <w:right w:val="none" w:sz="0" w:space="0" w:color="auto"/>
          </w:divBdr>
        </w:div>
        <w:div w:id="1741099905">
          <w:marLeft w:val="480"/>
          <w:marRight w:val="0"/>
          <w:marTop w:val="0"/>
          <w:marBottom w:val="0"/>
          <w:divBdr>
            <w:top w:val="none" w:sz="0" w:space="0" w:color="auto"/>
            <w:left w:val="none" w:sz="0" w:space="0" w:color="auto"/>
            <w:bottom w:val="none" w:sz="0" w:space="0" w:color="auto"/>
            <w:right w:val="none" w:sz="0" w:space="0" w:color="auto"/>
          </w:divBdr>
        </w:div>
        <w:div w:id="1172990532">
          <w:marLeft w:val="480"/>
          <w:marRight w:val="0"/>
          <w:marTop w:val="0"/>
          <w:marBottom w:val="0"/>
          <w:divBdr>
            <w:top w:val="none" w:sz="0" w:space="0" w:color="auto"/>
            <w:left w:val="none" w:sz="0" w:space="0" w:color="auto"/>
            <w:bottom w:val="none" w:sz="0" w:space="0" w:color="auto"/>
            <w:right w:val="none" w:sz="0" w:space="0" w:color="auto"/>
          </w:divBdr>
        </w:div>
        <w:div w:id="1777823714">
          <w:marLeft w:val="480"/>
          <w:marRight w:val="0"/>
          <w:marTop w:val="0"/>
          <w:marBottom w:val="0"/>
          <w:divBdr>
            <w:top w:val="none" w:sz="0" w:space="0" w:color="auto"/>
            <w:left w:val="none" w:sz="0" w:space="0" w:color="auto"/>
            <w:bottom w:val="none" w:sz="0" w:space="0" w:color="auto"/>
            <w:right w:val="none" w:sz="0" w:space="0" w:color="auto"/>
          </w:divBdr>
        </w:div>
        <w:div w:id="1834563024">
          <w:marLeft w:val="480"/>
          <w:marRight w:val="0"/>
          <w:marTop w:val="0"/>
          <w:marBottom w:val="0"/>
          <w:divBdr>
            <w:top w:val="none" w:sz="0" w:space="0" w:color="auto"/>
            <w:left w:val="none" w:sz="0" w:space="0" w:color="auto"/>
            <w:bottom w:val="none" w:sz="0" w:space="0" w:color="auto"/>
            <w:right w:val="none" w:sz="0" w:space="0" w:color="auto"/>
          </w:divBdr>
        </w:div>
        <w:div w:id="305549473">
          <w:marLeft w:val="480"/>
          <w:marRight w:val="0"/>
          <w:marTop w:val="0"/>
          <w:marBottom w:val="0"/>
          <w:divBdr>
            <w:top w:val="none" w:sz="0" w:space="0" w:color="auto"/>
            <w:left w:val="none" w:sz="0" w:space="0" w:color="auto"/>
            <w:bottom w:val="none" w:sz="0" w:space="0" w:color="auto"/>
            <w:right w:val="none" w:sz="0" w:space="0" w:color="auto"/>
          </w:divBdr>
        </w:div>
        <w:div w:id="1646659786">
          <w:marLeft w:val="480"/>
          <w:marRight w:val="0"/>
          <w:marTop w:val="0"/>
          <w:marBottom w:val="0"/>
          <w:divBdr>
            <w:top w:val="none" w:sz="0" w:space="0" w:color="auto"/>
            <w:left w:val="none" w:sz="0" w:space="0" w:color="auto"/>
            <w:bottom w:val="none" w:sz="0" w:space="0" w:color="auto"/>
            <w:right w:val="none" w:sz="0" w:space="0" w:color="auto"/>
          </w:divBdr>
        </w:div>
        <w:div w:id="748815597">
          <w:marLeft w:val="480"/>
          <w:marRight w:val="0"/>
          <w:marTop w:val="0"/>
          <w:marBottom w:val="0"/>
          <w:divBdr>
            <w:top w:val="none" w:sz="0" w:space="0" w:color="auto"/>
            <w:left w:val="none" w:sz="0" w:space="0" w:color="auto"/>
            <w:bottom w:val="none" w:sz="0" w:space="0" w:color="auto"/>
            <w:right w:val="none" w:sz="0" w:space="0" w:color="auto"/>
          </w:divBdr>
        </w:div>
        <w:div w:id="170536117">
          <w:marLeft w:val="480"/>
          <w:marRight w:val="0"/>
          <w:marTop w:val="0"/>
          <w:marBottom w:val="0"/>
          <w:divBdr>
            <w:top w:val="none" w:sz="0" w:space="0" w:color="auto"/>
            <w:left w:val="none" w:sz="0" w:space="0" w:color="auto"/>
            <w:bottom w:val="none" w:sz="0" w:space="0" w:color="auto"/>
            <w:right w:val="none" w:sz="0" w:space="0" w:color="auto"/>
          </w:divBdr>
        </w:div>
        <w:div w:id="607009325">
          <w:marLeft w:val="480"/>
          <w:marRight w:val="0"/>
          <w:marTop w:val="0"/>
          <w:marBottom w:val="0"/>
          <w:divBdr>
            <w:top w:val="none" w:sz="0" w:space="0" w:color="auto"/>
            <w:left w:val="none" w:sz="0" w:space="0" w:color="auto"/>
            <w:bottom w:val="none" w:sz="0" w:space="0" w:color="auto"/>
            <w:right w:val="none" w:sz="0" w:space="0" w:color="auto"/>
          </w:divBdr>
        </w:div>
        <w:div w:id="1756900450">
          <w:marLeft w:val="480"/>
          <w:marRight w:val="0"/>
          <w:marTop w:val="0"/>
          <w:marBottom w:val="0"/>
          <w:divBdr>
            <w:top w:val="none" w:sz="0" w:space="0" w:color="auto"/>
            <w:left w:val="none" w:sz="0" w:space="0" w:color="auto"/>
            <w:bottom w:val="none" w:sz="0" w:space="0" w:color="auto"/>
            <w:right w:val="none" w:sz="0" w:space="0" w:color="auto"/>
          </w:divBdr>
        </w:div>
        <w:div w:id="827668885">
          <w:marLeft w:val="480"/>
          <w:marRight w:val="0"/>
          <w:marTop w:val="0"/>
          <w:marBottom w:val="0"/>
          <w:divBdr>
            <w:top w:val="none" w:sz="0" w:space="0" w:color="auto"/>
            <w:left w:val="none" w:sz="0" w:space="0" w:color="auto"/>
            <w:bottom w:val="none" w:sz="0" w:space="0" w:color="auto"/>
            <w:right w:val="none" w:sz="0" w:space="0" w:color="auto"/>
          </w:divBdr>
        </w:div>
        <w:div w:id="713889236">
          <w:marLeft w:val="480"/>
          <w:marRight w:val="0"/>
          <w:marTop w:val="0"/>
          <w:marBottom w:val="0"/>
          <w:divBdr>
            <w:top w:val="none" w:sz="0" w:space="0" w:color="auto"/>
            <w:left w:val="none" w:sz="0" w:space="0" w:color="auto"/>
            <w:bottom w:val="none" w:sz="0" w:space="0" w:color="auto"/>
            <w:right w:val="none" w:sz="0" w:space="0" w:color="auto"/>
          </w:divBdr>
        </w:div>
        <w:div w:id="1653563572">
          <w:marLeft w:val="480"/>
          <w:marRight w:val="0"/>
          <w:marTop w:val="0"/>
          <w:marBottom w:val="0"/>
          <w:divBdr>
            <w:top w:val="none" w:sz="0" w:space="0" w:color="auto"/>
            <w:left w:val="none" w:sz="0" w:space="0" w:color="auto"/>
            <w:bottom w:val="none" w:sz="0" w:space="0" w:color="auto"/>
            <w:right w:val="none" w:sz="0" w:space="0" w:color="auto"/>
          </w:divBdr>
        </w:div>
        <w:div w:id="37897296">
          <w:marLeft w:val="480"/>
          <w:marRight w:val="0"/>
          <w:marTop w:val="0"/>
          <w:marBottom w:val="0"/>
          <w:divBdr>
            <w:top w:val="none" w:sz="0" w:space="0" w:color="auto"/>
            <w:left w:val="none" w:sz="0" w:space="0" w:color="auto"/>
            <w:bottom w:val="none" w:sz="0" w:space="0" w:color="auto"/>
            <w:right w:val="none" w:sz="0" w:space="0" w:color="auto"/>
          </w:divBdr>
        </w:div>
        <w:div w:id="1604919240">
          <w:marLeft w:val="480"/>
          <w:marRight w:val="0"/>
          <w:marTop w:val="0"/>
          <w:marBottom w:val="0"/>
          <w:divBdr>
            <w:top w:val="none" w:sz="0" w:space="0" w:color="auto"/>
            <w:left w:val="none" w:sz="0" w:space="0" w:color="auto"/>
            <w:bottom w:val="none" w:sz="0" w:space="0" w:color="auto"/>
            <w:right w:val="none" w:sz="0" w:space="0" w:color="auto"/>
          </w:divBdr>
        </w:div>
        <w:div w:id="1285700026">
          <w:marLeft w:val="480"/>
          <w:marRight w:val="0"/>
          <w:marTop w:val="0"/>
          <w:marBottom w:val="0"/>
          <w:divBdr>
            <w:top w:val="none" w:sz="0" w:space="0" w:color="auto"/>
            <w:left w:val="none" w:sz="0" w:space="0" w:color="auto"/>
            <w:bottom w:val="none" w:sz="0" w:space="0" w:color="auto"/>
            <w:right w:val="none" w:sz="0" w:space="0" w:color="auto"/>
          </w:divBdr>
        </w:div>
        <w:div w:id="887912905">
          <w:marLeft w:val="480"/>
          <w:marRight w:val="0"/>
          <w:marTop w:val="0"/>
          <w:marBottom w:val="0"/>
          <w:divBdr>
            <w:top w:val="none" w:sz="0" w:space="0" w:color="auto"/>
            <w:left w:val="none" w:sz="0" w:space="0" w:color="auto"/>
            <w:bottom w:val="none" w:sz="0" w:space="0" w:color="auto"/>
            <w:right w:val="none" w:sz="0" w:space="0" w:color="auto"/>
          </w:divBdr>
        </w:div>
        <w:div w:id="1277103334">
          <w:marLeft w:val="480"/>
          <w:marRight w:val="0"/>
          <w:marTop w:val="0"/>
          <w:marBottom w:val="0"/>
          <w:divBdr>
            <w:top w:val="none" w:sz="0" w:space="0" w:color="auto"/>
            <w:left w:val="none" w:sz="0" w:space="0" w:color="auto"/>
            <w:bottom w:val="none" w:sz="0" w:space="0" w:color="auto"/>
            <w:right w:val="none" w:sz="0" w:space="0" w:color="auto"/>
          </w:divBdr>
        </w:div>
        <w:div w:id="1581982073">
          <w:marLeft w:val="480"/>
          <w:marRight w:val="0"/>
          <w:marTop w:val="0"/>
          <w:marBottom w:val="0"/>
          <w:divBdr>
            <w:top w:val="none" w:sz="0" w:space="0" w:color="auto"/>
            <w:left w:val="none" w:sz="0" w:space="0" w:color="auto"/>
            <w:bottom w:val="none" w:sz="0" w:space="0" w:color="auto"/>
            <w:right w:val="none" w:sz="0" w:space="0" w:color="auto"/>
          </w:divBdr>
        </w:div>
        <w:div w:id="916397365">
          <w:marLeft w:val="480"/>
          <w:marRight w:val="0"/>
          <w:marTop w:val="0"/>
          <w:marBottom w:val="0"/>
          <w:divBdr>
            <w:top w:val="none" w:sz="0" w:space="0" w:color="auto"/>
            <w:left w:val="none" w:sz="0" w:space="0" w:color="auto"/>
            <w:bottom w:val="none" w:sz="0" w:space="0" w:color="auto"/>
            <w:right w:val="none" w:sz="0" w:space="0" w:color="auto"/>
          </w:divBdr>
        </w:div>
        <w:div w:id="478570161">
          <w:marLeft w:val="480"/>
          <w:marRight w:val="0"/>
          <w:marTop w:val="0"/>
          <w:marBottom w:val="0"/>
          <w:divBdr>
            <w:top w:val="none" w:sz="0" w:space="0" w:color="auto"/>
            <w:left w:val="none" w:sz="0" w:space="0" w:color="auto"/>
            <w:bottom w:val="none" w:sz="0" w:space="0" w:color="auto"/>
            <w:right w:val="none" w:sz="0" w:space="0" w:color="auto"/>
          </w:divBdr>
        </w:div>
        <w:div w:id="862209588">
          <w:marLeft w:val="480"/>
          <w:marRight w:val="0"/>
          <w:marTop w:val="0"/>
          <w:marBottom w:val="0"/>
          <w:divBdr>
            <w:top w:val="none" w:sz="0" w:space="0" w:color="auto"/>
            <w:left w:val="none" w:sz="0" w:space="0" w:color="auto"/>
            <w:bottom w:val="none" w:sz="0" w:space="0" w:color="auto"/>
            <w:right w:val="none" w:sz="0" w:space="0" w:color="auto"/>
          </w:divBdr>
        </w:div>
        <w:div w:id="1740908138">
          <w:marLeft w:val="480"/>
          <w:marRight w:val="0"/>
          <w:marTop w:val="0"/>
          <w:marBottom w:val="0"/>
          <w:divBdr>
            <w:top w:val="none" w:sz="0" w:space="0" w:color="auto"/>
            <w:left w:val="none" w:sz="0" w:space="0" w:color="auto"/>
            <w:bottom w:val="none" w:sz="0" w:space="0" w:color="auto"/>
            <w:right w:val="none" w:sz="0" w:space="0" w:color="auto"/>
          </w:divBdr>
        </w:div>
        <w:div w:id="868682637">
          <w:marLeft w:val="480"/>
          <w:marRight w:val="0"/>
          <w:marTop w:val="0"/>
          <w:marBottom w:val="0"/>
          <w:divBdr>
            <w:top w:val="none" w:sz="0" w:space="0" w:color="auto"/>
            <w:left w:val="none" w:sz="0" w:space="0" w:color="auto"/>
            <w:bottom w:val="none" w:sz="0" w:space="0" w:color="auto"/>
            <w:right w:val="none" w:sz="0" w:space="0" w:color="auto"/>
          </w:divBdr>
        </w:div>
        <w:div w:id="546066402">
          <w:marLeft w:val="480"/>
          <w:marRight w:val="0"/>
          <w:marTop w:val="0"/>
          <w:marBottom w:val="0"/>
          <w:divBdr>
            <w:top w:val="none" w:sz="0" w:space="0" w:color="auto"/>
            <w:left w:val="none" w:sz="0" w:space="0" w:color="auto"/>
            <w:bottom w:val="none" w:sz="0" w:space="0" w:color="auto"/>
            <w:right w:val="none" w:sz="0" w:space="0" w:color="auto"/>
          </w:divBdr>
        </w:div>
        <w:div w:id="952632502">
          <w:marLeft w:val="480"/>
          <w:marRight w:val="0"/>
          <w:marTop w:val="0"/>
          <w:marBottom w:val="0"/>
          <w:divBdr>
            <w:top w:val="none" w:sz="0" w:space="0" w:color="auto"/>
            <w:left w:val="none" w:sz="0" w:space="0" w:color="auto"/>
            <w:bottom w:val="none" w:sz="0" w:space="0" w:color="auto"/>
            <w:right w:val="none" w:sz="0" w:space="0" w:color="auto"/>
          </w:divBdr>
        </w:div>
        <w:div w:id="1248660529">
          <w:marLeft w:val="480"/>
          <w:marRight w:val="0"/>
          <w:marTop w:val="0"/>
          <w:marBottom w:val="0"/>
          <w:divBdr>
            <w:top w:val="none" w:sz="0" w:space="0" w:color="auto"/>
            <w:left w:val="none" w:sz="0" w:space="0" w:color="auto"/>
            <w:bottom w:val="none" w:sz="0" w:space="0" w:color="auto"/>
            <w:right w:val="none" w:sz="0" w:space="0" w:color="auto"/>
          </w:divBdr>
        </w:div>
        <w:div w:id="1088693923">
          <w:marLeft w:val="480"/>
          <w:marRight w:val="0"/>
          <w:marTop w:val="0"/>
          <w:marBottom w:val="0"/>
          <w:divBdr>
            <w:top w:val="none" w:sz="0" w:space="0" w:color="auto"/>
            <w:left w:val="none" w:sz="0" w:space="0" w:color="auto"/>
            <w:bottom w:val="none" w:sz="0" w:space="0" w:color="auto"/>
            <w:right w:val="none" w:sz="0" w:space="0" w:color="auto"/>
          </w:divBdr>
        </w:div>
        <w:div w:id="1267925982">
          <w:marLeft w:val="480"/>
          <w:marRight w:val="0"/>
          <w:marTop w:val="0"/>
          <w:marBottom w:val="0"/>
          <w:divBdr>
            <w:top w:val="none" w:sz="0" w:space="0" w:color="auto"/>
            <w:left w:val="none" w:sz="0" w:space="0" w:color="auto"/>
            <w:bottom w:val="none" w:sz="0" w:space="0" w:color="auto"/>
            <w:right w:val="none" w:sz="0" w:space="0" w:color="auto"/>
          </w:divBdr>
        </w:div>
        <w:div w:id="1823236709">
          <w:marLeft w:val="480"/>
          <w:marRight w:val="0"/>
          <w:marTop w:val="0"/>
          <w:marBottom w:val="0"/>
          <w:divBdr>
            <w:top w:val="none" w:sz="0" w:space="0" w:color="auto"/>
            <w:left w:val="none" w:sz="0" w:space="0" w:color="auto"/>
            <w:bottom w:val="none" w:sz="0" w:space="0" w:color="auto"/>
            <w:right w:val="none" w:sz="0" w:space="0" w:color="auto"/>
          </w:divBdr>
        </w:div>
        <w:div w:id="1806506876">
          <w:marLeft w:val="480"/>
          <w:marRight w:val="0"/>
          <w:marTop w:val="0"/>
          <w:marBottom w:val="0"/>
          <w:divBdr>
            <w:top w:val="none" w:sz="0" w:space="0" w:color="auto"/>
            <w:left w:val="none" w:sz="0" w:space="0" w:color="auto"/>
            <w:bottom w:val="none" w:sz="0" w:space="0" w:color="auto"/>
            <w:right w:val="none" w:sz="0" w:space="0" w:color="auto"/>
          </w:divBdr>
        </w:div>
        <w:div w:id="1805930835">
          <w:marLeft w:val="480"/>
          <w:marRight w:val="0"/>
          <w:marTop w:val="0"/>
          <w:marBottom w:val="0"/>
          <w:divBdr>
            <w:top w:val="none" w:sz="0" w:space="0" w:color="auto"/>
            <w:left w:val="none" w:sz="0" w:space="0" w:color="auto"/>
            <w:bottom w:val="none" w:sz="0" w:space="0" w:color="auto"/>
            <w:right w:val="none" w:sz="0" w:space="0" w:color="auto"/>
          </w:divBdr>
        </w:div>
        <w:div w:id="29963797">
          <w:marLeft w:val="480"/>
          <w:marRight w:val="0"/>
          <w:marTop w:val="0"/>
          <w:marBottom w:val="0"/>
          <w:divBdr>
            <w:top w:val="none" w:sz="0" w:space="0" w:color="auto"/>
            <w:left w:val="none" w:sz="0" w:space="0" w:color="auto"/>
            <w:bottom w:val="none" w:sz="0" w:space="0" w:color="auto"/>
            <w:right w:val="none" w:sz="0" w:space="0" w:color="auto"/>
          </w:divBdr>
        </w:div>
        <w:div w:id="1814365987">
          <w:marLeft w:val="480"/>
          <w:marRight w:val="0"/>
          <w:marTop w:val="0"/>
          <w:marBottom w:val="0"/>
          <w:divBdr>
            <w:top w:val="none" w:sz="0" w:space="0" w:color="auto"/>
            <w:left w:val="none" w:sz="0" w:space="0" w:color="auto"/>
            <w:bottom w:val="none" w:sz="0" w:space="0" w:color="auto"/>
            <w:right w:val="none" w:sz="0" w:space="0" w:color="auto"/>
          </w:divBdr>
        </w:div>
        <w:div w:id="1238904561">
          <w:marLeft w:val="480"/>
          <w:marRight w:val="0"/>
          <w:marTop w:val="0"/>
          <w:marBottom w:val="0"/>
          <w:divBdr>
            <w:top w:val="none" w:sz="0" w:space="0" w:color="auto"/>
            <w:left w:val="none" w:sz="0" w:space="0" w:color="auto"/>
            <w:bottom w:val="none" w:sz="0" w:space="0" w:color="auto"/>
            <w:right w:val="none" w:sz="0" w:space="0" w:color="auto"/>
          </w:divBdr>
        </w:div>
        <w:div w:id="1529949914">
          <w:marLeft w:val="480"/>
          <w:marRight w:val="0"/>
          <w:marTop w:val="0"/>
          <w:marBottom w:val="0"/>
          <w:divBdr>
            <w:top w:val="none" w:sz="0" w:space="0" w:color="auto"/>
            <w:left w:val="none" w:sz="0" w:space="0" w:color="auto"/>
            <w:bottom w:val="none" w:sz="0" w:space="0" w:color="auto"/>
            <w:right w:val="none" w:sz="0" w:space="0" w:color="auto"/>
          </w:divBdr>
        </w:div>
        <w:div w:id="135877856">
          <w:marLeft w:val="480"/>
          <w:marRight w:val="0"/>
          <w:marTop w:val="0"/>
          <w:marBottom w:val="0"/>
          <w:divBdr>
            <w:top w:val="none" w:sz="0" w:space="0" w:color="auto"/>
            <w:left w:val="none" w:sz="0" w:space="0" w:color="auto"/>
            <w:bottom w:val="none" w:sz="0" w:space="0" w:color="auto"/>
            <w:right w:val="none" w:sz="0" w:space="0" w:color="auto"/>
          </w:divBdr>
        </w:div>
        <w:div w:id="876697869">
          <w:marLeft w:val="480"/>
          <w:marRight w:val="0"/>
          <w:marTop w:val="0"/>
          <w:marBottom w:val="0"/>
          <w:divBdr>
            <w:top w:val="none" w:sz="0" w:space="0" w:color="auto"/>
            <w:left w:val="none" w:sz="0" w:space="0" w:color="auto"/>
            <w:bottom w:val="none" w:sz="0" w:space="0" w:color="auto"/>
            <w:right w:val="none" w:sz="0" w:space="0" w:color="auto"/>
          </w:divBdr>
        </w:div>
        <w:div w:id="2049867004">
          <w:marLeft w:val="480"/>
          <w:marRight w:val="0"/>
          <w:marTop w:val="0"/>
          <w:marBottom w:val="0"/>
          <w:divBdr>
            <w:top w:val="none" w:sz="0" w:space="0" w:color="auto"/>
            <w:left w:val="none" w:sz="0" w:space="0" w:color="auto"/>
            <w:bottom w:val="none" w:sz="0" w:space="0" w:color="auto"/>
            <w:right w:val="none" w:sz="0" w:space="0" w:color="auto"/>
          </w:divBdr>
        </w:div>
        <w:div w:id="1791126690">
          <w:marLeft w:val="480"/>
          <w:marRight w:val="0"/>
          <w:marTop w:val="0"/>
          <w:marBottom w:val="0"/>
          <w:divBdr>
            <w:top w:val="none" w:sz="0" w:space="0" w:color="auto"/>
            <w:left w:val="none" w:sz="0" w:space="0" w:color="auto"/>
            <w:bottom w:val="none" w:sz="0" w:space="0" w:color="auto"/>
            <w:right w:val="none" w:sz="0" w:space="0" w:color="auto"/>
          </w:divBdr>
        </w:div>
        <w:div w:id="564805580">
          <w:marLeft w:val="480"/>
          <w:marRight w:val="0"/>
          <w:marTop w:val="0"/>
          <w:marBottom w:val="0"/>
          <w:divBdr>
            <w:top w:val="none" w:sz="0" w:space="0" w:color="auto"/>
            <w:left w:val="none" w:sz="0" w:space="0" w:color="auto"/>
            <w:bottom w:val="none" w:sz="0" w:space="0" w:color="auto"/>
            <w:right w:val="none" w:sz="0" w:space="0" w:color="auto"/>
          </w:divBdr>
        </w:div>
        <w:div w:id="2119906525">
          <w:marLeft w:val="480"/>
          <w:marRight w:val="0"/>
          <w:marTop w:val="0"/>
          <w:marBottom w:val="0"/>
          <w:divBdr>
            <w:top w:val="none" w:sz="0" w:space="0" w:color="auto"/>
            <w:left w:val="none" w:sz="0" w:space="0" w:color="auto"/>
            <w:bottom w:val="none" w:sz="0" w:space="0" w:color="auto"/>
            <w:right w:val="none" w:sz="0" w:space="0" w:color="auto"/>
          </w:divBdr>
        </w:div>
        <w:div w:id="576480366">
          <w:marLeft w:val="480"/>
          <w:marRight w:val="0"/>
          <w:marTop w:val="0"/>
          <w:marBottom w:val="0"/>
          <w:divBdr>
            <w:top w:val="none" w:sz="0" w:space="0" w:color="auto"/>
            <w:left w:val="none" w:sz="0" w:space="0" w:color="auto"/>
            <w:bottom w:val="none" w:sz="0" w:space="0" w:color="auto"/>
            <w:right w:val="none" w:sz="0" w:space="0" w:color="auto"/>
          </w:divBdr>
        </w:div>
      </w:divsChild>
    </w:div>
    <w:div w:id="21408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citations?user=7I4IEhoAAAAJ&amp;hl=en&amp;oi=sra" TargetMode="External"/><Relationship Id="rId2" Type="http://schemas.openxmlformats.org/officeDocument/2006/relationships/hyperlink" Target="https://scholar.google.com/citations?user=okwuU2kAAAAJ&amp;hl=en&amp;oi=sra" TargetMode="External"/><Relationship Id="rId1" Type="http://schemas.openxmlformats.org/officeDocument/2006/relationships/hyperlink" Target="http://www.zoology.ubc.ca/~bio418/sinervo%20&amp;%20basolo%201996%20in%20rose%20&amp;%20lauder%20adaptation.pdf" TargetMode="External"/><Relationship Id="rId4" Type="http://schemas.openxmlformats.org/officeDocument/2006/relationships/hyperlink" Target="https://royalsocietypublishing.org/doi/abs/10.1098/rstb.2022.0137"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D9BDEB2E3D6F49BF613A7819524854"/>
        <w:category>
          <w:name w:val="General"/>
          <w:gallery w:val="placeholder"/>
        </w:category>
        <w:types>
          <w:type w:val="bbPlcHdr"/>
        </w:types>
        <w:behaviors>
          <w:behavior w:val="content"/>
        </w:behaviors>
        <w:guid w:val="{63167154-9A69-8549-BE2F-517679DD3597}"/>
      </w:docPartPr>
      <w:docPartBody>
        <w:p w:rsidR="000C7C40" w:rsidRDefault="005367AE" w:rsidP="005367AE">
          <w:pPr>
            <w:pStyle w:val="59D9BDEB2E3D6F49BF613A7819524854"/>
          </w:pPr>
          <w:r w:rsidRPr="000F7A4D">
            <w:rPr>
              <w:rStyle w:val="PlaceholderText"/>
            </w:rPr>
            <w:t>Click or tap here to enter text.</w:t>
          </w:r>
        </w:p>
      </w:docPartBody>
    </w:docPart>
    <w:docPart>
      <w:docPartPr>
        <w:name w:val="E37BA658E25043439F89952E3FB8177C"/>
        <w:category>
          <w:name w:val="General"/>
          <w:gallery w:val="placeholder"/>
        </w:category>
        <w:types>
          <w:type w:val="bbPlcHdr"/>
        </w:types>
        <w:behaviors>
          <w:behavior w:val="content"/>
        </w:behaviors>
        <w:guid w:val="{1FCB85C5-3633-704C-BE1C-C16BECAEE0B2}"/>
      </w:docPartPr>
      <w:docPartBody>
        <w:p w:rsidR="000C7C40" w:rsidRDefault="005367AE" w:rsidP="005367AE">
          <w:pPr>
            <w:pStyle w:val="E37BA658E25043439F89952E3FB8177C"/>
          </w:pPr>
          <w:r w:rsidRPr="00D40579">
            <w:rPr>
              <w:rStyle w:val="PlaceholderText"/>
            </w:rPr>
            <w:t>Click or tap here to enter text.</w:t>
          </w:r>
        </w:p>
      </w:docPartBody>
    </w:docPart>
    <w:docPart>
      <w:docPartPr>
        <w:name w:val="87545859DF985E48BE01C48025FDF7FC"/>
        <w:category>
          <w:name w:val="General"/>
          <w:gallery w:val="placeholder"/>
        </w:category>
        <w:types>
          <w:type w:val="bbPlcHdr"/>
        </w:types>
        <w:behaviors>
          <w:behavior w:val="content"/>
        </w:behaviors>
        <w:guid w:val="{CB763DBA-4B62-5449-9F71-2C77362C834A}"/>
      </w:docPartPr>
      <w:docPartBody>
        <w:p w:rsidR="000C7C40" w:rsidRDefault="005367AE" w:rsidP="005367AE">
          <w:pPr>
            <w:pStyle w:val="87545859DF985E48BE01C48025FDF7FC"/>
          </w:pPr>
          <w:r w:rsidRPr="00D40579">
            <w:rPr>
              <w:rStyle w:val="PlaceholderText"/>
            </w:rPr>
            <w:t>Click or tap here to enter text.</w:t>
          </w:r>
        </w:p>
      </w:docPartBody>
    </w:docPart>
    <w:docPart>
      <w:docPartPr>
        <w:name w:val="CED8DEAA833D9540BCD851259A95680D"/>
        <w:category>
          <w:name w:val="General"/>
          <w:gallery w:val="placeholder"/>
        </w:category>
        <w:types>
          <w:type w:val="bbPlcHdr"/>
        </w:types>
        <w:behaviors>
          <w:behavior w:val="content"/>
        </w:behaviors>
        <w:guid w:val="{6833D835-C53C-DD48-8E07-916124C9F2FB}"/>
      </w:docPartPr>
      <w:docPartBody>
        <w:p w:rsidR="000C7C40" w:rsidRDefault="005367AE" w:rsidP="005367AE">
          <w:pPr>
            <w:pStyle w:val="CED8DEAA833D9540BCD851259A95680D"/>
          </w:pPr>
          <w:r w:rsidRPr="00D40579">
            <w:rPr>
              <w:rStyle w:val="PlaceholderText"/>
            </w:rPr>
            <w:t>Click or tap here to enter text.</w:t>
          </w:r>
        </w:p>
      </w:docPartBody>
    </w:docPart>
    <w:docPart>
      <w:docPartPr>
        <w:name w:val="4946A0D77BAAE948B7C828F661C74D71"/>
        <w:category>
          <w:name w:val="General"/>
          <w:gallery w:val="placeholder"/>
        </w:category>
        <w:types>
          <w:type w:val="bbPlcHdr"/>
        </w:types>
        <w:behaviors>
          <w:behavior w:val="content"/>
        </w:behaviors>
        <w:guid w:val="{57583A4C-B3A0-F04E-BEA4-D988995B9F75}"/>
      </w:docPartPr>
      <w:docPartBody>
        <w:p w:rsidR="000C7C40" w:rsidRDefault="005367AE" w:rsidP="005367AE">
          <w:pPr>
            <w:pStyle w:val="4946A0D77BAAE948B7C828F661C74D71"/>
          </w:pPr>
          <w:r w:rsidRPr="00D40579">
            <w:rPr>
              <w:rStyle w:val="PlaceholderText"/>
            </w:rPr>
            <w:t>Click or tap here to enter text.</w:t>
          </w:r>
        </w:p>
      </w:docPartBody>
    </w:docPart>
    <w:docPart>
      <w:docPartPr>
        <w:name w:val="15EE015D4EF044488D6DBDEC82C3B625"/>
        <w:category>
          <w:name w:val="General"/>
          <w:gallery w:val="placeholder"/>
        </w:category>
        <w:types>
          <w:type w:val="bbPlcHdr"/>
        </w:types>
        <w:behaviors>
          <w:behavior w:val="content"/>
        </w:behaviors>
        <w:guid w:val="{51299969-E80A-7E4A-ABCC-D97C403C42A9}"/>
      </w:docPartPr>
      <w:docPartBody>
        <w:p w:rsidR="000C7C40" w:rsidRDefault="005367AE" w:rsidP="005367AE">
          <w:pPr>
            <w:pStyle w:val="15EE015D4EF044488D6DBDEC82C3B625"/>
          </w:pPr>
          <w:r w:rsidRPr="00D40579">
            <w:rPr>
              <w:rStyle w:val="PlaceholderText"/>
            </w:rPr>
            <w:t>Click or tap here to enter text.</w:t>
          </w:r>
        </w:p>
      </w:docPartBody>
    </w:docPart>
    <w:docPart>
      <w:docPartPr>
        <w:name w:val="4ED85729D309A2459929E1978ABBEAB8"/>
        <w:category>
          <w:name w:val="General"/>
          <w:gallery w:val="placeholder"/>
        </w:category>
        <w:types>
          <w:type w:val="bbPlcHdr"/>
        </w:types>
        <w:behaviors>
          <w:behavior w:val="content"/>
        </w:behaviors>
        <w:guid w:val="{759577F0-ADBD-124A-B4D1-5BC7C01AB75E}"/>
      </w:docPartPr>
      <w:docPartBody>
        <w:p w:rsidR="000C7C40" w:rsidRDefault="005367AE" w:rsidP="005367AE">
          <w:pPr>
            <w:pStyle w:val="4ED85729D309A2459929E1978ABBEAB8"/>
          </w:pPr>
          <w:r w:rsidRPr="00D40579">
            <w:rPr>
              <w:rStyle w:val="PlaceholderText"/>
            </w:rPr>
            <w:t>Click or tap here to enter text.</w:t>
          </w:r>
        </w:p>
      </w:docPartBody>
    </w:docPart>
    <w:docPart>
      <w:docPartPr>
        <w:name w:val="BF8A63C99123174CAFEAA8771360CF9D"/>
        <w:category>
          <w:name w:val="General"/>
          <w:gallery w:val="placeholder"/>
        </w:category>
        <w:types>
          <w:type w:val="bbPlcHdr"/>
        </w:types>
        <w:behaviors>
          <w:behavior w:val="content"/>
        </w:behaviors>
        <w:guid w:val="{47B05F91-F880-9949-B23F-6DDFF82BEA80}"/>
      </w:docPartPr>
      <w:docPartBody>
        <w:p w:rsidR="000C7C40" w:rsidRDefault="005367AE" w:rsidP="005367AE">
          <w:pPr>
            <w:pStyle w:val="BF8A63C99123174CAFEAA8771360CF9D"/>
          </w:pPr>
          <w:r w:rsidRPr="00D40579">
            <w:rPr>
              <w:rStyle w:val="PlaceholderText"/>
            </w:rPr>
            <w:t>Click or tap here to enter text.</w:t>
          </w:r>
        </w:p>
      </w:docPartBody>
    </w:docPart>
    <w:docPart>
      <w:docPartPr>
        <w:name w:val="3E9B03AEDA7D15498F977ACD00F01F3C"/>
        <w:category>
          <w:name w:val="General"/>
          <w:gallery w:val="placeholder"/>
        </w:category>
        <w:types>
          <w:type w:val="bbPlcHdr"/>
        </w:types>
        <w:behaviors>
          <w:behavior w:val="content"/>
        </w:behaviors>
        <w:guid w:val="{E8408EE3-F12F-324D-BBDE-F5BFB4AEFD39}"/>
      </w:docPartPr>
      <w:docPartBody>
        <w:p w:rsidR="000C7C40" w:rsidRDefault="005367AE" w:rsidP="005367AE">
          <w:pPr>
            <w:pStyle w:val="3E9B03AEDA7D15498F977ACD00F01F3C"/>
          </w:pPr>
          <w:r w:rsidRPr="00D4057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7B25BE0-8C5F-4C46-9381-D542B149DAE4}"/>
      </w:docPartPr>
      <w:docPartBody>
        <w:p w:rsidR="00543A73" w:rsidRDefault="000C7C40">
          <w:r w:rsidRPr="00D45893">
            <w:rPr>
              <w:rStyle w:val="PlaceholderText"/>
            </w:rPr>
            <w:t>Click or tap here to enter text.</w:t>
          </w:r>
        </w:p>
      </w:docPartBody>
    </w:docPart>
    <w:docPart>
      <w:docPartPr>
        <w:name w:val="5AA043CBEFD34B44B193756F44F2B301"/>
        <w:category>
          <w:name w:val="General"/>
          <w:gallery w:val="placeholder"/>
        </w:category>
        <w:types>
          <w:type w:val="bbPlcHdr"/>
        </w:types>
        <w:behaviors>
          <w:behavior w:val="content"/>
        </w:behaviors>
        <w:guid w:val="{50134812-FDF6-844C-B8E4-8168F6214425}"/>
      </w:docPartPr>
      <w:docPartBody>
        <w:p w:rsidR="00543A73" w:rsidRDefault="000C7C40" w:rsidP="000C7C40">
          <w:pPr>
            <w:pStyle w:val="5AA043CBEFD34B44B193756F44F2B301"/>
          </w:pPr>
          <w:r w:rsidRPr="00D40579">
            <w:rPr>
              <w:rStyle w:val="PlaceholderText"/>
            </w:rPr>
            <w:t>Click or tap here to enter text.</w:t>
          </w:r>
        </w:p>
      </w:docPartBody>
    </w:docPart>
    <w:docPart>
      <w:docPartPr>
        <w:name w:val="9227F0733BB7504192C0565E5360E5CE"/>
        <w:category>
          <w:name w:val="General"/>
          <w:gallery w:val="placeholder"/>
        </w:category>
        <w:types>
          <w:type w:val="bbPlcHdr"/>
        </w:types>
        <w:behaviors>
          <w:behavior w:val="content"/>
        </w:behaviors>
        <w:guid w:val="{959A9607-E3A2-BC49-907C-B5EFE897560D}"/>
      </w:docPartPr>
      <w:docPartBody>
        <w:p w:rsidR="00543A73" w:rsidRDefault="000C7C40" w:rsidP="000C7C40">
          <w:pPr>
            <w:pStyle w:val="9227F0733BB7504192C0565E5360E5CE"/>
          </w:pPr>
          <w:r w:rsidRPr="00D40579">
            <w:rPr>
              <w:rStyle w:val="PlaceholderText"/>
            </w:rPr>
            <w:t>Click or tap here to enter text.</w:t>
          </w:r>
        </w:p>
      </w:docPartBody>
    </w:docPart>
    <w:docPart>
      <w:docPartPr>
        <w:name w:val="CDDAEA379241CF4A84772847FBD89EFA"/>
        <w:category>
          <w:name w:val="General"/>
          <w:gallery w:val="placeholder"/>
        </w:category>
        <w:types>
          <w:type w:val="bbPlcHdr"/>
        </w:types>
        <w:behaviors>
          <w:behavior w:val="content"/>
        </w:behaviors>
        <w:guid w:val="{4777A649-6853-A145-BC87-CE17DCAD2FB2}"/>
      </w:docPartPr>
      <w:docPartBody>
        <w:p w:rsidR="00543A73" w:rsidRDefault="000C7C40" w:rsidP="000C7C40">
          <w:pPr>
            <w:pStyle w:val="CDDAEA379241CF4A84772847FBD89EFA"/>
          </w:pPr>
          <w:r w:rsidRPr="00D40579">
            <w:rPr>
              <w:rStyle w:val="PlaceholderText"/>
            </w:rPr>
            <w:t>Click or tap here to enter text.</w:t>
          </w:r>
        </w:p>
      </w:docPartBody>
    </w:docPart>
    <w:docPart>
      <w:docPartPr>
        <w:name w:val="0ED1D6D047650A4F898055A049B46F8E"/>
        <w:category>
          <w:name w:val="General"/>
          <w:gallery w:val="placeholder"/>
        </w:category>
        <w:types>
          <w:type w:val="bbPlcHdr"/>
        </w:types>
        <w:behaviors>
          <w:behavior w:val="content"/>
        </w:behaviors>
        <w:guid w:val="{273275FA-E6C7-AF4D-A4A6-213ECEAD5A7F}"/>
      </w:docPartPr>
      <w:docPartBody>
        <w:p w:rsidR="00DF2F9A" w:rsidRDefault="00D423C6" w:rsidP="00D423C6">
          <w:pPr>
            <w:pStyle w:val="0ED1D6D047650A4F898055A049B46F8E"/>
          </w:pPr>
          <w:r w:rsidRPr="00D45893">
            <w:rPr>
              <w:rStyle w:val="PlaceholderText"/>
            </w:rPr>
            <w:t>Click or tap here to enter text.</w:t>
          </w:r>
        </w:p>
      </w:docPartBody>
    </w:docPart>
    <w:docPart>
      <w:docPartPr>
        <w:name w:val="CA71AF2BE64E564B95D0FD6831DD8939"/>
        <w:category>
          <w:name w:val="General"/>
          <w:gallery w:val="placeholder"/>
        </w:category>
        <w:types>
          <w:type w:val="bbPlcHdr"/>
        </w:types>
        <w:behaviors>
          <w:behavior w:val="content"/>
        </w:behaviors>
        <w:guid w:val="{2F963666-076A-0245-B79A-001AEC815F18}"/>
      </w:docPartPr>
      <w:docPartBody>
        <w:p w:rsidR="00DF2F9A" w:rsidRDefault="00D423C6" w:rsidP="00D423C6">
          <w:pPr>
            <w:pStyle w:val="CA71AF2BE64E564B95D0FD6831DD8939"/>
          </w:pPr>
          <w:r w:rsidRPr="00D45893">
            <w:rPr>
              <w:rStyle w:val="PlaceholderText"/>
            </w:rPr>
            <w:t>Click or tap here to enter text.</w:t>
          </w:r>
        </w:p>
      </w:docPartBody>
    </w:docPart>
    <w:docPart>
      <w:docPartPr>
        <w:name w:val="88BC58409E8B774B924DC80AD5D8E6D7"/>
        <w:category>
          <w:name w:val="General"/>
          <w:gallery w:val="placeholder"/>
        </w:category>
        <w:types>
          <w:type w:val="bbPlcHdr"/>
        </w:types>
        <w:behaviors>
          <w:behavior w:val="content"/>
        </w:behaviors>
        <w:guid w:val="{CFD79D12-E89A-1347-8864-D854DFE359D8}"/>
      </w:docPartPr>
      <w:docPartBody>
        <w:p w:rsidR="00DF2F9A" w:rsidRDefault="00D423C6" w:rsidP="00D423C6">
          <w:pPr>
            <w:pStyle w:val="88BC58409E8B774B924DC80AD5D8E6D7"/>
          </w:pPr>
          <w:r w:rsidRPr="00D40579">
            <w:rPr>
              <w:rStyle w:val="PlaceholderText"/>
            </w:rPr>
            <w:t>Click or tap here to enter text.</w:t>
          </w:r>
        </w:p>
      </w:docPartBody>
    </w:docPart>
    <w:docPart>
      <w:docPartPr>
        <w:name w:val="17F6BD3D62A2B343A3F53B156889916B"/>
        <w:category>
          <w:name w:val="General"/>
          <w:gallery w:val="placeholder"/>
        </w:category>
        <w:types>
          <w:type w:val="bbPlcHdr"/>
        </w:types>
        <w:behaviors>
          <w:behavior w:val="content"/>
        </w:behaviors>
        <w:guid w:val="{7C5573FC-C5C5-384E-8726-BB181B1815CD}"/>
      </w:docPartPr>
      <w:docPartBody>
        <w:p w:rsidR="00DF2F9A" w:rsidRDefault="00D423C6" w:rsidP="00D423C6">
          <w:pPr>
            <w:pStyle w:val="17F6BD3D62A2B343A3F53B156889916B"/>
          </w:pPr>
          <w:r w:rsidRPr="00D4057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AE"/>
    <w:rsid w:val="000C7C40"/>
    <w:rsid w:val="005367AE"/>
    <w:rsid w:val="00540696"/>
    <w:rsid w:val="00543A73"/>
    <w:rsid w:val="006F3102"/>
    <w:rsid w:val="00872D53"/>
    <w:rsid w:val="00A151DF"/>
    <w:rsid w:val="00A777B4"/>
    <w:rsid w:val="00CB1973"/>
    <w:rsid w:val="00D423C6"/>
    <w:rsid w:val="00DF2F9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23C6"/>
    <w:rPr>
      <w:color w:val="808080"/>
    </w:rPr>
  </w:style>
  <w:style w:type="paragraph" w:customStyle="1" w:styleId="59D9BDEB2E3D6F49BF613A7819524854">
    <w:name w:val="59D9BDEB2E3D6F49BF613A7819524854"/>
    <w:rsid w:val="005367AE"/>
  </w:style>
  <w:style w:type="paragraph" w:customStyle="1" w:styleId="E37BA658E25043439F89952E3FB8177C">
    <w:name w:val="E37BA658E25043439F89952E3FB8177C"/>
    <w:rsid w:val="005367AE"/>
  </w:style>
  <w:style w:type="paragraph" w:customStyle="1" w:styleId="87545859DF985E48BE01C48025FDF7FC">
    <w:name w:val="87545859DF985E48BE01C48025FDF7FC"/>
    <w:rsid w:val="005367AE"/>
  </w:style>
  <w:style w:type="paragraph" w:customStyle="1" w:styleId="CED8DEAA833D9540BCD851259A95680D">
    <w:name w:val="CED8DEAA833D9540BCD851259A95680D"/>
    <w:rsid w:val="005367AE"/>
  </w:style>
  <w:style w:type="paragraph" w:customStyle="1" w:styleId="4946A0D77BAAE948B7C828F661C74D71">
    <w:name w:val="4946A0D77BAAE948B7C828F661C74D71"/>
    <w:rsid w:val="005367AE"/>
  </w:style>
  <w:style w:type="paragraph" w:customStyle="1" w:styleId="15EE015D4EF044488D6DBDEC82C3B625">
    <w:name w:val="15EE015D4EF044488D6DBDEC82C3B625"/>
    <w:rsid w:val="005367AE"/>
  </w:style>
  <w:style w:type="paragraph" w:customStyle="1" w:styleId="4ED85729D309A2459929E1978ABBEAB8">
    <w:name w:val="4ED85729D309A2459929E1978ABBEAB8"/>
    <w:rsid w:val="005367AE"/>
  </w:style>
  <w:style w:type="paragraph" w:customStyle="1" w:styleId="BF8A63C99123174CAFEAA8771360CF9D">
    <w:name w:val="BF8A63C99123174CAFEAA8771360CF9D"/>
    <w:rsid w:val="005367AE"/>
  </w:style>
  <w:style w:type="paragraph" w:customStyle="1" w:styleId="5AA043CBEFD34B44B193756F44F2B301">
    <w:name w:val="5AA043CBEFD34B44B193756F44F2B301"/>
    <w:rsid w:val="000C7C40"/>
  </w:style>
  <w:style w:type="paragraph" w:customStyle="1" w:styleId="3E9B03AEDA7D15498F977ACD00F01F3C">
    <w:name w:val="3E9B03AEDA7D15498F977ACD00F01F3C"/>
    <w:rsid w:val="005367AE"/>
  </w:style>
  <w:style w:type="paragraph" w:customStyle="1" w:styleId="9227F0733BB7504192C0565E5360E5CE">
    <w:name w:val="9227F0733BB7504192C0565E5360E5CE"/>
    <w:rsid w:val="000C7C40"/>
  </w:style>
  <w:style w:type="paragraph" w:customStyle="1" w:styleId="CDDAEA379241CF4A84772847FBD89EFA">
    <w:name w:val="CDDAEA379241CF4A84772847FBD89EFA"/>
    <w:rsid w:val="000C7C40"/>
  </w:style>
  <w:style w:type="paragraph" w:customStyle="1" w:styleId="0ED1D6D047650A4F898055A049B46F8E">
    <w:name w:val="0ED1D6D047650A4F898055A049B46F8E"/>
    <w:rsid w:val="00D423C6"/>
    <w:rPr>
      <w:kern w:val="2"/>
      <w14:ligatures w14:val="standardContextual"/>
    </w:rPr>
  </w:style>
  <w:style w:type="paragraph" w:customStyle="1" w:styleId="CA71AF2BE64E564B95D0FD6831DD8939">
    <w:name w:val="CA71AF2BE64E564B95D0FD6831DD8939"/>
    <w:rsid w:val="00D423C6"/>
    <w:rPr>
      <w:kern w:val="2"/>
      <w14:ligatures w14:val="standardContextual"/>
    </w:rPr>
  </w:style>
  <w:style w:type="paragraph" w:customStyle="1" w:styleId="88BC58409E8B774B924DC80AD5D8E6D7">
    <w:name w:val="88BC58409E8B774B924DC80AD5D8E6D7"/>
    <w:rsid w:val="00D423C6"/>
    <w:rPr>
      <w:kern w:val="2"/>
      <w14:ligatures w14:val="standardContextual"/>
    </w:rPr>
  </w:style>
  <w:style w:type="paragraph" w:customStyle="1" w:styleId="17F6BD3D62A2B343A3F53B156889916B">
    <w:name w:val="17F6BD3D62A2B343A3F53B156889916B"/>
    <w:rsid w:val="00D423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618501-127A-054A-9671-9A6540C5B21C}">
  <we:reference id="wa104382081" version="1.55.1.0" store="en-GB" storeType="OMEX"/>
  <we:alternateReferences>
    <we:reference id="wa104382081" version="1.55.1.0" store="" storeType="OMEX"/>
  </we:alternateReferences>
  <we:properties>
    <we:property name="MENDELEY_CITATIONS" value="[{&quot;citationID&quot;:&quot;MENDELEY_CITATION_e915d362-9e1d-4fde-abfb-c0c6e16fe00b&quot;,&quot;properties&quot;:{&quot;noteIndex&quot;:0},&quot;isEdited&quot;:false,&quot;manualOverride&quot;:{&quot;isManuallyOverridden&quot;:false,&quot;citeprocText&quot;:&quot;(Dang et al., 2015; Dayananda &amp;#38; Webb, 2017; Raynal et al., 2022; Ślipiński et al., 2021; Valenzuela &amp;#38; Lance, 2004)&quot;,&quot;manualOverrideText&quot;:&quot;&quot;},&quot;citationTag&quot;:&quot;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quot;,&quot;citationItems&quot;:[{&quot;id&quot;:&quot;473201bc-29f8-328e-a132-f390e2392e45&quot;,&quot;itemData&quot;:{&quot;type&quot;:&quot;book&quot;,&quot;id&quot;:&quot;473201bc-29f8-328e-a132-f390e2392e45&quot;,&quot;title&quot;:&quot;Temperature-Dependent Sex Determination in Vertebrates&quot;,&quot;author&quot;:[{&quot;family&quot;:&quot;Valenzuela&quot;,&quot;given&quot;:&quot;Nicole&quot;,&quot;parse-names&quot;:false,&quot;dropping-particle&quot;:&quot;&quot;,&quot;non-dropping-particle&quot;:&quot;&quot;},{&quot;family&quot;:&quot;Lance&quot;,&quot;given&quot;:&quot;Valentine A&quot;,&quot;parse-names&quot;:false,&quot;dropping-particle&quot;:&quot;&quot;,&quot;non-dropping-particle&quot;:&quot;&quot;}],&quot;ISBN&quot;:&quot;1588342034&quot;,&quot;issued&quot;:{&quot;date-parts&quot;:[[2004]]},&quot;number-of-pages&quot;:&quot;194&quot;,&quot;abstract&quot;:&quot;Almost four decades after the discovery of temperature- dependent sex determination (TSD) in vertebrates credited to Charnier (1966), we find ourselves faced with a vast amount of information related to this mechanism that has been gathered by researchers from a variety of disciplines. The most comprehensive review on TSD was included in the well-cited book by J. J. Bull (1983), Evolution of Sex De- termining Mechanisms. The field of TSD has come a long way since then, and twenty years after Bull’s publication we felt there was a need for a new volume dedicated exclusively to this subject. This book represents such an attempt and is intended as a comprehensive work that compiles, analyzes, and integrates existing information about this sex-determining mecha- nism. This volume encompasses a series of reviews of what is known about the ecological, physiological, molecular, and evolutionary aspects of TSD. We tried to bring to- gether, for the first time, the diversity of issues related to this sex-determining mechanism and synthesize the vast lit- erature from multiple disciplines. The book is organized in four thematic sections: Prevalence ofTemperature-dependent Sex Determination in Vertebrates; Thermal Effects, Ecology, and Interactions; Evolutionary Considerations; and Conclu- sions: Missing Links and Future Directions. These sections correspond to basic questions about TSD: (1) Who pos- sesses TSD? (2) How does it work? (3) How did it appear, how is it maintained, and will it prevail? (4) What do we still need to learn about it?&quot;,&quot;publisher&quot;:&quot;Smithsonian Books&quot;,&quot;container-title-short&quot;:&quot;&quot;},&quot;isTemporary&quot;:false},{&quot;id&quot;:&quot;dcbae0c8-e30f-36fb-b22c-08ed8cd7c6df&quot;,&quot;itemData&quot;:{&quot;type&quot;:&quot;article-journal&quot;,&quot;id&quot;:&quot;dcbae0c8-e30f-36fb-b22c-08ed8cd7c6df&quot;,&quot;title&quot;:&quot;Incubation temperature affects the immune function of hatchling soft-shelled turtles, Pelodiscus sinensis&quot;,&quot;author&quot;:[{&quot;family&quot;:&quot;Dang&quot;,&quot;given&quot;:&quot;Wei&quot;,&quot;parse-names&quot;:false,&quot;dropping-particle&quot;:&quot;&quot;,&quot;non-dropping-particle&quot;:&quot;&quot;},{&quot;family&quot;:&quot;Zhang&quot;,&quot;given&quot;:&quot;Wen&quot;,&quot;parse-names&quot;:false,&quot;dropping-particle&quot;:&quot;&quot;,&quot;non-dropping-particle&quot;:&quot;&quot;},{&quot;family&quot;:&quot;Du&quot;,&quot;given&quot;:&quot;Wei Guo&quot;,&quot;parse-names&quot;:false,&quot;dropping-particle&quot;:&quot;&quot;,&quot;non-dropping-particle&quot;:&quot;&quot;}],&quot;container-title&quot;:&quot;Scientific Reports&quot;,&quot;container-title-short&quot;:&quot;Sci Rep&quot;,&quot;DOI&quot;:&quot;10.1038/srep10594&quot;,&quot;ISSN&quot;:&quot;20452322&quot;,&quot;PMID&quot;:&quot;26028216&quot;,&quot;issued&quot;:{&quot;date-parts&quot;:[[2015]]},&quot;page&quot;:&quot;1-9&quot;,&quot;abstract&quot;:&quot;Identifying how developmental temperature affects the immune system is critical for understanding how ectothermic animals defend against pathogens and their fitness in the changing world. However, reptiles have received little attention regarding this issue. We incubated eggs at three ecologically relevant temperatures to determine how incubation temperature affects the immune function of hatchling soft-shelled turtles, Pelodiscus sinensis. When exposed to bacterial infections, hatchlings from 24 °C had lower cumulative mortalities (55%, therefore, higher immunocompetence) than those from 28 °C (85%) or 32 °C (100%). Consistent with higher immunocompetence, hatchlings from low incubation temperature had higher IgM, IgD, and CD3γ expressions than their counterparts from the other two higher incubation temperatures. Conversely, the activity of immunity-related enzymes did not match the among-temperature difference in immune function. Specifically, enzyme activity was higher at intermediate temperatures (alkaline phosphatase) or was not affected by incubation temperature (acid phosphatase, lysozyme). Our study is the first to provide unequivocal evidence (at the molecular and organismal level) about the significant effect of incubation temperature on offspring immunity in reptiles. Our results also indicate that the reduced immunity induced by high developmental temperatures might increase the vulnerability of reptiles to the outbreak of diseases under global warming scenarios.&quot;,&quot;publisher&quot;:&quot;Nature Publishing Group&quot;,&quot;volume&quot;:&quot;5&quot;},&quot;isTemporary&quot;:false},{&quot;id&quot;:&quot;f8585181-a29c-3d6e-82b3-3e143f2f2886&quot;,&quot;itemData&quot;:{&quot;type&quot;:&quot;article-journal&quot;,&quot;id&quot;:&quot;f8585181-a29c-3d6e-82b3-3e143f2f2886&quot;,&quot;title&quot;:&quot;Incubation under climate warming affects learning ability and survival in hatchling lizards&quot;,&quot;author&quot;:[{&quot;family&quot;:&quot;Dayananda&quot;,&quot;given&quot;:&quot;Buddhi&quot;,&quot;parse-names&quot;:false,&quot;dropping-particle&quot;:&quot;&quot;,&quot;non-dropping-particle&quot;:&quot;&quot;},{&quot;family&quot;:&quot;Webb&quot;,&quot;given&quot;:&quot;Jonathan K.&quot;,&quot;parse-names&quot;:false,&quot;dropping-particle&quot;:&quot;&quot;,&quot;non-dropping-particle&quot;:&quot;&quot;}],&quot;container-title&quot;:&quot;Biology Letters&quot;,&quot;container-title-short&quot;:&quot;Biol Lett&quot;,&quot;DOI&quot;:&quot;10.1098/rsbl.2017.0002&quot;,&quot;ISSN&quot;:&quot;1744957X&quot;,&quot;PMID&quot;:&quot;28298595&quot;,&quot;issued&quot;:{&quot;date-parts&quot;:[[2017]]},&quot;abstract&quot;:&quot;Despite compelling evidence for substantial individual differences in cognitive performance, it is unclear whether cognitive ability influences fitness of wild animals. In many animals, environmental stressors experienced in utero can produce substantial variation in the cognitive abilities of offspring. In reptiles, incubation temperatures experienced by embryos can influence hatchling brain function and learning ability. Under climate warming, the eggs of some lizard species may experience higher temperatures, which could affect the cognitive abilities of hatchlings. Whether such changes in cognitive abilities influence the survival of hatchlings is unknown. To determine whether incubation-induced changes in spatial learning ability affect hatchling survival, we incubated velvet gecko, Amalosia lesueurii, eggs using two fluctuating temperature regimes to mimic current (cold) versus future (hot) nest temperatures. We measured the spatial learning ability of hatchlings from each treatment, and released individually marked animals at two field sites in southeastern Australia. Hatchlings from hot-incubated eggs were slower learners than hatchlings from cold-incubated eggs. Survival analyses revealed that hatchlings with higher learning scores had higher survival than hatchlings with poor learning scores. Our results show that incubation temperature affects spatial learning ability in hatchling lizards, and that such changes can influence the survival of hatchlings in the wild.&quot;,&quot;issue&quot;:&quot;3&quot;,&quot;volume&quot;:&quot;13&quot;},&quot;isTemporary&quot;:false},{&quot;id&quot;:&quot;e1b66c91-b84a-3a75-8dad-52570ceff09b&quot;,&quot;itemData&quot;:{&quot;type&quot;:&quot;article-journal&quot;,&quot;id&quot;:&quot;e1b66c91-b84a-3a75-8dad-52570ceff09b&quot;,&quot;title&quot;:&quot;Impact of fluctuating developmental temperatures on phenotypic traits in reptiles: a meta-analysis&quot;,&quot;author&quot;:[{&quot;family&quot;:&quot;Raynal&quot;,&quot;given&quot;:&quot;Rebecca S.&quot;,&quot;parse-names&quot;:false,&quot;dropping-particle&quot;:&quot;&quot;,&quot;non-dropping-particle&quot;:&quot;&quot;},{&quot;family&quot;:&quot;Noble&quot;,&quot;given&quot;:&quot;Daniel W.A.&quot;,&quot;parse-names&quot;:false,&quot;dropping-particle&quot;:&quot;&quot;,&quot;non-dropping-particle&quot;:&quot;&quot;},{&quot;family&quot;:&quot;Riley&quot;,&quot;given&quot;:&quot;Julia L.&quot;,&quot;parse-names&quot;:false,&quot;dropping-particle&quot;:&quot;&quot;,&quot;non-dropping-particle&quot;:&quot;&quot;},{&quot;family&quot;:&quot;Senior&quot;,&quot;given&quot;:&quot;Alistair M.&quot;,&quot;parse-names&quot;:false,&quot;dropping-particle&quot;:&quot;&quot;,&quot;non-dropping-particle&quot;:&quot;&quot;},{&quot;family&quot;:&quot;Warner&quot;,&quot;given&quot;:&quot;Daniel A.&quot;,&quot;parse-names&quot;:false,&quot;dropping-particle&quot;:&quot;&quot;,&quot;non-dropping-particle&quot;:&quot;&quot;},{&quot;family&quot;:&quot;While&quot;,&quot;given&quot;:&quot;Geoffrey M.&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Biology&quot;,&quot;DOI&quot;:&quot;10.1242/jeb.243369&quot;,&quot;ISSN&quot;:&quot;14779145&quot;,&quot;PMID&quot;:&quot;35258602&quot;,&quot;issued&quot;:{&quot;date-parts&quot;:[[2022]]},&quot;abstract&quot;:&quot;During the vulnerable stages of early life, most ectothermic animals experience hourly and diel fluctuations in temperature as air temperatures change. While we know a great deal about how different constant temperatures impact the phenotypes of developing ectotherms, we know remarkably little about the impacts of temperature fluctuations on the development of ectotherms. In this study, we used a meta-analytic approach to compare the mean and variance of phenotypic outcomes from constant and fluctuating incubation temperatures across reptile species. We found that fluctuating temperatures provided a small benefit (higher hatching success and shorter incubation durations) at cool mean temperatures compared with constant temperatures, but had a negative effect at warm mean temperatures. In addition, more extreme temperature fluctuations led to greater reductions in embryonic survival compared with moderate temperature fluctuations. Within the limited data available from species with temperature-dependent sex determination, embryos had a higher chance of developing as female when developing in fluctuating temperatures compared with those developing in constant temperatures. With our meta-analytic approach, we identified average mean nest temperatures across all taxa where reptiles switch from receiving benefits to incurring costs when incubation temperatures fluctuate. More broadly, our study indicates that the impact of fluctuating developmental temperature on some phenotypes in ectothermic taxa are likely to be predictable via integration of developmental temperature profiles with thermal performance curves.&quot;,&quot;volume&quot;:&quot;225&quot;,&quot;container-title-short&quot;:&quot;&quot;},&quot;isTemporary&quot;:false},{&quot;id&quot;:&quot;efae05c2-5083-3953-ac42-cb1ca9356a50&quot;,&quot;itemData&quot;:{&quot;type&quot;:&quot;article-journal&quot;,&quot;id&quot;:&quot;efae05c2-5083-3953-ac42-cb1ca9356a50&quot;,&quot;title&quot;:&quot;The influence of age and development temperature on the temperature-related foraging risk of Formica cinerea ants&quot;,&quot;author&quot;:[{&quot;family&quot;:&quot;Ślipiński&quot;,&quot;given&quot;:&quot;Piotr&quot;,&quot;parse-names&quot;:false,&quot;dropping-particle&quot;:&quot;&quot;,&quot;non-dropping-particle&quot;:&quot;&quot;},{&quot;family&quot;:&quot;Trigos-Peral&quot;,&quot;given&quot;:&quot;Gema&quot;,&quot;parse-names&quot;:false,&quot;dropping-particle&quot;:&quot;&quot;,&quot;non-dropping-particle&quot;:&quot;&quot;},{&quot;family&quot;:&quot;Maák&quot;,&quot;given&quot;:&quot;István&quot;,&quot;parse-names&quot;:false,&quot;dropping-particle&quot;:&quot;&quot;,&quot;non-dropping-particle&quot;:&quot;&quot;},{&quot;family&quot;:&quot;Wojciechowska&quot;,&quot;given&quot;:&quot;Iga&quot;,&quot;parse-names&quot;:false,&quot;dropping-particle&quot;:&quot;&quot;,&quot;non-dropping-particle&quot;:&quot;&quot;},{&quot;family&quot;:&quot;Witek&quot;,&quot;given&quot;:&quot;Magdalena&quot;,&quot;parse-names&quot;:false,&quot;dropping-particle&quot;:&quot;&quot;,&quot;non-dropping-particle&quot;:&quot;&quot;}],&quot;container-title&quot;:&quot;Behavioral Ecology and Sociobiology&quot;,&quot;container-title-short&quot;:&quot;Behav Ecol Sociobiol&quot;,&quot;DOI&quot;:&quot;10.1007/s00265-021-03029-w&quot;,&quot;ISBN&quot;:&quot;0123456789&quot;,&quot;ISSN&quot;:&quot;14320762&quot;,&quot;URL&quot;:&quot;https://doi.org/10.1007/s00265-021-03029-w&quot;,&quot;issued&quot;:{&quot;date-parts&quot;:[[2021]]},&quot;abstract&quot;:&quot;Abstract: Climate change and the subsequent increase of global temperature are the most current and important threats to biodiversity. Despite the importance of temperature, our knowledge about the level of behavioural and physiological adaptations of ant species from temperate regions to cope with high temperatures is limited compared to the broad knowledge of typical thermal specialists from warmer regions. In the current study, we investigated the temperature-related foraging risk of xerothermic ant species from the temperate climate in Europe, Formica cinerea. Our aims were to check how an increase in external soil temperature affects the foraging activity of workers and how the temperature during development and worker age affects foraging activity in high temperatures. Based on our results, we can draw the following conclusions: (1) the majority of workers utilize a risk-aversive strategy in relation to foraging in high surface temperatures; (2) pupal development temperature affects the risk taken by adult workers: workers that developed in a higher temperature forage more often but for shorter intervals compared to workers that developed in a lower temperature; (3) age is an important factor in temperature-related foraging activity, as with increasing age, workers forage significantly longer at the highest temperatures. Our study is one of the first to assess the potential factors that can affect the foraging risk of ants from a temperate climate in high ambient temperatures. Significance statement: Our study is the first direct test of workers' age and the development temperature of pupae on the thermal-related foraging strategy of adult F. cinerea workers. It shows that worker age and the development temperature of pupae interact to promote tolerance of thermal stress. We found that with increasing age, workers are prone to forage significantly longer at the highest and riskiest temperatures. Workers that developed in the high temperature (28°C) foraged more often but for shorter intervals compared to workers that developed in the lower temperature (20°C). Interestingly, the factor of age is more significant for ants that developed in the higher temperature of 28°C; the foraging time of these ants significantly increased with their age.&quot;,&quot;publisher&quot;:&quot;Springer Berlin Heidelberg&quot;,&quot;issue&quot;:&quot;7&quot;,&quot;volume&quot;:&quot;75&quot;},&quot;isTemporary&quot;:false}]},{&quot;citationID&quot;:&quot;MENDELEY_CITATION_fc80658b-af5c-40b8-8d28-78acc33bba7f&quot;,&quot;properties&quot;:{&quot;noteIndex&quot;:0},&quot;isEdited&quot;:false,&quot;manualOverride&quot;:{&quot;isManuallyOverridden&quot;:false,&quot;citeprocText&quot;:&quot;(Bernardo, 1996; Noble et al., 2014; Wolf &amp;#38; Wade, 2009)&quot;,&quot;manualOverrideText&quot;:&quot;&quot;},&quot;citationTag&quot;:&quot;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quot;,&quot;citationItems&quot;:[{&quot;id&quot;:&quot;c4d5ff8d-13b9-3d84-8eee-bd85e7cab348&quot;,&quot;itemData&quot;:{&quot;type&quot;:&quot;article-journal&quot;,&quot;id&quot;:&quot;c4d5ff8d-13b9-3d84-8eee-bd85e7cab348&quot;,&quot;title&quot;:&quot;Maternai effects in animal ecology&quot;,&quot;author&quot;:[{&quot;family&quot;:&quot;Bernardo&quot;,&quot;given&quot;:&quot;Joseph&quot;,&quot;parse-names&quot;:false,&quot;dropping-particle&quot;:&quot;&quot;,&quot;non-dropping-particle&quot;:&quot;&quot;}],&quot;container-title&quot;:&quot;American Zoologist&quot;,&quot;container-title-short&quot;:&quot;Am Zool&quot;,&quot;DOI&quot;:&quot;10.1093/icb/36.2.83&quot;,&quot;ISSN&quot;:&quot;00031569&quot;,&quot;issued&quot;:{&quot;date-parts&quot;:[[1996]]},&quot;page&quot;:&quot;83-105&quot;,&quot;abstract&quot;:&quot;SYNOPSIS. Maternal effects comprise a class of phenotypic effects that parents have on phenotypes of their offspring that are unrelated to the offspring's own genotype. Although biologists have known about the importance of these effects for decades, maternal effects have only recently been studied widely by evolutionary ecologists. Moreover, the impact of maternal effects on the rate and direction of evolution of other components of the phenotype has only recently been fully elucidated by theoretical genetic models. This paper provides a brief overview of maternal effects research, focusing on research conducted in animal systems. First, I review and summarize definitions and theoretical treatments of maternal effects. Then I survey the diversity of maternal effects and some of the kinds of ecological and evolutionary impacts that maternal effects have been shown to have on offspring performance. Third, I discuss some of the ecological and evolutionary implications of maternal effects in ecological research. In this context, it is argued that the kinds of maternal effects that have been studied, and some of the potential implications of maternal effects that have not been explored are both artifacts of research effort. Hence, I identify several fruitful areas for future maternal effects research. Lastly, I describe the necessity of explicitly incorporating maternal effects in ecological research, whether or not the researcher is focusing on them as the topic of the research.&quot;,&quot;issue&quot;:&quot;2&quot;,&quot;volume&quot;:&quot;36&quot;},&quot;isTemporary&quot;:false},{&quot;id&quot;:&quot;578defd8-fe3e-3d61-8dd1-a905476e370a&quot;,&quot;itemData&quot;:{&quot;type&quot;:&quot;article-journal&quot;,&quot;id&quot;:&quot;578defd8-fe3e-3d61-8dd1-a905476e370a&quot;,&quot;title&quot;:&quot;What are maternal effects (and what are they not)?&quot;,&quot;author&quot;:[{&quot;family&quot;:&quot;Wolf&quot;,&quot;given&quot;:&quot;Jason B.&quot;,&quot;parse-names&quot;:false,&quot;dropping-particle&quot;:&quot;&quot;,&quot;non-dropping-particle&quot;:&quot;&quot;},{&quot;family&quot;:&quot;Wade&quot;,&quot;given&quot;:&quot;Michael J.&quot;,&quot;parse-names&quot;:false,&quot;dropping-particle&quot;:&quot;&quot;,&quot;non-dropping-particle&quot;:&quot;&quot;}],&quot;container-title&quot;:&quot;Philosophical Transactions of the Royal Society B: Biological Sciences&quot;,&quot;DOI&quot;:&quot;10.1098/rstb.2008.0238&quot;,&quot;ISSN&quot;:&quot;14712970&quot;,&quot;PMID&quot;:&quot;19324615&quot;,&quot;issued&quot;:{&quot;date-parts&quot;:[[2009]]},&quot;page&quot;:&quot;1107-1115&quot;,&quot;abstract&quot;:&quot;Maternal effects can play an important role in a diversity of ecological and evolutionary processes such as population dynamics, phenotypic plasticity, niche construction, life-history evolution and the evolutionary response to selection. However, although maternal effects were defined by quantitative geneticists well over half a century ago, there remains some confusion over exactly what phenomena should be characterized as maternal effects and, more importantly, why it matters and how they are defined. We suggest a definition of maternal effects as the causal influence of the maternal genotype or phenotype on the offspring phenotype. This definition differs from some definitions in that it treats maternal effects as a phenomenon, not as a statistical construct. The causal link to maternal genotype or phenotype is the critical component of this definition providing the link between maternal effects and evolutionary and ecological processes. We show why phenomena such as maternal cytoplasmic inheritance and genomic imprinting are distinct genetically from and have different evolutionary consequences than true maternal effects. We also argue that one should consider cases where the maternal effect is conditional on offspring genotype as a class of maternal effects. © 2009 The Royal Society.&quot;,&quot;issue&quot;:&quot;1520&quot;,&quot;volume&quot;:&quot;364&quot;,&quot;container-title-short&quot;:&quot;&quot;},&quot;isTemporary&quot;:false},{&quot;id&quot;:&quot;b58d85a7-427b-3d45-a218-bd62780020a0&quot;,&quot;itemData&quot;:{&quot;type&quot;:&quot;article-journal&quot;,&quot;id&quot;:&quot;b58d85a7-427b-3d45-a218-bd62780020a0&quot;,&quot;title&quot;:&quot;Maternal and additive genetic effects contribute to variation in offspring traits in a lizard&quot;,&quot;author&quot;:[{&quot;family&quot;:&quot;Noble&quot;,&quot;given&quot;:&quot;Daniel W.A.&quot;,&quot;parse-names&quot;:false,&quot;dropping-particle&quot;:&quot;&quot;,&quot;non-dropping-particle&quot;:&quot;&quot;},{&quot;family&quot;:&quot;Mcfarlane&quot;,&quot;given&quot;:&quot;S. Eryn&quot;,&quot;parse-names&quot;:false,&quot;dropping-particle&quot;:&quot;&quot;,&quot;non-dropping-particle&quot;:&quot;&quot;},{&quot;family&quot;:&quot;Keogh&quot;,&quot;given&quot;:&quot;J. Scott&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quot;,&quot;DOI&quot;:&quot;10.1093/beheco/aru032&quot;,&quot;ISSN&quot;:&quot;14657279&quot;,&quot;issued&quot;:{&quot;date-parts&quot;:[[2014]]},&quot;page&quot;:&quot;633-640&quot;,&quot;abstract&quot;:&quot;Evolutionary responses to selection require that traits have a heritable basis, yet maternal effects (the effect of a mother's phenotype on her offspring's phenotype) can have profound effects on evolutionary processes. It is therefore essential to understand how maternal effects contribute to phenotypic variation in offspring traits and test key assumptions of additive genetic variance in evolutionary models. We measured 5 traits linked to fitness in lizards (endurance, sprint speed, snout-vent length [SVL], mass, and growth rate) and estimated the contribution of additive genetic and maternal effects in explaining variation in these traits in the Eastern water skink (Eulamprus quoyii). We estimated parentage using 6 microsatellite DNA loci from lizards taking part in a mating experiment in large seminatural enclosures and used animal models to partition variance into additive genetic and maternal effects. We found that only endurance was significantly heritable (h 2 = 0.37, 95% credible interval = 0.18-0.50), whereas all other traits were either strongly influenced by maternal effects (mass, sprint speed, SVL, and captive growth rate) or were influenced by environmental variability (wild growth rate). Our study disentangles the relative contributions of additive genetic and maternal effects in contributing to variation in offspring phenotypes and suggests that little additive genetic variance exists for traits often assumed to be heritable. Although the heritability of phenotypic traits is essential in evolutionary models, our results also highlight the important role maternal effects have in explaining variation in phenotypes. © The Author 2014.&quot;,&quot;issue&quot;:&quot;3&quot;,&quot;volume&quot;:&quot;25&quot;,&quot;container-title-short&quot;:&quot;&quot;},&quot;isTemporary&quot;:false}]},{&quot;citationID&quot;:&quot;MENDELEY_CITATION_4747e385-7ab9-44bd-9948-f6d8462bb3ac&quot;,&quot;properties&quot;:{&quot;noteIndex&quot;:0},&quot;isEdited&quot;:false,&quot;manualOverride&quot;:{&quot;isManuallyOverridden&quot;:false,&quot;citeprocText&quot;:&quot;(Carter et al., 2018; Huang et al., 2013; Rutstein et al., 2005)&quot;,&quot;manualOverrideText&quot;:&quot;&quot;},&quot;citationTag&quot;:&quot;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quot;,&quot;citationItems&quot;:[{&quot;id&quot;:&quot;d22825ec-4ee1-3bc7-ab0d-d1d8be19a246&quot;,&quot;itemData&quot;:{&quot;type&quot;:&quot;article-journal&quot;,&quot;id&quot;:&quot;d22825ec-4ee1-3bc7-ab0d-d1d8be19a246&quot;,&quot;title&quot;:&quot;Sex-specific patterns of yolk androgen allocation depend on maternal diet in the zebra finch&quot;,&quot;author&quot;:[{&quot;family&quot;:&quot;Rutstein&quot;,&quot;given&quot;:&quot;Alison N.&quot;,&quot;parse-names&quot;:false,&quot;dropping-particle&quot;:&quot;&quot;,&quot;non-dropping-particle&quot;:&quot;&quot;},{&quot;family&quot;:&quot;Gilbert&quot;,&quot;given&quot;:&quot;Lucy&quot;,&quot;parse-names&quot;:false,&quot;dropping-particle&quot;:&quot;&quot;,&quot;non-dropping-particle&quot;:&quot;&quot;},{&quot;family&quot;:&quot;Slater&quot;,&quot;given&quot;:&quot;Peter J.B.&quot;,&quot;parse-names&quot;:false,&quot;dropping-particle&quot;:&quot;&quot;,&quot;non-dropping-particle&quot;:&quot;&quot;},{&quot;family&quot;:&quot;Graves&quot;,&quot;given&quot;:&quot;Jeff A.&quot;,&quot;parse-names&quot;:false,&quot;dropping-particle&quot;:&quot;&quot;,&quot;non-dropping-particle&quot;:&quot;&quot;}],&quot;container-title&quot;:&quot;Behavioral Ecology&quot;,&quot;DOI&quot;:&quot;10.1093/beheco/arh123&quot;,&quot;ISSN&quot;:&quot;10452249&quot;,&quot;issued&quot;:{&quot;date-parts&quot;:[[2005]]},&quot;page&quot;:&quot;62-69&quot;,&quot;abstract&quot;:&quot;Females are predicted to adjust their reproductive investment in relation to resource quality. In zebra finches (Taeniopygia guttata), diet quality has been found to influence egg mass both between and within clutches. We tested the prediction that diet quality also affects the quantity of maternally allocated yolk testosterone and 5α-dihydrotestosterone (DHT) between and within clutches. We also investigated whether this pattern differed between male and female eggs. Females laid eggs on a high-quality (HQ) or a low-quality (LQ) diet. Eggs were removed at laying and artificially incubated for 72 h, after which time embryos were sexed and yolk androgens assayed. Diet treatments were then swapped and the experiment repeated. Because there was evidence of a carry-over effect between breeding rounds, we based our conclusions mainly on the results from the first breeding round. On the HQ diet, but not on the LQ diet, infertile eggs contained more testosterone than did fertile eggs in round one. Although there were no overall differences in within-clutch patterns of androgen deposition between the diets, this changed when embryo sex was taken into account. On the HQ diet, testosterone decreased with laying sequence for male eggs but increased with laying sequence for female eggs. On the LQ diet, mothers' male eggs contained more testosterone and DHT than did female eggs regardless of position in the laying sequence. Our data suggest that there are complex, context-dependent mechanisms of sex-specific androgen allocation in this species.&quot;,&quot;issue&quot;:&quot;1&quot;,&quot;volume&quot;:&quot;16&quot;,&quot;container-title-short&quot;:&quot;&quot;},&quot;isTemporary&quot;:false},{&quot;id&quot;:&quot;60c2cc2a-c0de-3c3a-8404-466002dcb4e5&quot;,&quot;itemData&quot;:{&quot;type&quot;:&quot;article-journal&quot;,&quot;id&quot;:&quot;60c2cc2a-c0de-3c3a-8404-466002dcb4e5&quot;,&quot;title&quot;:&quot;Yolk-albumen testosterone in a lizard with temperature-dependent sex determination: Relation with development&quot;,&quot;author&quot;:[{&quot;family&quot;:&quot;Huang&quot;,&quot;given&quot;:&quot;Victoria&quot;,&quot;parse-names&quot;:false,&quot;dropping-particle&quot;:&quot;&quot;,&quot;non-dropping-particle&quot;:&quot;&quot;},{&quot;family&quot;:&quot;Bowden&quot;,&quot;given&quot;:&quot;Rachel M.&quot;,&quot;parse-names&quot;:false,&quot;dropping-particle&quot;:&quot;&quot;,&quot;non-dropping-particle&quot;:&quot;&quot;},{&quot;family&quot;:&quot;Crews&quot;,&quot;given&quot;:&quot;David&quot;,&quot;parse-names&quot;:false,&quot;dropping-particle&quot;:&quot;&quot;,&quot;non-dropping-particle&quot;:&quot;&quot;}],&quot;container-title&quot;:&quot;General and Comparative Endocrinology&quot;,&quot;container-title-short&quot;:&quot;Gen Comp Endocrinol&quot;,&quot;DOI&quot;:&quot;10.1016/j.ygcen.2013.02.019&quot;,&quot;ISSN&quot;:&quot;10956840&quot;,&quot;URL&quot;:&quot;http://dx.doi.org/10.1016/j.ygcen.2013.02.019&quot;,&quot;issued&quot;:{&quot;date-parts&quot;:[[2013]]},&quot;page&quot;:&quot;67-71&quot;,&quot;abstract&quot;:&quot;The leopard gecko (Eublepharis macularius) exhibits temperature-dependent sex determination as well as temperature-influenced polymorphisms. Research suggests that in oviparous reptiles with temperature-dependent sex determination, steroid hormones in the yolk might influence sex determination and sexual differentiation. From captive leopard geckos that were all from the same incubation temperature regime, we gathered freshly laid eggs, incubated them at one of two female-biased incubation temperatures (26 or 34. °C), and measured testosterone content in the yolk-albumen at early or late development. No differences in the concentration of testosterone were detected in eggs from different incubation temperatures. We report testosterone concentrations in the yolk-albumen were higher in eggs of late development than early development at 26. °C incubation temperatures, a finding opposite that reported in other TSD reptiles studied to date. © 2013.&quot;,&quot;publisher&quot;:&quot;Elsevier Inc.&quot;,&quot;volume&quot;:&quot;186&quot;},&quot;isTemporary&quot;:false},{&quot;id&quot;:&quot;9c91f16f-c55c-3ae9-bc2a-bc88bfa7f6df&quot;,&quot;itemData&quot;:{&quot;type&quot;:&quot;article-journal&quot;,&quot;id&quot;:&quot;9c91f16f-c55c-3ae9-bc2a-bc88bfa7f6df&quot;,&quot;title&quot;:&quot;Evidence of embryonic regulation of maternally derived yolk corticosterone&quot;,&quot;author&quot;:[{&quot;family&quot;:&quot;Carter&quot;,&quot;given&quot;:&quot;Amanda W.&quot;,&quot;parse-names&quot;:false,&quot;dropping-particle&quot;:&quot;&quot;,&quot;non-dropping-particle&quot;:&quot;&quot;},{&quot;family&quot;:&quot;Bowden&quot;,&quot;given&quot;:&quot;Rachel M.&quot;,&quot;parse-names&quot;:false,&quot;dropping-particle&quot;:&quot;&quot;,&quot;non-dropping-particle&quot;:&quot;&quot;},{&quot;family&quot;:&quot;Paitz&quot;,&quot;given&quot;:&quot;Ryan T.&quot;,&quot;parse-names&quot;:false,&quot;dropping-particle&quot;:&quot;&quot;,&quot;non-dropping-particle&quot;:&quot;&quot;}],&quot;container-title&quot;:&quot;Journal of Experimental Biology&quot;,&quot;DOI&quot;:&quot;10.1242/jeb.182600&quot;,&quot;ISBN&quot;:&quot;0000000222747&quot;,&quot;ISSN&quot;:&quot;00220949&quot;,&quot;PMID&quot;:&quot;30266787&quot;,&quot;issued&quot;:{&quot;date-parts&quot;:[[2018]]},&quot;abstract&quot;:&quot;In recent years, the potential for maternal stress effects to adaptively alter offspring phenotype has received considerable attention. This research has identified offspring traits that are labile in response to maternal stress; however, an understanding of the mechanisms underlying these effects is lagging and is crucial to appreciating the significance of this maternal effect. In the present study, we sought to better understand maternal stress effects by examining the potential for embryonic regulation of corticosterone exposure, determining the phenotypic consequences of elevated corticosterone during development, and characterizing the levels of maternally transferred corticosterone in unmanipulated eggs using Trachemys scripta. By dosing eggs with tritiated corticosterone and tracking the steroid throughout development, we found that most corticosterone is metabolized, and less than 1% of the corticosterone dose reaches the embryo as free corticosterone. We also found that exogenous dosing of corticosterone, in concentrations sufficient to overwhelm embryonic metabolism, reduces embryonic survival and negatively impacts hatchling traits important to fitness. Our results demonstrate that concentrations of maternal corticosterone in the yolks of unmanipulated eggs are low and are significantly lower than the doses of corticosterone required to elicit phenotypic effects in hatchlings. Taken together, these results provide evidence that both the embryo and the female may minimize corticosterone accumulation in the embryo to avoid reductions in embryonic survival and negative impacts on offspring phenotype and fitness.&quot;,&quot;issue&quot;:&quot;22&quot;,&quot;volume&quot;:&quot;221&quot;,&quot;container-title-short&quot;:&quot;&quot;},&quot;isTemporary&quot;:false}]},{&quot;citationID&quot;:&quot;MENDELEY_CITATION_bfbd9b50-a6da-4dbf-9aba-32a65bfa5fc9&quot;,&quot;properties&quot;:{&quot;noteIndex&quot;:0},&quot;isEdited&quot;:false,&quot;manualOverride&quot;:{&quot;isManuallyOverridden&quot;:false,&quot;citeprocText&quot;:&quot;(Warner et al., 2007)&quot;,&quot;manualOverrideText&quot;:&quot;&quot;},&quot;citationTag&quot;:&quot;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quot;,&quot;citationItems&quot;:[{&quot;id&quot;:&quot;8136b00e-e659-3dbe-9f45-3cc5a56d4247&quot;,&quot;itemData&quot;:{&quot;type&quot;:&quot;article-journal&quot;,&quot;id&quot;:&quot;8136b00e-e659-3dbe-9f45-3cc5a56d4247&quot;,&quot;title&quot;:&quot;Maternal nutrition affects reproductive output and sex allocation in a lizard with environmental sex determination&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DOI&quot;:&quot;10.1098/rspb.2006.0105&quot;,&quot;ISSN&quot;:&quot;14712970&quot;,&quot;PMID&quot;:&quot;17251109&quot;,&quot;issued&quot;:{&quot;date-parts&quot;:[[2007]]},&quot;page&quot;:&quot;883-890&quot;,&quot;abstract&quot;:&quot;Life-history traits such as offspring size, number and sex ratio are affected by maternal feeding rates in many kinds of animals, but the consequences of variation in maternal diet quality (rather than quantity) are poorly understood. We manipulated dietary quality of reproducing female lizards (Amphibolurus muricatus; Agamidae), a species with temperature-dependent sex determination, to examine strategies of reproductive allocation. Females maintained on a poor-quality diet produced fewer clutches but massively (twofold) larger eggs with lower concentrations of yolk testosterone than did conspecific females given a high-quality diet. Although all eggs were incubated at the same temperature, and yolk steroid hormone levels were not correlated with offspring sex, the nutrient-deprived females produced highly male-biased sex ratios among their offspring. These responses to maternal nutrition generate a link between sex and offspring size, in a direction likely to enhance maternal fitness if large body size enhances reproductive success more in sons than in daughters (as seems plausible, given the mating system of this species). Overall, our results show that sex determination in these animals is more complex, and responsive to a wider range of environmental cues, than that suggested by the classification of 'environmental sex determination'. © 2007 The Royal Society.&quot;,&quot;issue&quot;:&quot;1611&quot;,&quot;volume&quot;:&quot;274&quot;,&quot;container-title-short&quot;:&quot;&quot;},&quot;isTemporary&quot;:false}]},{&quot;citationID&quot;:&quot;MENDELEY_CITATION_e70fca63-bebc-4bd1-9b37-cf8be26d845e&quot;,&quot;properties&quot;:{&quot;noteIndex&quot;:0},&quot;isEdited&quot;:false,&quot;manualOverride&quot;:{&quot;isManuallyOverridden&quot;:true,&quot;citeprocText&quot;:&quot;(Rosenfeld &amp;#38; Roberts, 2004; Warner &amp;#38; Lovern, 2014)&quot;,&quot;manualOverrideText&quot;:&quot;(e.g., Rosenfeld and Roberts 2004; Warner and Lovern 2014; Rutstein et al. 2005; Huang et al. 2013; Carter et al. 2018).&quot;},&quot;citationTag&quot;:&quot;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id&quot;:&quot;fe4563ec-6541-3d87-97e2-02f28901eb66&quot;,&quot;itemData&quot;:{&quot;type&quot;:&quot;article-journal&quot;,&quot;id&quot;:&quot;fe4563ec-6541-3d87-97e2-02f28901eb66&quot;,&quot;title&quot;:&quot;Maternal diet and other factors affecting offspring sex ratio: A review&quot;,&quot;author&quot;:[{&quot;family&quot;:&quot;Rosenfeld&quot;,&quot;given&quot;:&quot;Cheryl S.&quot;,&quot;parse-names&quot;:false,&quot;dropping-particle&quot;:&quot;&quot;,&quot;non-dropping-particle&quot;:&quot;&quot;},{&quot;family&quot;:&quot;Roberts&quot;,&quot;given&quot;:&quot;R. Michael&quot;,&quot;parse-names&quot;:false,&quot;dropping-particle&quot;:&quot;&quot;,&quot;non-dropping-particle&quot;:&quot;&quot;}],&quot;container-title&quot;:&quot;Biology of Reproduction&quot;,&quot;container-title-short&quot;:&quot;Biol Reprod&quot;,&quot;DOI&quot;:&quot;10.1095/biolreprod.104.030890&quot;,&quot;ISSN&quot;:&quot;00063363&quot;,&quot;PMID&quot;:&quot;15229140&quot;,&quot;issued&quot;:{&quot;date-parts&quot;:[[2004]]},&quot;page&quot;:&quot;1063-1070&quot;,&quot;abstract&quot;:&quot;Mammals usually produce approximately equal numbers of sons and daughters, but there are exceptions to this general rule, as has been observed in ruminant ungulate species, where the sex-allocation hypothesis of Trivers and Willard has provided a rational evolutionary underpinning to adaptive changes in sex ratio. Here, we review circumstances whereby ruminants and other mammalian species, especially rodents and primates, appear able to skew the sex ratio of their offspring. We also discuss some of the factors, both nutritional and nonnutritional, that potentially promote such skewing. Work from our laboratory, performed on mice, suggests that age of the mother and maternal diet, rather than the maternal body condition per se, play directive roles in controlling sex ratio. In particular, a diet high in saturated fats but low in carbohydrate leads to the birth of significantly more male than female offspring in mature laboratory mice, whereas when calories are supplied mainly in the form of carbohydrate rather than fat, daughters predominate. As the diets fed to the mice in these experiments were nutritionally complete and because litter sizes did not differ between treatments, dietary inadequacy seems not to be the cause for sex-ratio distortion. A number of mechanisms, all of which are testable, are discussed to provide an explanation for the phenomenon. We conclude the review by discussing potential implications of these observations to human medicine and agriculture.&quot;,&quot;issue&quot;:&quot;4&quot;,&quot;volume&quot;:&quot;71&quot;},&quot;isTemporary&quot;:false}]},{&quot;citationID&quot;:&quot;MENDELEY_CITATION_d160c3f5-75f1-4ae8-97c8-44953b7ca20e&quot;,&quot;properties&quot;:{&quot;noteIndex&quot;:0},&quot;isEdited&quot;:false,&quot;manualOverride&quot;:{&quot;isManuallyOverridden&quot;:true,&quot;citeprocText&quot;:&quot;(Noble et al., 2018)&quot;,&quot;manualOverrideText&quot;:&quot;(e.g., Noble et al. 2018)&quot;},&quot;citationTag&quot;:&quot;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cb0b5d65-6232-42d2-8473-320c250f029e&quot;,&quot;properties&quot;:{&quot;noteIndex&quot;:0},&quot;isEdited&quot;:false,&quot;manualOverride&quot;:{&quot;isManuallyOverridden&quot;:false,&quot;citeprocText&quot;:&quot;(Brodie &amp;#38; Russell, 1999; Dalesman &amp;#38; Rundle, 2010; McDonald &amp;#38; Schwanz, 2018; Webb et al., 2001)&quot;,&quot;manualOverrideText&quot;:&quot;&quot;},&quot;citationTag&quot;:&quot;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quot;,&quot;citationItems&quot;:[{&quot;id&quot;:&quot;6f9a01ed-5201-3a80-b342-5ed15ef21112&quot;,&quot;itemData&quot;:{&quot;type&quot;:&quot;article-journal&quot;,&quot;id&quot;:&quot;6f9a01ed-5201-3a80-b342-5ed15ef21112&quot;,&quot;title&quot;:&quot;Influence of rearing and experimental temperatures on predator avoidance behaviour in a freshwater pulmonate snail&quot;,&quot;author&quot;:[{&quot;family&quot;:&quot;Dalesman&quot;,&quot;given&quot;:&quot;Sarah&quot;,&quot;parse-names&quot;:false,&quot;dropping-particle&quot;:&quot;&quot;,&quot;non-dropping-particle&quot;:&quot;&quot;},{&quot;family&quot;:&quot;Rundle&quot;,&quot;given&quot;:&quot;Simon D.&quot;,&quot;parse-names&quot;:false,&quot;dropping-particle&quot;:&quot;&quot;,&quot;non-dropping-particle&quot;:&quot;&quot;}],&quot;container-title&quot;:&quot;Freshwater Biology&quot;,&quot;container-title-short&quot;:&quot;Freshw Biol&quot;,&quot;DOI&quot;:&quot;10.1111/j.1365-2427.2010.02470.x&quot;,&quot;ISSN&quot;:&quot;00465070&quot;,&quot;issued&quot;:{&quot;date-parts&quot;:[[2010]]},&quot;page&quot;:&quot;2107-2113&quot;,&quot;abstract&quot;:&quot;Predicted increases in the temperature of freshwaters is likely to affect how prey species respond to predators. We investigated how the predator avoidance behaviour of the freshwater pulmonate snail Lymnaea stagnalis is influenced by the temperature at which it was reared and that at which behavioural trials were carried out. Crawl-out behaviour of juvenile snails from two populations (high predation risk versus low predation risk) reared at either 15 or 20 °C was assessed in response to predation cues (predatory fish kairomones and conspecific alarm cues) in behavioural trials at both 15 and 20 °C. Trial temperature had a significant effect on the time that snails spent in avoidance, regardless of their population of origin. Crawl-out behaviour was greater during behavioural trials at 15 °C, but there was no effect of trial temperature on the speed with which animals showed avoidance behaviour. There was no interactive effect of rearing temperature (RT) and trial temperature, but the effect of RT on avoidance behaviour did differ between populations. For an RT of 15 °C, snails from the South Drain (high risk) population showed a more rapid and longer avoidance response than those from the Chilton Moor (low risk) population. In contrast, for snails reared at 20 °C, there was no difference between populations for the duration of the avoidance response and snails from Chilton Moor crawled out faster than those from South Drain. Hence, whilst (predictable) differences relative to natural predation threat in crawl-out behaviour were apparent at 15 °C, raising the developmental temperature to 20 °C eliminated or, in the case of latency, reversed these differences. This suggests that L. stagnalis populations that cohabit with predatory fish and experience high developmental temperatures may have a reduced ability to respond to fish predation risk. © 2010 Blackwell Publishing Ltd.&quot;,&quot;issue&quot;:&quot;10&quot;,&quot;volume&quot;:&quot;55&quot;},&quot;isTemporary&quot;:false},{&quot;id&quot;:&quot;a5edc982-5405-33d3-b6ee-6f288b8a60d7&quot;,&quot;itemData&quot;:{&quot;type&quot;:&quot;article-journal&quot;,&quot;id&quot;:&quot;a5edc982-5405-33d3-b6ee-6f288b8a60d7&quot;,&quot;title&quot;:&quot;The consistency of individual differences in behaviour: Temperature effects on antipredator behaviour in garter snakes&quot;,&quot;author&quot;:[{&quot;family&quot;:&quot;Brodie&quot;,&quot;given&quot;:&quot;Edmund D.&quot;,&quot;parse-names&quot;:false,&quot;dropping-particle&quot;:&quot;&quot;,&quot;non-dropping-particle&quot;:&quot;&quot;},{&quot;family&quot;:&quot;Russell&quot;,&quot;given&quot;:&quot;Nevelyn H.&quot;,&quot;parse-names&quot;:false,&quot;dropping-particle&quot;:&quot;&quot;,&quot;non-dropping-particle&quot;:&quot;&quot;}],&quot;container-title&quot;:&quot;Animal Behaviour&quot;,&quot;container-title-short&quot;:&quot;Anim Behav&quot;,&quot;DOI&quot;:&quot;10.1006/anbe.1998.0990&quot;,&quot;ISSN&quot;:&quot;00033472&quot;,&quot;issued&quot;:{&quot;date-parts&quot;:[[1999]]},&quot;page&quot;:&quot;445-451&quot;,&quot;abstract&quot;:&quot;Differences among individuals are necessary for natural selection to occur. The extent and expression of these differences can limit the power of selection to cause evolutionary change. When individuals inconsistently express a trait, selection is less powerful. Labile traits such as behaviour are most likely to be inconsistent in their expression, because of the substantial role of environmental factors in their immediate expression. Previous work has focused on the consistency, or repeatability, of individual behaviour across different environments or within a single environment; little is known about how repeatability within an environment changes across environments. To address this issue; we examined the consistency of antipredator behaviour in juvenile garter snakes in different thermal environments. A group of 59 laboratory-born garter snakes, Thamnophis ordinoides, was repeatedly assayed for sprint speed, distance crawled, and number of reversals performed during flight and antipredator display. Antipredator display showed very little variation and could not be analysed. Each individual was tested three times at each of three temperatures chosen to span the range of temperatures that snakes encounter in the field (15, 22.5, 30°C). Temperature had substantial effects on the average expression of each behaviour; snakes crawled more slowly, for shorter distances, and performed fewer reversals at cooler temperatures. Individuals showed significant consistency in their behaviour, and this consistency of expression was not affected by temperature.&quot;,&quot;issue&quot;:&quot;2&quot;,&quot;volume&quot;:&quot;57&quot;},&quot;isTemporary&quot;:false},{&quot;id&quot;:&quot;47489f8f-0440-34d4-a4a2-9d5a6e3ee3ae&quot;,&quot;itemData&quot;:{&quot;type&quot;:&quot;article-journal&quot;,&quot;id&quot;:&quot;47489f8f-0440-34d4-a4a2-9d5a6e3ee3ae&quot;,&quot;title&quot;:&quot;Body size, locomotor speed and antipredator behaviour in a tropical snake (Tropidonophis mairii, colubridae): The influence of incubation environments and genetic factors&quot;,&quot;author&quot;:[{&quot;family&quot;:&quot;Webb&quot;,&quot;given&quot;:&quot;J. K.&quot;,&quot;parse-names&quot;:false,&quot;dropping-particle&quot;:&quot;&quot;,&quot;non-dropping-particle&quot;:&quot;&quot;},{&quot;family&quot;:&quot;Brown&quot;,&quot;given&quot;:&quot;G. P.&quot;,&quot;parse-names&quot;:false,&quot;dropping-particle&quot;:&quot;&quot;,&quot;non-dropping-particle&quot;:&quot;&quot;},{&quot;family&quot;:&quot;Shine&quot;,&quot;given&quot;:&quot;R.&quot;,&quot;parse-names&quot;:false,&quot;dropping-particle&quot;:&quot;&quot;,&quot;non-dropping-particle&quot;:&quot;&quot;}],&quot;container-title&quot;:&quot;Functional Ecology&quot;,&quot;container-title-short&quot;:&quot;Funct Ecol&quot;,&quot;DOI&quot;:&quot;10.1046/j.0269-8463.2001.00570.x&quot;,&quot;ISSN&quot;:&quot;02698463&quot;,&quot;issued&quot;:{&quot;date-parts&quot;:[[2001]]},&quot;page&quot;:&quot;561-568&quot;,&quot;abstract&quot;:&quot;The physical conditions experienced by reptile embryos inside natural nests can influence the size, shape and behaviour of the resultant hatchlings. Although most reptiles are tropical, the effects of incubation temperatures on offspring phenotypes have received little attention in tropical species. The consequences of differences in thermal variance during incubation on offspring were studied in a tropical natricine snake (the Keelback Tropidonophis mairii), which lays eggs in soil cracks of varying depths. Some 253 eggs from 19 clutches were incubated under two thermal regimes with identical mean temperatures (25.6 °C), but temperatures in the 'variable' treatment fluctuated more (21.8-29.6 °C) than those in the 'constant' temperature treatment (25.2 26.5 °C). These thermal regimes were similar to those of shallow (20 cm deep) and deep (40 cm deep) soil cracks, respectively, and represent thermal conditions inside natural nests and potential nest sites. Incubation temperatures affected body size, shape and antipredator behaviour of hatchling snakes. Snakes from constant temperature incubation were longer and thinner than snakes from high variance incubation. Clutch effects influenced all offspring traits, with significant interactions between clutch of origin and incubation treatment for body size, but not swimming speed or behaviour. There was a significant interaction between incubation treatment and offspring sex on neonate swimming speed. Incubation under cycling thermal regimes significantly increased swimming speeds of females, but had little effect on males. Such sex differences in phenotypic responses of hatchling snakes support a major assumption of the Charnov-Bull hypothesis for the evolution of temperature-dependent sex determination.&quot;,&quot;issue&quot;:&quot;5&quot;,&quot;volume&quot;:&quot;15&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64f3c8e3-3ecc-4ff9-8ee3-c3c1a75a60e9&quot;,&quot;properties&quot;:{&quot;noteIndex&quot;:0},&quot;isEdited&quot;:false,&quot;manualOverride&quot;:{&quot;isManuallyOverridden&quot;:false,&quot;citeprocText&quot;:&quot;(Sharda et al., 2021)&quot;,&quot;manualOverrideText&quot;:&quot;&quot;},&quot;citationTag&quot;:&quot;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quot;,&quot;citationItems&quot;:[{&quot;id&quot;:&quot;25544e85-88d8-39d1-b18d-4ac3c0f57bd3&quot;,&quot;itemData&quot;:{&quot;type&quot;:&quot;article-journal&quot;,&quot;id&quot;:&quot;25544e85-88d8-39d1-b18d-4ac3c0f57bd3&quot;,&quot;title&quot;:&quot;Predator-induced maternal effects determine adaptive antipredator behaviors via egg composition&quot;,&quot;author&quot;:[{&quot;family&quot;:&quot;Sharda&quot;,&quot;given&quot;:&quot;Sakshi&quot;,&quot;parse-names&quot;:false,&quot;dropping-particle&quot;:&quot;&quot;,&quot;non-dropping-particle&quot;:&quot;&quot;},{&quot;family&quot;:&quot;Zuest&quot;,&quot;given&quot;:&quot;Tobias&quot;,&quot;parse-names&quot;:false,&quot;dropping-particle&quot;:&quot;&quot;,&quot;non-dropping-particle&quot;:&quot;&quot;},{&quot;family&quot;:&quot;Erb&quot;,&quot;given&quot;:&quot;Matthias&quot;,&quot;parse-names&quot;:false,&quot;dropping-particle&quot;:&quot;&quot;,&quot;non-dropping-particle&quot;:&quot;&quot;},{&quot;family&quot;:&quot;Taborsky&quot;,&quot;given&quot;:&quot;Barbar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2017063118&quot;,&quot;ISBN&quot;:&quot;2017063118&quot;,&quot;ISSN&quot;:&quot;10916490&quot;,&quot;PMID&quot;:&quot;34507981&quot;,&quot;issued&quot;:{&quot;date-parts&quot;:[[2021]]},&quot;abstract&quot;:&quot;In high-risk environments with frequent predator encounters, efficient antipredator behavior is key to survival. Parental effects are a powerful mechanism to prepare offspring for coping with such environments, yet clear evidence for adaptive parental effects on offspring antipredator behaviors is missing. Rapid escape reflexes, or \&quot;C-start reflexes,\&quot; are a key adaptation in fish and amphibians to escape predator strikes. We hypothesized that mothers living in high-risk environments might induce faster C-start reflexes in offspring by modifying egg composition. Here, we show that offspring of the cichlid fish Neolamprologus pulcher developed faster C-start reflexes and were more risk averse if their parents had been exposed to cues of their most dangerous natural predator during egg production. This effect was mediated by differences in egg composition. Eggs of predator-exposed mothers were heavier with higher net protein content, and the resulting offspring were heavier and had lower igf-1 gene expression than control offspring shortly after hatching. Thus, changes in egg composition can relay multiple putative pathways by which mothers can influence adaptive antipredator behaviors such as faster escape reflexes.&quot;,&quot;issue&quot;:&quot;37&quot;,&quot;volume&quot;:&quot;118&quot;},&quot;isTemporary&quot;:false}]},{&quot;citationID&quot;:&quot;MENDELEY_CITATION_2d609470-a9a2-41ac-bbea-0fea7ef171da&quot;,&quot;properties&quot;:{&quot;noteIndex&quot;:0},&quot;isEdited&quot;:false,&quot;manualOverride&quot;:{&quot;isManuallyOverridden&quot;:false,&quot;citeprocText&quot;:&quot;(Lancaster et al., 2010; Mcghee et al., 2012; Räsänen et al., 2005)&quot;,&quot;manualOverrideText&quot;:&quot;&quot;},&quot;citationTag&quot;:&quot;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quot;,&quot;citationItems&quot;:[{&quot;id&quot;:&quot;8b9a6e0c-b0b7-34a0-b627-2c483a210cb2&quot;,&quot;itemData&quot;:{&quot;type&quot;:&quot;article-journal&quot;,&quot;id&quot;:&quot;8b9a6e0c-b0b7-34a0-b627-2c483a210cb2&quot;,&quot;title&quot;:&quot;Maternal adjustment of egg size organizes alternative escape behaviors, promoting adaptive phenotypic integration&quot;,&quot;author&quot;:[{&quot;family&quot;:&quot;Lancaster&quot;,&quot;given&quot;:&quot;Lesley T.&quot;,&quot;parse-names&quot;:false,&quot;dropping-particle&quot;:&quot;&quot;,&quot;non-dropping-particle&quot;:&quot;&quot;},{&quot;family&quot;:&quot;McAdam&quot;,&quot;given&quot;:&quot;Andrew G.&quot;,&quot;parse-names&quot;:false,&quot;dropping-particle&quot;:&quot;&quot;,&quot;non-dropping-particle&quot;:&quot;&quot;},{&quot;family&quot;:&quot;Sinervo&quot;,&quot;given&quot;:&quot;Barry&quot;,&quot;parse-names&quot;:false,&quot;dropping-particle&quot;:&quot;&quot;,&quot;non-dropping-particle&quot;:&quot;&quot;}],&quot;container-title&quot;:&quot;Evolution&quot;,&quot;container-title-short&quot;:&quot;Evolution (N Y)&quot;,&quot;DOI&quot;:&quot;10.1111/j.1558-5646.2009.00941.x&quot;,&quot;ISSN&quot;:&quot;00143820&quot;,&quot;PMID&quot;:&quot;20624182&quot;,&quot;issued&quot;:{&quot;date-parts&quot;:[[2010]]},&quot;page&quot;:&quot;1607-1621&quot;,&quot;abstract&quot;:&quot;Numerous integrated traits contribute to any aspect of organismal performance, but favorable trait combinations are difficult to maintain in the face of genetic recombination. We investigated the role of maternal effects in promoting integration of alternative reproductive strategies (∼throat colors) with antipredator traits (escape behaviors and dorsal patterns) in the side-blotched lizard (Uta stansburiana). Previously, we reported that maternally derived estradiol adaptively pairs dorsal patterns with progeny throat colors. Here we show adaptive maternal effects on escape behaviors within each throat color morph. Specifically, yellow-throated females and all females mated to yellow-throated sires lay larger eggs. Larger eggs produce stockier offspring, who remain stockier throughout life. Stockiness promotes evasive escape behaviors (e.g., reversals), which are adaptive in barred, yellow-throated offspring. Orange-throated females lay smaller eggs, producing leaner hatchlings who perform vertical escape behaviors (e.g., jumping). Vertical behaviors enhance survival in striped, orange-throated progeny. Escape behavior was not heritable, but was organized by natural or experimental egg size variation. Maternal effects on adaptive phenotypic integration are likely common in polymorphic species, because recombination otherwise breaks apart beneficial trait combinations. Furthermore, our results provide insight into the role of body shape in organizing (and constraining) evolution of integrated reproductive and antipredator strategies. © 2010 The Author(s). Journal compilation © 2010 The Society for the Study of Evolution.&quot;,&quot;issue&quot;:&quot;6&quot;,&quot;volume&quot;:&quot;64&quot;},&quot;isTemporary&quot;:false},{&quot;id&quot;:&quot;4a3120f2-c0af-3cff-b8fe-7fdf38eecbe6&quot;,&quot;itemData&quot;:{&quot;type&quot;:&quot;article-journal&quot;,&quot;id&quot;:&quot;4a3120f2-c0af-3cff-b8fe-7fdf38eecbe6&quot;,&quot;title&quot;:&quot;Maternal exposure to predation risk decreases offspring antipredator behaviour and survival in threespined stickleback&quot;,&quot;author&quot;:[{&quot;family&quot;:&quot;Mcghee&quot;,&quot;given&quot;:&quot;Katie E.&quot;,&quot;parse-names&quot;:false,&quot;dropping-particle&quot;:&quot;&quot;,&quot;non-dropping-particle&quot;:&quot;&quot;},{&quot;family&quot;:&quot;Pintor&quot;,&quot;given&quot;:&quot;Lauren M.&quot;,&quot;parse-names&quot;:false,&quot;dropping-particle&quot;:&quot;&quot;,&quot;non-dropping-particle&quot;:&quot;&quot;},{&quot;family&quot;:&quot;Suhr&quot;,&quot;given&quot;:&quot;Elissa L.&quot;,&quot;parse-names&quot;:false,&quot;dropping-particle&quot;:&quot;&quot;,&quot;non-dropping-particle&quot;:&quot;&quot;},{&quot;family&quot;:&quot;Bell&quot;,&quot;given&quot;:&quot;Alison M.&quot;,&quot;parse-names&quot;:false,&quot;dropping-particle&quot;:&quot;&quot;,&quot;non-dropping-particle&quot;:&quot;&quot;}],&quot;container-title&quot;:&quot;Functional Ecology&quot;,&quot;container-title-short&quot;:&quot;Funct Ecol&quot;,&quot;DOI&quot;:&quot;10.1111/j.1365-2435.2012.02008.x&quot;,&quot;ISSN&quot;:&quot;02698463&quot;,&quot;PMID&quot;:&quot;22962510&quot;,&quot;issued&quot;:{&quot;date-parts&quot;:[[2012]]},&quot;page&quot;:&quot;932-940&quot;,&quot;abstract&quot;:&quot;Adaptive maternal programming occurs when mothers alter their offspring's phenotype in response to environmental information such that it improves offspring fitness. When a mother's environment is predictive of the conditions her offspring are likely to encounter, such transgenerational plasticity enables offspring to be better-prepared for this particular environment. However, maternal effects can also have deleterious effects on fitness. 2. Here, we test whether female threespined stickleback fish exposed to predation risk adaptively prepare their offspring to cope with predators. We either exposed gravid females to a model predator or not, and compared their offspring's antipredator behaviour and survival when alone with a live predator. Importantly, we measured offspring behaviour and survival in the face of the same type of predator that threatened their mothers (Northern pike). 3. We did not find evidence for adaptive maternal programming; offspring of predator-exposed mothers were less likely to orient to the predator than offspring from unexposed mothers. In our predation assay, orienting to the predator was an effective antipredator behaviour and those that oriented survived for longer. 4. In addition, offspring from predator-exposed mothers were caught more quickly by the predator on average than offspring from unexposed mothers. The difference in antipredator behaviour between the maternal predator-exposure treatments offers a potential behavioural mechanism contributing to the difference in survival between maternal treatments. 5. However, the strength and direction of the maternal effect on offspring survival depended on offspring size. Specifically, the larger the offspring from predator-exposed mothers, the more vulnerable they were to predation compared to offspring from unexposed mothers. 6. Our results suggest that the predation risk perceived by mothers can have long-term behavioural and fitness consequences for offspring in response to the same predator. These stress-mediated maternal effects can have non-adaptive consequences for offspring when they find themselves alone with a predator. In addition, complex interactions between such maternal effects and offspring traits such as size can influence our conclusions about the adaptive nature of maternal effects. © 2012 The Authors. Functional Ecology © 2012 British Ecological Society.&quot;,&quot;issue&quot;:&quot;4&quot;,&quot;volume&quot;:&quot;26&quot;},&quot;isTemporary&quot;:false},{&quot;id&quot;:&quot;08fcb5c7-3788-39ec-8b06-d040f76e62db&quot;,&quot;itemData&quot;:{&quot;type&quot;:&quot;article-journal&quot;,&quot;id&quot;:&quot;08fcb5c7-3788-39ec-8b06-d040f76e62db&quot;,&quot;title&quot;:&quot;Maternal investment in egg size: Environment- and population-specific effects on offspring performance&quot;,&quot;author&quot;:[{&quot;family&quot;:&quot;Räsänen&quot;,&quot;given&quot;:&quot;Katja&quot;,&quot;parse-names&quot;:false,&quot;dropping-particle&quot;:&quot;&quot;,&quot;non-dropping-particle&quot;:&quot;&quot;},{&quot;family&quot;:&quot;Laurila&quot;,&quot;given&quot;:&quot;Anssi&quot;,&quot;parse-names&quot;:false,&quot;dropping-particle&quot;:&quot;&quot;,&quot;non-dropping-particle&quot;:&quot;&quot;},{&quot;family&quot;:&quot;Merilä&quot;,&quot;given&quot;:&quot;Juha&quot;,&quot;parse-names&quot;:false,&quot;dropping-particle&quot;:&quot;&quot;,&quot;non-dropping-particle&quot;:&quot;&quot;}],&quot;container-title&quot;:&quot;Oecologia&quot;,&quot;container-title-short&quot;:&quot;Oecologia&quot;,&quot;DOI&quot;:&quot;10.1007/s00442-004-1762-5&quot;,&quot;ISSN&quot;:&quot;00298549&quot;,&quot;PMID&quot;:&quot;15688215&quot;,&quot;issued&quot;:{&quot;date-parts&quot;:[[2005]]},&quot;page&quot;:&quot;546-553&quot;,&quot;abstract&quot;:&quot;Geographic variation in maternal investment in offspring size can be adaptive if differences in investment translate into improved offspring performance in the given environments. We compared two moor frog, Rana arvalis, populations in the laboratory to test the hypothesis that investment in large eggs in populations originating from stressful (acid) environments improves offspring performance when reared in stressful (acid) conditions. We found that large initial size (hatchling mass) had moderate to strong, environment- dependent positive effects on larval and metamorphic traits in the acidic origin population, but only weak effects in the neutral origin population. Our results suggest that interactions between environmental conditions and initial size can be important determinants of individual performance, and that investment in large eggs is adaptive in acid environments. These findings emphasize the role of maternal effects as adaptations to environmental stress. © Springer-Verlag 2004.&quot;,&quot;issue&quot;:&quot;4&quot;,&quot;volume&quot;:&quot;142&quot;},&quot;isTemporary&quot;:false}]},{&quot;citationID&quot;:&quot;MENDELEY_CITATION_6336429f-65d0-4bae-b4ee-d632471d8ecc&quot;,&quot;properties&quot;:{&quot;noteIndex&quot;:0},&quot;isEdited&quot;:false,&quot;manualOverride&quot;:{&quot;isManuallyOverridden&quot;:true,&quot;citeprocText&quot;:&quot;(Manenti et al., 2021)&quot;,&quot;manualOverrideText&quot;:&quot;(e.g., Manenti et al. 2021, but see Overgaard et al. 2014)&quot;},&quot;citationTag&quot;:&quot;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quot;,&quot;citationItems&quot;:[{&quot;id&quot;:&quot;8767e3e0-f3f2-3302-bcdd-c0d259b75289&quot;,&quot;itemData&quot;:{&quot;type&quot;:&quot;article-journal&quot;,&quot;id&quot;:&quot;8767e3e0-f3f2-3302-bcdd-c0d259b75289&quot;,&quot;title&quot;:&quot;Responses to developmental temperature fluctuation in life history traits of five drosophila species (Diptera: Drosophilidae) from different thermal niches&quot;,&quot;author&quot;:[{&quot;family&quot;:&quot;Manenti&quot;,&quot;given&quot;:&quot;Tommaso&quot;,&quot;parse-names&quot;:false,&quot;dropping-particle&quot;:&quot;&quot;,&quot;non-dropping-particle&quot;:&quot;&quot;},{&quot;family&quot;:&quot;Kjærsgaard&quot;,&quot;given&quot;:&quot;Anders&quot;,&quot;parse-names&quot;:false,&quot;dropping-particle&quot;:&quot;&quot;,&quot;non-dropping-particle&quot;:&quot;&quot;},{&quot;family&quot;:&quot;Schou&quot;,&quot;given&quot;:&quot;Toke Munk&quot;,&quot;parse-names&quot;:false,&quot;dropping-particle&quot;:&quot;&quot;,&quot;non-dropping-particle&quot;:&quot;&quot;},{&quot;family&quot;:&quot;Pertoldi&quot;,&quot;given&quot;:&quot;Cino&quot;,&quot;parse-names&quot;:false,&quot;dropping-particle&quot;:&quot;&quot;,&quot;non-dropping-particle&quot;:&quot;&quot;},{&quot;family&quot;:&quot;Loeschcke&quot;,&quot;given&quot;:&quot;Volker&quot;,&quot;parse-names&quot;:false,&quot;dropping-particle&quot;:&quot;&quot;,&quot;non-dropping-particle&quot;:&quot;&quot;},{&quot;family&quot;:&quot;Moghadam&quot;,&quot;given&quot;:&quot;Neda N.&quot;,&quot;parse-names&quot;:false,&quot;dropping-particle&quot;:&quot;&quot;,&quot;non-dropping-particle&quot;:&quot;&quot;}],&quot;container-title&quot;:&quot;Insects&quot;,&quot;container-title-short&quot;:&quot;Insects&quot;,&quot;DOI&quot;:&quot;10.3390/insects12100925&quot;,&quot;ISSN&quot;:&quot;20754450&quot;,&quot;issued&quot;:{&quot;date-parts&quot;:[[2021]]},&quot;page&quot;:&quot;1-16&quot;,&quot;abstract&quot;:&quot;Temperature has profound effects on biochemical processes as suggested by the extensive variation in performance of organisms across temperatures. Nonetheless, the use of fluctuating temperature (FT) regimes in laboratory experiments compared to constant temperature (CT) regimes is still mainly applied in studies of model organisms. We investigated how two amplitudes of developmental temperature fluctuation (22.5/27.5◦C and 20/30◦C, 12/12 h) affected several fitness-related traits in five Drosophila species with markedly different thermal resistance. Egg-to-adult viability did not change much with temperature except in the cold-adapted D. immigrans. Developmental time increased with FT among all species compared to the same mean CT. The impact of FT on wing size was quite diverse among species. Whereas wing size decreased quasi-linearly with CT in all species, there were large qualitative differences with FT. Changes in wing aspect ratio due to FT were large compared to the other traits and presumably a consequence of thermal stress. These results demonstrate that species of the same genus but with different thermal resistance can show substantial differences in responses to fluctuating developmental temperatures not predictable by constant developmental temperatures. Testing multiple traits facilitated the interpretation of responses to FT in a broader context.&quot;,&quot;issue&quot;:&quot;10&quot;,&quot;volume&quot;:&quot;12&quot;},&quot;isTemporary&quot;:false}]},{&quot;citationID&quot;:&quot;MENDELEY_CITATION_1f743cb2-05f0-4ae5-9237-cad405b6d764&quot;,&quot;properties&quot;:{&quot;noteIndex&quot;:0},&quot;isEdited&quot;:false,&quot;manualOverride&quot;:{&quot;isManuallyOverridden&quot;:false,&quot;citeprocText&quot;:&quot;(Sanger et al., 2018; Tiatragul et al., 2017)&quot;,&quot;manualOverrideText&quot;:&quot;&quot;},&quot;citationTag&quot;:&quot;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quot;,&quot;citationItems&quot;:[{&quot;id&quot;:&quot;7f49ec50-29bb-380e-80fd-82553375e70f&quot;,&quot;itemData&quot;:{&quot;type&quot;:&quot;article-journal&quot;,&quot;id&quot;:&quot;7f49ec50-29bb-380e-80fd-82553375e70f&quot;,&quot;title&quot;:&quot;Embryos of non-native anoles are robust to urban thermal environments&quot;,&quot;author&quot;:[{&quot;family&quot;:&quot;Tiatragul&quot;,&quot;given&quot;:&quot;Sarin&quot;,&quot;parse-names&quot;:false,&quot;dropping-particle&quot;:&quot;&quot;,&quot;non-dropping-particle&quot;:&quot;&quot;},{&quot;family&quot;:&quot;Kurniawan&quot;,&quot;given&quot;:&quot;Audeline&quot;,&quot;parse-names&quot;:false,&quot;dropping-particle&quot;:&quot;&quot;,&quot;non-dropping-particle&quot;:&quot;&quot;},{&quot;family&quot;:&quot;Kolbe&quot;,&quot;given&quot;:&quot;Jason J.&quot;,&quot;parse-names&quot;:false,&quot;dropping-particle&quot;:&quot;&quot;,&quot;non-dropping-particle&quot;:&quot;&quot;},{&quot;family&quot;:&quot;Warner&quot;,&quot;given&quot;:&quot;Daniel A.&quot;,&quot;parse-names&quot;:false,&quot;dropping-particle&quot;:&quot;&quot;,&quot;non-dropping-particle&quot;:&quot;&quot;}],&quot;container-title&quot;:&quot;Journal of Thermal Biology&quot;,&quot;container-title-short&quot;:&quot;J Therm Biol&quot;,&quot;DOI&quot;:&quot;10.1016/j.jtherbio.2017.02.021&quot;,&quot;ISSN&quot;:&quot;18790992&quot;,&quot;PMID&quot;:&quot;28343564&quot;,&quot;issued&quot;:{&quot;date-parts&quot;:[[2017]]},&quot;page&quot;:&quot;119-124&quot;,&quot;abstract&quot;:&quot;The transformation of natural habitats into urban landscapes dramatically alters thermal environments, which in turn, can impact local biota. Ectothermic organisms that are oviparous are particularly sensitive to these altered environments because their embryos cannot behaviorally thermoregulate and the surrounding environment determines the temperature experienced during development. We studied the effects of urban and forested thermal environments on embryo development and hatchling phenotypes in two non-native lizards (Anolis sagrei and A. cristatellus) in metropolitan Miami, Florida. To determine if embryos from urban and forested sites are adapted to their respective thermal environments, we incubated eggs from each site using temperatures that simulate likely nest conditions in both urban and forested environments. For both species, urban thermal environments accelerated embryonic development, but had no impact on egg survival or any of the phenotypic traits that were measured (e.g., body size, running performance, and locomotor behavior). Our results provide no evidence that embryos from urban and forested sites are adapted to their respective thermal environments. Instead, the lack of any major effects suggest that embryos of both species are physiologically robust with respect to novel environments, which could have facilitated their success in establishing in non-native ranges and in human-modified landscapes.&quot;,&quot;publisher&quot;:&quot;Elsevier Ltd&quot;,&quot;issue&quot;:&quot;March&quot;,&quot;volume&quot;:&quot;65&quot;},&quot;isTemporary&quot;:false},{&quot;id&quot;:&quot;02a2a614-816d-3ccb-a62d-22ca28e14000&quot;,&quot;itemData&quot;:{&quot;type&quot;:&quot;article-journal&quot;,&quot;id&quot;:&quot;02a2a614-816d-3ccb-a62d-22ca28e14000&quot;,&quot;title&quot;:&quot;The effects of thermal stress on the early development of the lizard Anolis sagrei&quot;,&quot;author&quot;:[{&quot;family&quot;:&quot;Sanger&quot;,&quot;given&quot;:&quot;Thomas J.&quot;,&quot;parse-names&quot;:false,&quot;dropping-particle&quot;:&quot;&quot;,&quot;non-dropping-particle&quot;:&quot;&quot;},{&quot;family&quot;:&quot;Kyrkos&quot;,&quot;given&quot;:&quot;Judith&quot;,&quot;parse-names&quot;:false,&quot;dropping-particle&quot;:&quot;&quot;,&quot;non-dropping-particle&quot;:&quot;&quot;},{&quot;family&quot;:&quot;Lachance&quot;,&quot;given&quot;:&quot;Dryden J.&quot;,&quot;parse-names&quot;:false,&quot;dropping-particle&quot;:&quot;&quot;,&quot;non-dropping-particle&quot;:&quot;&quot;},{&quot;family&quot;:&quot;Czesny&quot;,&quot;given&quot;:&quot;Beata&quot;,&quot;parse-names&quot;:false,&quot;dropping-particle&quot;:&quot;&quot;,&quot;non-dropping-particle&quot;:&quot;&quot;},{&quot;family&quot;:&quot;Stroud&quot;,&quot;given&quot;:&quot;James T.&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5&quot;,&quot;ISSN&quot;:&quot;24715646&quot;,&quot;PMID&quot;:&quot;29938930&quot;,&quot;issued&quot;:{&quot;date-parts&quot;:[[2018]]},&quot;page&quot;:&quot;244-251&quot;,&quot;abstract&quot;:&quot;Across the globe terrestrial ectotherms—amphibians and non-avian reptiles—are facing a range of emerging challenges. Increasing global temperatures, in particular, are affecting all aspects of ectotherm biology and life history. Embryonic development is a thermally sensitive period of the organismal lifecycle, yet the impacts of thermal stress on the early development of ectotherms have significantly lagged behind studies of later stages and adult thermal physiology. Morphogenesis, the stage where the major anatomical systems are actively forming, is particularly sensitive to thermal stress, yet is not studied as often as later stages where growth is the primary process happening within the egg. Here, we focus on the effects of thermal stress on the first 12 days of development, the stages of morphogenesis, in the lizard Anolis sagrei. We examine the resiliency of the early developmental stages to heat stress by incubating eggs at temperatures that parallel conditions observed today and predicted over the next 50–100 years of projected climate change. Our results suggest that some anole nests are currently at the thermal limits for which the early embryonic stages can properly develop. Our results emphasize the importance of studying early embryonic stages of development and the importance of studying stage-specific effects of thermal stress on squamate development.&quot;,&quot;issue&quot;:&quot;4-5&quot;,&quot;volume&quot;:&quot;329&quot;},&quot;isTemporary&quot;:false}]},{&quot;citationID&quot;:&quot;MENDELEY_CITATION_68d2da46-9d96-45c5-8a79-2c3d826ca2e1&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4d54b42f-b75a-4be3-b152-1a02020212e8&quot;,&quot;properties&quot;:{&quot;noteIndex&quot;:0},&quot;isEdited&quot;:false,&quot;manualOverride&quot;:{&quot;isManuallyOverridden&quot;:false,&quot;citeprocText&quot;:&quot;(Bilcke et al., 2006; Downes &amp;#38; Hoefer, 2007)&quot;,&quot;manualOverrideText&quot;:&quot;&quot;},&quot;citationTag&quot;:&quot;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quot;,&quot;citationItems&quot;:[{&quot;id&quot;:&quot;ff0a61f1-2532-3dde-b6e5-5b6c92668951&quot;,&quot;itemData&quot;:{&quot;type&quot;:&quot;article-journal&quot;,&quot;id&quot;:&quot;ff0a61f1-2532-3dde-b6e5-5b6c92668951&quot;,&quot;title&quot;:&quot;Combined effect of incubation and ambient temperature on the feeding performance of a small ectotherm&quot;,&quot;author&quot;:[{&quot;family&quot;:&quot;Bilcke&quot;,&quot;given&quot;:&quot;Joke&quot;,&quot;parse-names&quot;:false,&quot;dropping-particle&quot;:&quot;&quot;,&quot;non-dropping-particle&quot;:&quot;&quot;},{&quot;family&quot;:&quot;Downes&quot;,&quot;given&quot;:&quot;Sharon&quot;,&quot;parse-names&quot;:false,&quot;dropping-particle&quot;:&quot;&quot;,&quot;non-dropping-particle&quot;:&quot;&quot;},{&quot;family&quot;:&quot;Büscher&quot;,&quot;given&quot;:&quot;Ignace&quot;,&quot;parse-names&quot;:false,&quot;dropping-particle&quot;:&quot;&quot;,&quot;non-dropping-particle&quot;:&quot;&quot;}],&quot;container-title&quot;:&quot;Austral Ecology&quot;,&quot;container-title-short&quot;:&quot;Austral Ecol&quot;,&quot;DOI&quot;:&quot;10.1111/j.1442-9993.2006.01663.x&quot;,&quot;ISSN&quot;:&quot;14429985&quot;,&quot;issued&quot;:{&quot;date-parts&quot;:[[2006]]},&quot;page&quot;:&quot;937-947&quot;,&quot;abstract&quot;:&quot;Many ectothermic animals are subject to fluctuating environmental temperatures during incubation as well as post-birth. Numerous studies examined the effects of incubation temperature or ambient temperature on various aspects of offspring phenotype. We investigated whether incubation temperature and ambient temperature have an interactive effect on offspring performance. Our study animal, the ectothermic vertebrate Lampropholis delicata (common garden skink; De Vis 1888), experiences fluctuating environmental temperatures caused by differential invasion of an exotic plant Vinca major (blue periwinkle). In the laboratory, eggs from wild-caught females were assigned to different incubation temperatures that mimicked variation in natural nests. The feeding performance and digestion time of each hatchling was tested at ambient temperatures that represented environments invaded to different degrees by periwinkle. Incubation and ambient temperature interacted to affect a lizard's mobility, the time that it took to capture, subdue and handle a prey, and the number of handling 'errors' that it made while foraging. For a number of these characteristics, incubation-induced changes to a lizard's mass significantly affected this relationship. Irrespective of size, no interaction effect was found for digestion time: lizards digested food faster at warmer temperatures, regardless of incubation temperature. Thus, temperatures experienced during incubation may alter an animal's phenotype so that the surrounding thermal environment differentially affects aspects of feeding performance. Our results also demonstrate that incubation environment can induce changes to morphology and behaviour that carry over into a lizard's early life, and that in some cases these differences in phenotype interact to affect performance. We suggest that the immediate removal of exotic plants as part of a weed control strategy could have important implications for the foraging performance, and presumably fitness, of ectothermic animals. © 2006 Ecological Society of Australia.&quot;,&quot;issue&quot;:&quot;8&quot;,&quot;volume&quot;:&quot;31&quot;},&quot;isTemporary&quot;:false},{&quot;id&quot;:&quot;2dce0f75-61c1-3328-8077-7ea939f3410b&quot;,&quot;itemData&quot;:{&quot;type&quot;:&quot;article-journal&quot;,&quot;id&quot;:&quot;2dce0f75-61c1-3328-8077-7ea939f3410b&quot;,&quot;title&quot;:&quot;An experimental study of the effects of weed invasion on lizard phenotypes&quot;,&quot;author&quot;:[{&quot;family&quot;:&quot;Downes&quot;,&quot;given&quot;:&quot;Sharon&quot;,&quot;parse-names&quot;:false,&quot;dropping-particle&quot;:&quot;&quot;,&quot;non-dropping-particle&quot;:&quot;&quot;},{&quot;family&quot;:&quot;Hoefer&quot;,&quot;given&quot;:&quot;Anke Maria&quot;,&quot;parse-names&quot;:false,&quot;dropping-particle&quot;:&quot;&quot;,&quot;non-dropping-particle&quot;:&quot;&quot;}],&quot;container-title&quot;:&quot;Oecologia&quot;,&quot;container-title-short&quot;:&quot;Oecologia&quot;,&quot;DOI&quot;:&quot;10.1007/s00442-007-0775-2&quot;,&quot;ISSN&quot;:&quot;00298549&quot;,&quot;PMID&quot;:&quot;17541644&quot;,&quot;issued&quot;:{&quot;date-parts&quot;:[[2007]]},&quot;page&quot;:&quot;775-785&quot;,&quot;abstract&quot;:&quot;We examined how a weed affected the basking and activity of a diurnal lizard, and the potential cascading effects of these shifts for life history strategies and expression of morphology. Hatchlings of the diurnal lizard Lampropholis delicata were raised to maturity in outdoor enclosures that mimicked high, moderate and low invasion by a sprawling plant (blue periwinkle, Vinca major). Skinks depend on sunlight for growth and maintenance. Periwinkle differs from displaced grassland by being structurally complex and blocking sunlight. Lizards restricted to the enclosure floor achieved preferred body temperatures only when exposure to periwinkle was moderate or low. However, lizards in high invasion enclosures could reach preferred body temperatures by climbing plants and basking on exposed canopy. This shift in basking strategy resulted in lizards growing longer hind limbs compared with animals that rarely (moderate invasion) and never (low invasion) climbed plants. Consequently, lizards reared in high invasion enclosures sprinted faster than conspecifics reared in lower invasion environments. Throughout the study there was no significant variation among treatments in the tendency of animals to be moving when they were not hidden. However, lizards in high invasion treatments hid more often during the day, were lighter in body mass, and females had lighter clutch masses and offspring than did those from moderate and low invasion enclosures. Thus, microhabitat degradation can drive a cascade of changes to an animal's ecology. © 2007 Springer-Verlag.&quot;,&quot;issue&quot;:&quot;3&quot;,&quot;volume&quot;:&quot;153&quot;},&quot;isTemporary&quot;:false}]},{&quot;citationID&quot;:&quot;MENDELEY_CITATION_2c0279f6-d205-40e5-83b9-0ddc4e348fe3&quot;,&quot;properties&quot;:{&quot;noteIndex&quot;:0},&quot;isEdited&quot;:false,&quot;manualOverride&quot;:{&quot;isManuallyOverridden&quot;:false,&quot;citeprocText&quot;:&quot;(Chapple, 2016; Chapple et al., 2014)&quot;,&quot;manualOverrideText&quot;:&quot;&quot;},&quot;citationTag&quot;:&quot;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quot;,&quot;citationItems&quot;:[{&quot;id&quot;:&quot;a939d624-df33-3567-ba78-93507d33f45b&quot;,&quot;itemData&quot;:{&quot;type&quot;:&quot;article-journal&quot;,&quot;id&quot;:&quot;a939d624-df33-3567-ba78-93507d33f45b&quot;,&quot;title&quot;:&quot;Biology of the invasive delicate skink (Lampropholis delicata) on Lord Howe Island&quot;,&quot;author&quot;:[{&quot;family&quot;:&quot;Chapple&quot;,&quot;given&quot;:&quot;David G.&quot;,&quot;parse-names&quot;:false,&quot;dropping-particle&quot;:&quot;&quot;,&quot;non-dropping-particle&quot;:&quot;&quot;},{&quot;family&quot;:&quot;Miller&quot;,&quot;given&quot;:&quot;Kimberly A.&quot;,&quot;parse-names&quot;:false,&quot;dropping-particle&quot;:&quot;&quot;,&quot;non-dropping-particle&quot;:&quot;&quot;},{&quot;family&quot;:&quot;Chaplin&quot;,&quot;given&quot;:&quot;Kirilee&quot;,&quot;parse-names&quot;:false,&quot;dropping-particle&quot;:&quot;&quot;,&quot;non-dropping-particle&quot;:&quot;&quot;},{&quot;family&quot;:&quot;Barnett&quot;,&quot;given&quot;:&quot;Louise&quot;,&quot;parse-names&quot;:false,&quot;dropping-particle&quot;:&quot;&quot;,&quot;non-dropping-particle&quot;:&quot;&quot;},{&quot;family&quot;:&quot;Thompson&quot;,&quot;given&quot;:&quot;Michael B.&quot;,&quot;parse-names&quot;:false,&quot;dropping-particle&quot;:&quot;&quot;,&quot;non-dropping-particle&quot;:&quot;&quot;},{&quot;family&quot;:&quot;Bray&quot;,&quot;given&quot;:&quot;Rebecca D.&quot;,&quot;parse-names&quot;:false,&quot;dropping-particle&quot;:&quot;&quot;,&quot;non-dropping-particle&quot;:&quot;&quot;}],&quot;container-title&quot;:&quot;Australian Journal of Zoology&quot;,&quot;container-title-short&quot;:&quot;Aust J Zool&quot;,&quot;DOI&quot;:&quot;10.1071/ZO14098&quot;,&quot;ISSN&quot;:&quot;14465698&quot;,&quot;issued&quot;:{&quot;date-parts&quot;:[[2014]]},&quot;page&quot;:&quot;498-506&quot;,&quot;abstract&quot;:&quot;Lord Howe Island (LHI) is a remote oceanic island in the south-west Pacific that is World Heritage listed due to its diverse, and largely endemic, biota. A suite of introduced species have colonised the island, resulting in the widespread population declines of many native species. The delicate skink (Lampropholis delicata DeVis) was accidentally introduced to LHI from mainland eastern Australia, but there has been no detailed investigation of its biology on the island, or its potential impact on the native biota. We conducted a detailed study of the distribution and biology of the delicate skink on LHI over a six-year period (2007-12). The delicate skink was introduced to LHI in the 1980s, and rapidly spread across the island. It presently occurs in all 21 low-elevation vegetation communities on LHI. The delicate skink is diurnal on LHI, and displays seasonal variation in activity with a peak in November-December. The delicate skink exhibits sexual dimorphism with females having larger body and abdomen sizes and males having longer and broader heads, although the degree of genetic admixture may influence morphology on LHI. Females reproduce in spring and summer (September-February), with a positive relationship between body size and clutch size. Clutch size ranges from 1 to 7 (mean 3.4) and communal egg nests (11-200+ eggs) are common. Tail loss is common on LHI (55%), but is more frequent in adults and females. We conclude that, based on its distribution and abundance, the delicate skink has the potential to impact the diverse and endemic invertebrate fauna on LHI.&quot;,&quot;issue&quot;:&quot;6&quot;,&quot;volume&quot;:&quot;62&quot;},&quot;isTemporary&quot;:false},{&quot;id&quot;:&quot;88f7cb0d-068f-340a-8ad7-7878f0a02cfe&quot;,&quot;itemData&quot;:{&quot;type&quot;:&quot;chapter&quot;,&quot;id&quot;:&quot;88f7cb0d-068f-340a-8ad7-7878f0a02cfe&quot;,&quot;title&quot;:&quot;Origin, Spread and Biology of the Invasive Plague Skink (Lampropholis delicata) in New Zealand&quot;,&quot;author&quot;:[{&quot;family&quot;:&quot;Chapple&quot;,&quot;given&quot;:&quot;David G.&quot;,&quot;parse-names&quot;:false,&quot;dropping-particle&quot;:&quot;&quot;,&quot;non-dropping-particle&quot;:&quot;&quot;}],&quot;container-title&quot;:&quot;New Zealand Lizards&quot;,&quot;DOI&quot;:&quot;10.1007/978-3-319-41674-8&quot;,&quot;ISBN&quot;:&quot;9783319416748&quot;,&quot;issued&quot;:{&quot;date-parts&quot;:[[2016]]},&quot;page&quot;:&quot;341-360&quot;,&quot;abstract&quot;:&quot;This edited volume is a timely and comprehensive summary of the New Zealand lizard fauna. Nestled in the south-west Pacific, New Zealand is a large archipelago that displays the faunal signatures of both its Gondwanan origins, and more recent oceanic island influences. New Zealand was one of the last countries on Earth to be discovered, and likewise, the full extent of the faunal diversity present within the archipelago is only just starting to be appreciated. This is no better exemplified than in lizards, where just 30 species (20 skinks, 10 geckos) were recognized in the 1950s, but now 104 are formally or informally recognized (61 skinks, 43 geckos). Thus, New Zealand contains one of the most diverse lizard faunas of any cool, temperate region on Earth. This book brings together the world’s leading experts in the field to produce an authoritative overview of the history, taxonomy, biogeography, ecology, life-history, physiology and conservation of New Zealand lizards.&quot;,&quot;container-title-short&quot;:&quot;&quot;},&quot;isTemporary&quot;:false}]},{&quot;citationID&quot;:&quot;MENDELEY_CITATION_c1360dbd-bc93-47bd-813a-09943b90ec45&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c42f3001-3048-494f-9bfb-cf34da035a0e&quot;,&quot;properties&quot;:{&quot;noteIndex&quot;:0},&quot;isEdited&quot;:false,&quot;manualOverride&quot;:{&quot;isManuallyOverridden&quot;:false,&quot;citeprocText&quot;:&quot;(Booth et al., 2000; Qualls &amp;#38; Shine, 1998)&quot;,&quot;manualOverrideText&quot;:&quot;&quot;},&quot;citationTag&quot;:&quot;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quot;,&quot;citationItems&quot;:[{&quot;id&quot;:&quot;d7fd3b9c-b68e-3536-87aa-855237d4213c&quot;,&quot;itemData&quot;:{&quot;type&quot;:&quot;article-journal&quot;,&quot;id&quot;:&quot;d7fd3b9c-b68e-3536-87aa-855237d4213c&quot;,&quot;title&quot;:&quot;How incubation temperature influences the physiology and growth of embryonic lizards&quot;,&quot;author&quot;:[{&quot;family&quot;:&quot;Booth&quot;,&quot;given&quot;:&quot;D. T.&quot;,&quot;parse-names&quot;:false,&quot;dropping-particle&quot;:&quot;&quot;,&quot;non-dropping-particle&quot;:&quot;&quot;},{&quot;family&quot;:&quot;Thompson&quot;,&quot;given&quot;:&quot;M. B.&quot;,&quot;parse-names&quot;:false,&quot;dropping-particle&quot;:&quot;&quot;,&quot;non-dropping-particle&quot;:&quot;&quot;},{&quot;family&quot;:&quot;Herring&quot;,&quot;given&quot;:&quot;S.&quot;,&quot;parse-names&quot;:false,&quot;dropping-particle&quot;:&quot;&quot;,&quot;non-dropping-particle&quot;:&quot;&quot;}],&quot;container-title&quot;:&quot;Journal of Comparative Physiology - B Biochemical, Systemic, and Environmental Physiology&quot;,&quot;container-title-short&quot;:&quot;J Comp Physiol B&quot;,&quot;DOI&quot;:&quot;10.1007/s003600000097&quot;,&quot;ISBN&quot;:&quot;0036000000&quot;,&quot;ISSN&quot;:&quot;01741578&quot;,&quot;PMID&quot;:&quot;10935517&quot;,&quot;issued&quot;:{&quot;date-parts&quot;:[[2000]]},&quot;page&quot;:&quot;269-276&quot;,&quot;abstract&quot;:&quot;Eggs of two small Australian lizards, Lampropholis guichenoti and Bassiana duperryi, were incubated to hatching at 25 °C and 30 °C. Incubation periods were significantly longer at 25 °C in both species, and temperature had a greater effect on the incubation period of B. duperreyi (41.0 days at 25 °C; 23.1 days at 30 °C) than L. guichenoti (40.1 days at 25 °C; 27.7 days at 30 °C). Patterns of oxygen consumption were similar in both species at both temperatures, being sigmoidal in shape with a fall in the rate of oxygen consumption just prior to hatching. The higher incubation temperature resulted in higher peak and higher prehatch rates of oxygen consumption in both species. Total amount of oxygen consumed during incubation was independent of temperature in B. duperreyi, in which approximately 50 ml oxygen was consumed at both temperatures, but eggs of L. guichenoti incubated at 30 °C consumed significantly more (32.6 ml) than eggs incubated at 25 °C (28.5 ml). Hatchling mass was unaffected by either incubation temperature or the amount of water absorbed by eggs during incubation in both species. The energetic production cost of hatchling B. duperreyi (3.52 kJ · g-1) was independent of incubation temperature, whereas in L. guichenoti the production cost was greater at 30 °C (4.00 kJ · g-1) than at 25 °C (3.47 kJ · g-1). Snout-vent lengths and mass of hatchlings were unaffected by incubation temperature in both species, but hatchling B. duperreyi incubated at 30 °C had longer tails (29.3 mm) than those from eggs incubated at 25 °C (26.2 mm). These results indicate that incubation temperature can affect the quality of hatchling lizards in terms of embryonic energy consumption and hatchling morphology.&quot;,&quot;issue&quot;:&quot;4&quot;,&quot;volume&quot;:&quot;170&quot;},&quot;isTemporary&quot;:false},{&quot;id&quot;:&quot;b2a2fbe2-1995-367e-888b-7f389b4b6538&quot;,&quot;itemData&quot;:{&quot;type&quot;:&quot;article-journal&quot;,&quot;id&quot;:&quot;b2a2fbe2-1995-367e-888b-7f389b4b6538&quot;,&quot;title&quot;:&quot;Geographic variation in lizard phenotypes: Importance of the incubation environment&quot;,&quot;author&quot;:[{&quot;family&quot;:&quot;Qualls&quot;,&quot;given&quot;:&quot;Fiona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DOI&quot;:&quot;10.1006/bijl.1998.0236&quot;,&quot;ISSN&quot;:&quot;00244066&quot;,&quot;issued&quot;:{&quot;date-parts&quot;:[[1998]]},&quot;page&quot;:&quot;477-491&quot;,&quot;abstract&quot;:&quot;Geographic variation in phenotypes can result from proximate environmental effects as well as from underlying genetic factors. Reciprocal transplant experiments, in which organisms are moved from one area to another, offer a powerful technique to partition the effects of these two factors. However, many studies that have utilized this technique have focused on the post-hatching organism only and ignored potential effects of environmental influences acting during embryonic development. We examined the phenotypic responses of hatchling scincid lizards (Lampropholis guichenoti) incubated in the laboratory under thermal regimes characteristic of natural nests in two study areas in southeastern Australia. Although the sites were less than 120 km apart, lizards from these two areas differed in thermal regimes of natural nests, and in hatchling phenotypes (morphology, locomotor performance). We incubated eggs from each area under the thermal regimes typical of both sites. Some of the traits we measured (e.g. hatchling mass and snout-vent length) showed little or no phenotypic plasticity in response to differences in incubation conditions, whereas other traits (e.g. incubation period, tail length, inter-limb length, body shape, locomotor performance) were strongly influenced by the thermal regime experienced by the embryo. Thus, a significant proportion of the geographic variation in morphology and locomotor performance of hatchling lizards may be directly induced by differences in nest temperatures rather than by genetic divergence. We suggest that future studies using the reciprocal transplant design should consider environmental influences on all stages of the life-history, including embryonic development as well as post-hatching life.&quot;,&quot;issue&quot;:&quot;4&quot;,&quot;volume&quot;:&quot;64&quot;,&quot;container-title-short&quot;:&quot;&quot;},&quot;isTemporary&quot;:false}]},{&quot;citationID&quot;:&quot;MENDELEY_CITATION_e0ae52d6-5419-45a3-bf76-13d117e83996&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ID&quot;:&quot;MENDELEY_CITATION_055562c0-8659-4c62-bc0a-dc7bd89224b4&quot;,&quot;properties&quot;:{&quot;noteIndex&quot;:0},&quot;isEdited&quot;:false,&quot;manualOverride&quot;:{&quot;isManuallyOverridden&quot;:false,&quot;citeprocText&quot;:&quot;(Sinervo, 1990)&quot;,&quot;manualOverrideText&quot;:&quot;&quot;},&quot;citationTag&quot;:&quot;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quot;,&quot;citationItems&quot;:[{&quot;id&quot;:&quot;20d6c0ef-7ef8-365d-bf32-cbc73add0616&quot;,&quot;itemData&quot;:{&quot;type&quot;:&quot;article-journal&quot;,&quot;id&quot;:&quot;20d6c0ef-7ef8-365d-bf32-cbc73add0616&quot;,&quot;title&quot;:&quot;The evolution of maternal investment in lizards: an experimental and comparative analysis of egg size and its effects on offspring performance&quot;,&quot;author&quot;:[{&quot;family&quot;:&quot;Sinervo&quot;,&quot;given&quot;:&quot;Barry&quot;,&quot;parse-names&quot;:false,&quot;dropping-particle&quot;:&quot;&quot;,&quot;non-dropping-particle&quot;:&quot;&quot;}],&quot;container-title&quot;:&quot;Evolution&quot;,&quot;container-title-short&quot;:&quot;Evolution (N Y)&quot;,&quot;issued&quot;:{&quot;date-parts&quot;:[[1990]]},&quot;page&quot;:&quot;279-294&quot;,&quot;issue&quot;:&quot;2&quot;,&quot;volume&quot;:&quot;44&quot;},&quot;isTemporary&quot;:false}]},{&quot;citationID&quot;:&quot;MENDELEY_CITATION_3b1cff5b-8d28-41e3-ba0c-71be4dc4ac3e&quot;,&quot;properties&quot;:{&quot;noteIndex&quot;:0},&quot;isEdited&quot;:false,&quot;manualOverride&quot;:{&quot;isManuallyOverridden&quot;:false,&quot;citeprocText&quot;:&quot;(Baxter-Gilbert et al., 2018; Huey &amp;#38; Hertz, 1984)&quot;,&quot;manualOverrideText&quot;:&quot;&quot;},&quot;citationTag&quot;:&quot;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quot;,&quot;citationItems&quot;:[{&quot;id&quot;:&quot;4c375d78-85c0-3401-babb-b7120138c4f7&quot;,&quot;itemData&quot;:{&quot;type&quot;:&quot;article-journal&quot;,&quot;id&quot;:&quot;4c375d78-85c0-3401-babb-b7120138c4f7&quot;,&quot;title&quot;:&quot;Effects of body size and slope on scceleration of a lizard (Stellio stellio)&quot;,&quot;author&quot;:[{&quot;family&quot;:&quot;Huey&quot;,&quot;given&quot;:&quot;Raymond B.&quot;,&quot;parse-names&quot;:false,&quot;dropping-particle&quot;:&quot;&quot;,&quot;non-dropping-particle&quot;:&quot;&quot;},{&quot;family&quot;:&quot;Hertz&quot;,&quot;given&quot;:&quot;Paul E.&quot;,&quot;parse-names&quot;:false,&quot;dropping-particle&quot;:&quot;&quot;,&quot;non-dropping-particle&quot;:&quot;&quot;}],&quot;container-title&quot;:&quot;Journal of Experimental Biology&quot;,&quot;DOI&quot;:&quot;10.1242/jeb.110.1.113&quot;,&quot;ISSN&quot;:&quot;0022-0949&quot;,&quot;issued&quot;:{&quot;date-parts&quot;:[[1984]]},&quot;page&quot;:&quot;113-123&quot;,&quot;abstract&quot;:&quot;The agamid lizard Stellio ( = Agama) stellio L. accelerated quickly on a level track. Lizards reached 95 % of maximum speed in an average of only 0·31 m and 0·19s. Large lizards had higher initial accelerations (∼M1/3) and accelerated over longer distances and times than did small lizards. As a result, larger lizards achieved higher maximum speeds. Lizards of a given size that accelerated quickly also achieved high maximum speeds. Acceleration was also measured on slopes ranging from −15° to +60°. Steep inclines did not differentially reduce the initial acceleration of large versus small lizards, a result which contrasts with a previous demonstration that such inclines significantly reduce the maximum speed of only large lizards. Simulations of simple predatory-prey chases suggest that large lizards will be more successful if they attack distant prey on level or downhill slopes and that small lizards will be more likely to escape larger quadrupedal predators by fleeing uphill, unless the predators are near.&quot;,&quot;issue&quot;:&quot;1&quot;,&quot;volume&quot;:&quot;110&quot;,&quot;container-title-short&quot;:&quot;&quot;},&quot;isTemporary&quot;:false},{&quot;id&quot;:&quot;62b3b5b5-9d99-31a3-89df-ac808de84a4e&quot;,&quot;itemData&quot;:{&quot;type&quot;:&quot;article-journal&quot;,&quot;id&quot;:&quot;62b3b5b5-9d99-31a3-89df-ac808de84a4e&quot;,&quot;title&quot;:&quot;Runners and fighters: clutch effects and body size drive innate antipredator behaviour in hatchling lizards&quot;,&quot;author&quot;:[{&quot;family&quot;:&quot;Baxter-Gilbert&quot;,&quot;given&quot;:&quot;James&quot;,&quot;parse-names&quot;:false,&quot;dropping-particle&quot;:&quot;&quot;,&quot;non-dropping-particle&quot;:&quot;&quot;},{&quot;family&quot;:&quot;Riley&quot;,&quot;given&quot;:&quot;Julia L.&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 and Sociobiology&quot;,&quot;container-title-short&quot;:&quot;Behav Ecol Sociobiol&quot;,&quot;DOI&quot;:&quot;10.1007/s00265-018-2505-7&quot;,&quot;ISSN&quot;:&quot;03405443&quot;,&quot;issued&quot;:{&quot;date-parts&quot;:[[2018]]},&quot;abstract&quot;:&quot;Abstract: Innate antipredator responses are integral for survival in many species, particularly those which lack parental care. Antipredator responses include both active (fight or flight) and passive behaviours (immobility). As the success of antipredator responses directly relates to survival and fitness, investigating the drivers that explain variance in these traits is key to understanding how predation shapes the instinctive behaviour of animals. We quantified innate antipredator behaviour of hatchling Australian water dragons (Intellagama lesueurii) immediately after hatching using a model snake to simulate a series of attacks, and scored their behaviour using a fight or flight index. Then we explored which factors were related to dragon antipredator behaviour, such as habitat disturbance, origin population, morphology, and parental genetic effects and phenotype (clutch effects). We developed multiple hypotheses and used model selection to determine which factors drive variation in hatchling antipredator behaviour. Clutch effects explained a significant proportion of variation in innate antipredator responses, suggesting a heritable component. We also found an effect of body size on innate antipredator behaviour: larger hatchlings were more prone to flight behaviour (e.g. short-distance runs and long-distance sprinting), while smaller individuals were more prone to standing their ground and being aggressive (e.g. throat puffing, mouth gaping, biting). Clutch effects also explained a significant proportion of the variance in dragon body size. Our study provides evidence that the innate antipredator responses of water dragons are heritable in origin (directly through clutch effects, and indirectly through body size) and not associated with particular populations or habitat types. We suggest future research examine the survival implications of these responses. Significance statement: The action an animal takes in response to a predator is a life or death decision, and can be required immediately after birth. These innate antipredator behaviours may be genetically linked, and enable individuals to emerge into their environment with the necessary behaviour to promote survival. We examined what factors drive hatchling lizards to exhibit different innate antipredator behaviour. Our study found that body size affected their innate behaviour: larger hatchlings were more prone to flee and smaller hatchlings were more likely to fight. Interestingly, parental genetics and phenotype (clutch effects) also significantly explained the variation in innate antipredator behaviour, which supports the hypothesis that these behaviours are heritable. Understanding what drives variation is a cornerstone of evolutionary biology, and our findings raise questions about how selection acts on antipredator behaviour and the degree to which they are plastic.&quot;,&quot;publisher&quot;:&quot;Behavioral Ecology and Sociobiology&quot;,&quot;issue&quot;:&quot;6&quot;,&quot;volume&quot;:&quot;72&quot;},&quot;isTemporary&quot;:false}]},{&quot;citationID&quot;:&quot;MENDELEY_CITATION_fde3a0b0-8221-4398-8b6d-3ba4a14ea48c&quot;,&quot;properties&quot;:{&quot;noteIndex&quot;:0},&quot;isEdited&quot;:false,&quot;manualOverride&quot;:{&quot;isManuallyOverridden&quot;:false,&quot;citeprocText&quot;:&quot;(Abràmoff et al., 2004)&quot;,&quot;manualOverrideText&quot;:&quot;&quot;},&quot;citationTag&quot;:&quot;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quot;,&quot;citationItems&quot;:[{&quot;id&quot;:&quot;81083480-7487-31e5-a660-ee296fccb3ea&quot;,&quot;itemData&quot;:{&quot;type&quot;:&quot;article-journal&quot;,&quot;id&quot;:&quot;81083480-7487-31e5-a660-ee296fccb3ea&quot;,&quot;title&quot;:&quot;Image processing with imageJ&quot;,&quot;author&quot;:[{&quot;family&quot;:&quot;Abràmoff&quot;,&quot;given&quot;:&quot;Michael D.&quot;,&quot;parse-names&quot;:false,&quot;dropping-particle&quot;:&quot;&quot;,&quot;non-dropping-particle&quot;:&quot;&quot;},{&quot;family&quot;:&quot;Magalhães&quot;,&quot;given&quot;:&quot;Paulo J.&quot;,&quot;parse-names&quot;:false,&quot;dropping-particle&quot;:&quot;&quot;,&quot;non-dropping-particle&quot;:&quot;&quot;},{&quot;family&quot;:&quot;Ram&quot;,&quot;given&quot;:&quot;Sunanda J.&quot;,&quot;parse-names&quot;:false,&quot;dropping-particle&quot;:&quot;&quot;,&quot;non-dropping-particle&quot;:&quot;&quot;}],&quot;container-title&quot;:&quot;Biophotonics International&quot;,&quot;ISBN&quot;:&quot;10818693&quot;,&quot;ISSN&quot;:&quot;10818693&quot;,&quot;PMID&quot;:&quot;21643317&quot;,&quot;issued&quot;:{&quot;date-parts&quot;:[[2004]]},&quot;page&quot;:&quot;36-41&quot;,&quot;abstract&quot;:&quot;The latest version of ImageJ, ImageJ 1.31, has released by Wayne Rasband of the Research Services Branch, National Institute of Mental Health, Bethesada, Md. ImageJ holds a unique position because it not only is in the public domain, but also runs on any operating system. It can read most of the common and important formats used in the field of biomedical imaging. The program supports all common image manipulations, including reading and writing of image files, and operations on individual pixels, image regions, whole images and volumes. The simple ImageJ macro acquire an image every 10 seconds and stores and stores it in sequence. ImageJ has attracted a varied and dedicated group of users because it is free and expandable, and can operate on any platform.&quot;,&quot;issue&quot;:&quot;7&quot;,&quot;volume&quot;:&quot;11&quot;,&quot;container-title-short&quot;:&quot;&quot;},&quot;isTemporary&quot;:false}]},{&quot;citationID&quot;:&quot;MENDELEY_CITATION_5fae1711-13a4-40e4-9cbc-ff7c6f8c29e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container-title-short&quot;:&quot;Front Physiol&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isTemporary&quot;:false}]},{&quot;citationID&quot;:&quot;MENDELEY_CITATION_3e128125-b09b-4c21-80e8-7737c9eb309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container-title-short&quot;:&quot;Front Physiol&quot;},&quot;isTemporary&quot;:false}]},{&quot;citationID&quot;:&quot;MENDELEY_CITATION_af5895b5-c71b-465e-8f21-a53e451afa6c&quot;,&quot;properties&quot;:{&quot;noteIndex&quot;:0},&quot;isEdited&quot;:false,&quot;manualOverride&quot;:{&quot;isManuallyOverridden&quot;:true,&quot;citeprocText&quot;:&quot;(Warner &amp;#38; Lovern, 2014)&quot;,&quot;manualOverrideText&quot;:&quot;(see also e.g., Warner and Lovern 2014)&quot;},&quot;citationTag&quot;:&quot;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c3ac5b44-2770-41b7-927b-d353f2454725&quot;,&quot;properties&quot;:{&quot;noteIndex&quot;:0},&quot;isEdited&quot;:false,&quot;manualOverride&quot;:{&quot;isManuallyOverridden&quot;:false,&quot;citeprocText&quot;:&quot;(McDonald &amp;#38; Schwanz, 2018; Pearson &amp;#38; Warner, 2016)&quot;,&quot;manualOverrideText&quot;:&quot;&quot;},&quot;citationItems&quot;:[{&quot;id&quot;:&quot;fee93100-d1cd-3ee0-9c13-f34492cebc73&quot;,&quot;itemData&quot;:{&quot;type&quot;:&quot;article-journal&quot;,&quot;id&quot;:&quot;fee93100-d1cd-3ee0-9c13-f34492cebc73&quot;,&quot;title&quot;:&quot;Habitat- And season-specific temperatures affect phenotypic development of hatchling lizards&quot;,&quot;author&quot;:[{&quot;family&quot;:&quot;Pearson&quot;,&quot;given&quot;:&quot;P. R.&quot;,&quot;parse-names&quot;:false,&quot;dropping-particle&quot;:&quot;&quot;,&quot;non-dropping-particle&quot;:&quot;&quot;},{&quot;family&quot;:&quot;Warner&quot;,&quot;given&quot;:&quot;D. A.&quot;,&quot;parse-names&quot;:false,&quot;dropping-particle&quot;:&quot;&quot;,&quot;non-dropping-particle&quot;:&quot;&quot;}],&quot;container-title&quot;:&quot;Biology Letters&quot;,&quot;container-title-short&quot;:&quot;Biol Lett&quot;,&quot;DOI&quot;:&quot;10.1098/rsbl.2016.0646&quot;,&quot;ISSN&quot;:&quot;1744957X&quot;,&quot;PMID&quot;:&quot;28120809&quot;,&quot;issued&quot;:{&quot;date-parts&quot;:[[2016]]},&quot;abstract&quot;:&quot;Embryonic environments influence phenotypic development, but relatively few experiments have explored the effects of natural environmental variation. We incubated eggs of the lizard Anolis sagrei under conditions that mimicked natural spatial and temporal thermal variation to determine their effects on offspring morphology and performance. Incubation temperatures mimicked two microhabitats (open, shade) at two different times of the incubation season (April, July). Egg survival, incubation duration and offspring size were influenced by interactions between habitat- and season-specific nest temperatures, and locomotor performance was influenced primarily by temporal factors. These findings highlight the importance of spatial and temporal environmental variation in generating variation in fitness-related phenotypes.&quot;,&quot;issue&quot;:&quot;10&quot;,&quot;volume&quot;:&quot;12&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Tag&quot;:&quot;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quot;},{&quot;citationID&quot;:&quot;MENDELEY_CITATION_4ea9d70b-edea-4e29-a2c5-91ae26c4e1af&quot;,&quot;properties&quot;:{&quot;noteIndex&quot;:0},&quot;isEdited&quot;:false,&quot;manualOverride&quot;:{&quot;isManuallyOverridden&quot;:false,&quot;citeprocText&quot;:&quot;(Einum &amp;#38; Fleming, 2000; Webb et al., 2006)&quot;,&quot;manualOverrideText&quot;:&quot;&quot;},&quot;citationTag&quot;:&quot;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quot;,&quot;citationItems&quot;:[{&quot;id&quot;:&quot;450a7ab9-5b80-35a3-bde0-20dee8a662ba&quot;,&quot;itemData&quot;:{&quot;type&quot;:&quot;article-journal&quot;,&quot;id&quot;:&quot;450a7ab9-5b80-35a3-bde0-20dee8a662ba&quot;,&quot;title&quot;:&quot;Selection against late emergence and small offspring in Atlantic salmon (Salmo salar)&quot;,&quot;author&quot;:[{&quot;family&quot;:&quot;Einum&quot;,&quot;given&quot;:&quot;Sigurd&quot;,&quot;parse-names&quot;:false,&quot;dropping-particle&quot;:&quot;&quot;,&quot;non-dropping-particle&quot;:&quot;&quot;},{&quot;family&quot;:&quot;Fleming&quot;,&quot;given&quot;:&quot;Ian A.&quot;,&quot;parse-names&quot;:false,&quot;dropping-particle&quot;:&quot;&quot;,&quot;non-dropping-particle&quot;:&quot;&quot;}],&quot;container-title&quot;:&quot;Evolution&quot;,&quot;container-title-short&quot;:&quot;Evolution (N Y)&quot;,&quot;DOI&quot;:&quot;10.1111/j.0014-3820.2000.tb00064.x&quot;,&quot;ISSN&quot;:&quot;00143820&quot;,&quot;PMID&quot;:&quot;10937238&quot;,&quot;issued&quot;:{&quot;date-parts&quot;:[[2000]]},&quot;page&quot;:&quot;628-639&quot;,&quot;abstract&quot;:&quot;Timing of breeding and offspring size are maternal traits that may influence offspring competitive ability, dispersal, foraging, and vulnerability to predation and climatic conditions. To quantify the extent to which these maternal traits may ultimately affect an organism's fitness, we undertook laboratory and field experiments with Atlantic salmon (Salmo salar). To control for confounding effects caused by correlated traits, manipulations of the timing of fertilization combined with intraclutch comparisons were used. In the wild, a total of 1462 juveniles were marked at emergence from gravel nests. Recapture rates suggest that up to 83.5% mortality occurred during the first four months after emergence from the gravel nests, with the majority (67.5%) occurring during the initial period ending 17 days after median emergence. Moreover, the mortality was selective during this initial period, resulting in a significant phenotypic shift toward an earlier date of and an increased length at emergence. However, no significant selection differentials were detected thereafter, indicating that the critical episode of selection had occurred at emergence. Furthermore, standardized selection gradients indicated that selection was more intense on date of than on body size at emergence. Timing of emergence had additional consequences in terms of juvenile body size. Late-emerging juveniles were smaller than early-emerging ones at subsequent samplings, both in the wild and in parallel experiments conducted in seminatural stream channels, and this may affect success at subsequent size-selective episodes, such as winter mortality and reproduction. Finally, our findings also suggest that egg size had fitness consequences independent of the effects of emergence time that directly affected body size at emergence and, in turn, survival and size at later life stages. The causality of the maternal effects observed in the present study supports the hypothesis that selection on juvenile traits may play an important role in the evolution of maternal traits in natural populations.&quot;,&quot;issue&quot;:&quot;2&quot;,&quot;volume&quot;:&quot;54&quot;},&quot;isTemporary&quot;:false},{&quot;id&quot;:&quot;8b4fa924-42c1-32e8-be08-bfe97620422a&quot;,&quot;itemData&quot;:{&quot;type&quot;:&quot;article-journal&quot;,&quot;id&quot;:&quot;8b4fa924-42c1-32e8-be08-bfe97620422a&quot;,&quot;title&quot;:&quot;The adaptive significance of reptilian viviparity in the tropics: testing the maternal manipulation hypothesis&quot;,&quot;author&quot;:[{&quot;family&quot;:&quot;Webb&quot;,&quot;given&quot;:&quot;Jonathan K.&quot;,&quot;parse-names&quot;:false,&quot;dropping-particle&quot;:&quot;&quot;,&quot;non-dropping-particle&quot;:&quot;&quot;},{&quot;family&quot;:&quot;Shine&quot;,&quot;given&quot;:&quot;Richard&quot;,&quot;parse-names&quot;:false,&quot;dropping-particle&quot;:&quot;&quot;,&quot;non-dropping-particle&quot;:&quot;&quot;},{&quot;family&quot;:&quot;Christian&quot;,&quot;given&quot;:&quot;Keith A.&quot;,&quot;parse-names&quot;:false,&quot;dropping-particle&quot;:&quot;&quot;,&quot;non-dropping-particle&quot;:&quot;&quot;}],&quot;container-title&quot;:&quot;Evolution&quot;,&quot;container-title-short&quot;:&quot;Evolution (N Y)&quot;,&quot;DOI&quot;:&quot;10.1554/05-460.1&quot;,&quot;ISSN&quot;:&quot;0014-3820&quot;,&quot;PMID&quot;:&quot;16568637&quot;,&quot;issued&quot;:{&quot;date-parts&quot;:[[2006]]},&quot;page&quot;:&quot;115&quot;,&quot;abstract&quot;:&quot;Phylogenetic transitions from oviparity to viviparity in reptiles generally have occurred in cold climates, apparently driven by selective advantages accruing from maternal regulation of incubation temperature. But why, then, are viviparous reptiles so successful in tropical climates? Viviparity might enhance fitness in the tropics via the same pathway as in the temperate zone, if pregnant female reptiles in the tropics maintain more stable temperatures than are available in nests (Shine's maternal manipulation hypothesis). Alternatively, viviparity might succeed in the tropics for entirely different reasons than apply in the temperate zone. Our data support the maternal manipulation hypothesis. In a laboratory thermal gradient, pregnant death adders (Acanthophis praelongus) from tropical Australia maintained less variable body temperatures (but similar mean temperatures) than did nonpregnant females. Females kept at a diel range of 25-31°C (as selected by pregnant females) gave birth earlier and produced larger offspring (greater body length and head size) than did females kept at 23-33°C (as selected by nonpregnant snakes). Larger body size enhanced offspring recapture rates (presumably reflecting survival rates) in the field. Thus, even in the tropics, reproducing female reptiles manipulate the thermal regimes experienced by their developing embryos in ways that enhance the fitness of their offspring. This similarity across climatic zones suggests that a single general hypothesis - maternal manipulation of thermal conditions for embryogenesis - may explain the selective advantage of viviparity in tropical as well as cold-climate reptiles. © 2006 The Society for the Study of Evolution. All rights reserved.&quot;,&quot;volume&quot;:&quot;60&quot;},&quot;isTemporary&quot;:false}]},{&quot;citationID&quot;:&quot;MENDELEY_CITATION_7844df26-e164-4e53-a21f-1b4232b793e3&quot;,&quot;properties&quot;:{&quot;noteIndex&quot;:0},&quot;isEdited&quot;:false,&quot;manualOverride&quot;:{&quot;isManuallyOverridden&quot;:false,&quot;citeprocText&quot;:&quot;(Langkilde &amp;#38; Shine, 2005; Sinervo et al., 1992; Warner &amp;#38; Andrews, 2002)&quot;,&quot;manualOverrideText&quot;:&quot;&quot;},&quot;citationTag&quot;:&quot;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quot;,&quot;citationItems&quot;:[{&quot;id&quot;:&quot;3d57f088-f356-30b0-be31-a66dcad3c240&quot;,&quot;itemData&quot;:{&quot;type&quot;:&quot;article-journal&quot;,&quot;id&quot;:&quot;3d57f088-f356-30b0-be31-a66dcad3c240&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quot;,&quot;parse-names&quot;:false,&quot;dropping-particle&quot;:&quot;&quot;,&quot;non-dropping-particle&quot;:&quot;&quot;}],&quot;container-title&quot;:&quot;Science&quot;,&quot;container-title-short&quot;:&quot;Science (1979)&quot;,&quot;issued&quot;:{&quot;date-parts&quot;:[[1992]]},&quot;page&quot;:&quot;1927-1930&quot;,&quot;volume&quot;:&quot;258&quot;},&quot;isTemporary&quot;:false},{&quot;id&quot;:&quot;2aa39764-5a2d-3bc3-a809-2147e2b4f3b8&quot;,&quot;itemData&quot;:{&quot;type&quot;:&quot;article-journal&quot;,&quot;id&quot;:&quot;2aa39764-5a2d-3bc3-a809-2147e2b4f3b8&quot;,&quot;title&quot;:&quot;Different Optimal Offspring Sizes for Sons Versus Daughters May Favor the Evolution of Temperature-Dependent Sex Determination in Viviparous Lizards&quot;,&quot;author&quot;:[{&quot;family&quot;:&quot;Langkilde&quot;,&quot;given&quot;:&quot;Tracy&quot;,&quot;parse-names&quot;:false,&quot;dropping-particle&quot;:&quot;&quot;,&quot;non-dropping-particle&quot;:&quot;&quot;},{&quot;family&quot;:&quot;Shine&quot;,&quot;given&quot;:&quot;Richard&quot;,&quot;parse-names&quot;:false,&quot;dropping-particle&quot;:&quot;&quot;,&quot;non-dropping-particle&quot;:&quot;&quot;}],&quot;container-title&quot;:&quot;Evolution&quot;,&quot;container-title-short&quot;:&quot;Evolution (N Y)&quot;,&quot;DOI&quot;:&quot;10.1554/05-239.1&quot;,&quot;ISSN&quot;:&quot;0014-3820&quot;,&quot;PMID&quot;:&quot;16405171&quot;,&quot;issued&quot;:{&quot;date-parts&quot;:[[2005]]},&quot;page&quot;:&quot;2275&quot;,&quot;abstract&quot;:&quot;Temperature-dependent sex determination (TSD) has evolved independently in at least two lineages of viviparous Australian scincid lizards, but its adaptive significance remains unclear. We studied a montane lizard species (Eulamprus heatwolei) with TSD. Our data suggest that mothers can modify the body sizes of their offspring by selecting specific thermal regimes during pregnancy (mothers with higher and more stable temperatures produced smaller offspring), but cannot influence sons versus daughters differentially in this way. A field mark-recapture study shows that optimal offspring size differs between the sexes: larger body size at birth enhanced the survival of sons but reduced the survival of daughters. Thus, a pregnant female can optimize the fitness of either her sons or her daughters (via yolk allocation and thermoregulation), but cannot simultaneously optimize both. One evolutionary solution to reduce this fitness cost is to modify the sex-determining mechanism so that a single litter consists entirely of either sons or daughters; TSD provides such a mechanism. Previous work has implicated a sex difference in optimal offspring size as a selective force for TSD in turtles. Hence, opposing fitness determinants of sons and daughters may have favored evolutionary transitions from genetic sex determination to TSD in both oviparous turtles and viviparous lizards.&quot;,&quot;issue&quot;:&quot;10&quot;,&quot;volume&quot;:&quot;59&quot;},&quot;isTemporary&quot;:false},{&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b70cfab9-ee6f-42de-818b-2b52746842ef&quot;,&quot;properties&quot;:{&quot;noteIndex&quot;:0},&quot;isEdited&quot;:false,&quot;manualOverride&quot;:{&quot;isManuallyOverridden&quot;:false,&quot;citeprocText&quot;:&quot;(Warner &amp;#38; Andrews, 2002)&quot;,&quot;manualOverrideText&quot;:&quot;&quot;},&quot;citationTag&quot;:&quot;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quot;,&quot;citationItems&quot;:[{&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32ac3565-dff2-44ca-8870-913759778f11&quot;,&quot;properties&quot;:{&quot;noteIndex&quot;:0},&quot;isEdited&quot;:false,&quot;manualOverride&quot;:{&quot;isManuallyOverridden&quot;:false,&quot;citeprocText&quot;:&quot;(Cooper, 2007; Iglesias-Carrasco et al., 2016; Martin &amp;#38; López, 1999)&quot;,&quot;manualOverrideText&quot;:&quot;&quot;},&quot;citationTag&quot;:&quot;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quot;,&quot;citationItems&quot;:[{&quot;id&quot;:&quot;fb98fbc0-9d46-3848-bab7-3163f82fda8a&quot;,&quot;itemData&quot;:{&quot;type&quot;:&quot;article-journal&quot;,&quot;id&quot;:&quot;fb98fbc0-9d46-3848-bab7-3163f82fda8a&quot;,&quot;title&quot;:&quot;Habitat dependent effects of experimental immune challenge on lizard anti-predator responses&quot;,&quot;author&quot;:[{&quot;family&quot;:&quot;Iglesias-Carrasco&quot;,&quot;given&quot;:&quot;M.&quot;,&quot;parse-names&quot;:false,&quot;dropping-particle&quot;:&quot;&quot;,&quot;non-dropping-particle&quot;:&quot;&quot;},{&quot;family&quot;:&quot;Head&quot;,&quot;given&quot;:&quot;M.L.&quot;,&quot;parse-names&quot;:false,&quot;dropping-particle&quot;:&quot;&quot;,&quot;non-dropping-particle&quot;:&quot;&quot;},{&quot;family&quot;:&quot;Cabido&quot;,&quot;given&quot;:&quot;C.&quot;,&quot;parse-names&quot;:false,&quot;dropping-particle&quot;:&quot;&quot;,&quot;non-dropping-particle&quot;:&quot;&quot;}],&quot;container-title&quot;:&quot;Behavioral Ecology and Sociobiology&quot;,&quot;container-title-short&quot;:&quot;Behav Ecol Sociobiol&quot;,&quot;DOI&quot;:&quot;10.1007/s00265-016-2199-7&quot;,&quot;ISSN&quot;:&quot;03405443&quot;,&quot;issued&quot;:{&quot;date-parts&quot;:[[2016]]},&quot;abstract&quot;:&quot;Â© 2016, Springer-Verlag Berlin Heidelberg. Abstract: Lizards often respond to predators by hiding in sunless refuges, but this eliminates opportunities for thermoregulatory basking. Hiding can therefore lower body condition. Furthermore, in ectotherms basking is important to induce fever and activate an immune response. A potential trade-off therefore exists between lowering predation risk and elevating body temperature to fight infection. Such a trade-off could be habitat dependent if habitats differ in the relative risk of predation versus that of acquiring or countering an infection. Here we take an experimental approach to test whether lizard basking behavior is affected by a trade-off between predator avoidance and fighting an infection. We quantified the anti-predator behavior of male lizards (Podarcis liolepis) both before and after they were immune challenged (injected with LPS) or not (injected with PBS control). To test the generality of any trade-off, we tested lizards from both an urban and a natural habitat. We found that males spent less time hiding following a simulated predator attack after they had been immune challenged than before, but this decline was only significant for males from the natural habitat. We also tested whether morphological traits, body condition, and immune response level explained variation in male hiding time. In the natural habitat, but not in the urban habitat, males with relatively small heads hid for significantly longer. In conclusion, we show that lizard anti-predator behavior is affected by an immune challenge. Habitat differences in the factors that predict hiding time offers potential insights into why this might be the case. Significance statement: There is a potential trade-off for ectotherms between remaining in a place protected from predators and countering an immune challenge. This is because hiding in sunless refuges eliminates opportunities for thermoregulatory basking that induce a fever. The optimal response to this trade-off might change depending on the habitat. Here, we compare the hiding behavior of males from natural and urba n habitat following an experimental immune challenge. We found that the hiding time of immune-challenged males decreased but only for those from the natural habitat.&quot;,&quot;issue&quot;:&quot;11&quot;,&quot;volume&quot;:&quot;70&quot;},&quot;isTemporary&quot;:false},{&quot;id&quot;:&quot;56a55c30-1990-33fa-9b2b-b91be58e9172&quot;,&quot;itemData&quot;:{&quot;type&quot;:&quot;article-journal&quot;,&quot;id&quot;:&quot;56a55c30-1990-33fa-9b2b-b91be58e9172&quot;,&quot;title&quot;:&quot;Compensatory changes in escape and refuge use following autotomy in the lizard Sceloporus virgatus&quot;,&quot;author&quot;:[{&quot;family&quot;:&quot;Cooper&quot;,&quot;given&quot;:&quot;W. E.&quot;,&quot;parse-names&quot;:false,&quot;dropping-particle&quot;:&quot;&quot;,&quot;non-dropping-particle&quot;:&quot;&quot;}],&quot;container-title&quot;:&quot;Canadian Journal of Zoology&quot;,&quot;container-title-short&quot;:&quot;Can J Zool&quot;,&quot;DOI&quot;:&quot;10.1139/Z06-200&quot;,&quot;ISSN&quot;:&quot;00084301&quot;,&quot;issued&quot;:{&quot;date-parts&quot;:[[2007]]},&quot;page&quot;:&quot;99-107&quot;,&quot;abstract&quot;:&quot;Following autotomy of a body part to escape from a predator, prey may alter antipredatory strategies to compensate for the inability to use autotomy and impaired escape ability. Because prey that have been captured may increase their assessment of risk posed by a predator, effects of capture may have been attributed to autotomy. I conducted an experiment using three groups of striped plateau lizards (Sceloporus virgatus Smith, 1938): control, captured, and autotomized. Captured and autotomized lizards were less active on the day after autotomy than controls. Flight initiation distance and distance fled were greater in both experimental groups than in the control group, but did not differ between experimental groups. Flight initiation distance was greater in autotomized than in captured lizards only in males. No sex difference occurred for distance fled. Autotomized lizards entered refuges more than other groups. Escape strategy changed after autotomy to increased reliance on refuge and, in males, to increased flight initiation distance; behaviours that are appropriate to compensate for impaired escape ability. Decreased activity and increased distance fled might erroneously have been considered effects of autotomy, had effects of capture not been assessed. Predictions of escape theory that flight initiation distance and distance fled increase with predation risk were supported. © 2007 NRC.&quot;,&quot;issue&quot;:&quot;1&quot;,&quot;volume&quot;:&quot;85&quot;},&quot;isTemporary&quot;:false},{&quot;id&quot;:&quot;a3cff6f3-3e85-3d1b-8f20-0c51325c8733&quot;,&quot;itemData&quot;:{&quot;type&quot;:&quot;article-journal&quot;,&quot;id&quot;:&quot;a3cff6f3-3e85-3d1b-8f20-0c51325c8733&quot;,&quot;title&quot;:&quot;When to come out from a refuge: Risksensitive and state-dependent decisions in an alpine lizard&quot;,&quot;author&quot;:[{&quot;family&quot;:&quot;Martin&quot;,&quot;given&quot;:&quot;José&quot;,&quot;parse-names&quot;:false,&quot;dropping-particle&quot;:&quot;&quot;,&quot;non-dropping-particle&quot;:&quot;&quot;},{&quot;family&quot;:&quot;López&quot;,&quot;given&quot;:&quot;Pilar&quot;,&quot;parse-names&quot;:false,&quot;dropping-particle&quot;:&quot;&quot;,&quot;non-dropping-particle&quot;:&quot;&quot;}],&quot;container-title&quot;:&quot;Behavioral Ecology&quot;,&quot;DOI&quot;:&quot;10.1093/beheco/10.5.487&quot;,&quot;ISSN&quot;:&quot;10452249&quot;,&quot;issued&quot;:{&quot;date-parts&quot;:[[1999]]},&quot;page&quot;:&quot;487-492&quot;,&quot;abstract&quot;:&quot;Prey often respond to predator presence by increasing their use of refuges. However, unfavorable thermal conditions in refuges might entail physiological costs for an ectothermic prey. Thus, the decision of when to come out from a refuge should be optimized by considering the expected fitness effects of diminution of prédation risk with time, but also by considering the cost of the loss of time spent at optimal body temperature maximizing physiological functions. The model of Ydenberg and Dill describes the trade-off between risk and cost for a prey fleeing to a refuge. We present a special case of this model to predict how emergence time from the refuge in lizards or other ectotherms should vary as a function of risk of prédation and thermal costs of refuge use. The analyses of the variation in emergence time from a refuge of Lacerta monticola lizards in the field under two different prédation risk levels supported the predictions of the model. As predicted, time spent in the refuge was longer when the threat of the initial attack had been higher, and therefore the subsequent diminution of risk was slower, but only when lizards emerged at the same place where they hid. When initial body temperature was high, some lizards decreased emergence time by emerging from a different place. In addition, the effects of thermal costs were more relevant in the highrisk situation. Time spent in the refuge under high risk increased when thermal conditions of the refuge were more similar to thermal conditions outside (i.e., physiological costs of refuge use were lower). We conclude that optimization of refuge-use strategies might help lizards cope with changes in prédation risk without incurring excessive physiological costs. © 1999 International Society for Behavioral Ecology.&quot;,&quot;issue&quot;:&quot;5&quot;,&quot;volume&quot;:&quot;10&quot;,&quot;container-title-short&quot;:&quot;&quot;},&quot;isTemporary&quot;:false}]},{&quot;citationID&quot;:&quot;MENDELEY_CITATION_f8ab7b6e-9209-4845-9029-fca331def232&quot;,&quot;properties&quot;:{&quot;noteIndex&quot;:0},&quot;isEdited&quot;:false,&quot;manualOverride&quot;:{&quot;isManuallyOverridden&quot;:false,&quot;citeprocText&quot;:&quot;(Cooper, 1999; Lima &amp;#38; Dill, 1990; Sih, 1992)&quot;,&quot;manualOverrideText&quot;:&quot;&quot;},&quot;citationTag&quot;:&quot;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quot;,&quot;citationItems&quot;:[{&quot;id&quot;:&quot;f3d572e7-65b2-3281-a36c-29b7abc5446e&quot;,&quot;itemData&quot;:{&quot;type&quot;:&quot;article-journal&quot;,&quot;id&quot;:&quot;f3d572e7-65b2-3281-a36c-29b7abc5446e&quot;,&quot;title&quot;:&quot;Behavioral decisions made under the risk of predation: a review and prospectus&quot;,&quot;author&quot;:[{&quot;family&quot;:&quot;Lima&quot;,&quot;given&quot;:&quot;Steven L.&quot;,&quot;parse-names&quot;:false,&quot;dropping-particle&quot;:&quot;&quot;,&quot;non-dropping-particle&quot;:&quot;&quot;},{&quot;family&quot;:&quot;Dill&quot;,&quot;given&quot;:&quot;Lawrence M.&quot;,&quot;parse-names&quot;:false,&quot;dropping-particle&quot;:&quot;&quot;,&quot;non-dropping-particle&quot;:&quot;&quot;}],&quot;container-title&quot;:&quot;Canadian Journal of Zoology&quot;,&quot;container-title-short&quot;:&quot;Can J Zool&quot;,&quot;DOI&quot;:&quot;10.1139/z90-092&quot;,&quot;ISBN&quot;:&quot;0008-4301&quot;,&quot;ISSN&quot;:&quot;0008-4301&quot;,&quot;issued&quot;:{&quot;date-parts&quot;:[[1990]]},&quot;page&quot;:&quot;619-640&quot;,&quot;abstract&quot;:&quot;Predation has long been implicated as a major selective force in the evolution of several morphological and behavioral characteristics of animals. The importance of predation during evolutionary time is clear, but growing evidence suggests that animals also have the ability to assess and behaviorally influence their risk of being preyed upon in ecological time (i.e., during their lifetime). We develop an abstraction of the predation process in which several components of predation risk are identified. A review of the literature indicates that an animal's ability to assess and behaviorally control one or more of these components strongly influences decision making in feeding animals, as well as in animals deciding when and how to escape predators, when and how to be social, or even, for fishes, when and how to breathe air. This review also reveals that such decision making reflects apparent trade-offs between the risk of predation and the benefits to be gained from engaging in a given activity. Despite thi...&quot;,&quot;issue&quot;:&quot;4&quot;,&quot;volume&quot;:&quot;68&quot;},&quot;isTemporary&quot;:false},{&quot;id&quot;:&quot;6b79eed2-7776-3f86-a986-983056962635&quot;,&quot;itemData&quot;:{&quot;type&quot;:&quot;article-journal&quot;,&quot;id&quot;:&quot;6b79eed2-7776-3f86-a986-983056962635&quot;,&quot;title&quot;:&quot;Prey uncertainty and the balancing of antipredator and feeding needs&quot;,&quot;author&quot;:[{&quot;family&quot;:&quot;Sih&quot;,&quot;given&quot;:&quot;Andrew&quot;,&quot;parse-names&quot;:false,&quot;dropping-particle&quot;:&quot;&quot;,&quot;non-dropping-particle&quot;:&quot;&quot;}],&quot;container-title&quot;:&quot;The American naturalist&quot;,&quot;container-title-short&quot;:&quot;Am Nat&quot;,&quot;issued&quot;:{&quot;date-parts&quot;:[[1992]]},&quot;page&quot;:&quot;1052-1069&quot;,&quot;issue&quot;:&quot;5&quot;,&quot;volume&quot;:&quot;139&quot;},&quot;isTemporary&quot;:false},{&quot;id&quot;:&quot;66441afc-d113-332b-b375-dff9d918c65b&quot;,&quot;itemData&quot;:{&quot;type&quot;:&quot;article-journal&quot;,&quot;id&quot;:&quot;66441afc-d113-332b-b375-dff9d918c65b&quot;,&quot;title&quot;:&quot;Tradeoffs between courtship, fighting, and antipredatory behavior by a lizard, Eumeces laticeps&quot;,&quot;author&quot;:[{&quot;family&quot;:&quot;Cooper&quot;,&quot;given&quot;:&quot;William E.&quot;,&quot;parse-names&quot;:false,&quot;dropping-particle&quot;:&quot;&quot;,&quot;non-dropping-particle&quot;:&quot;&quot;}],&quot;container-title&quot;:&quot;Behavioral Ecology and Sociobiology&quot;,&quot;container-title-short&quot;:&quot;Behav Ecol Sociobiol&quot;,&quot;DOI&quot;:&quot;10.1007/s002650050649&quot;,&quot;ISBN&quot;:&quot;0340-5443&quot;,&quot;ISSN&quot;:&quot;03405443&quot;,&quot;issued&quot;:{&quot;date-parts&quot;:[[1999]]},&quot;page&quot;:&quot;54-59&quot;,&quot;abstract&quot;:&quot;Male fitness in many species depends strongly on social behaviors needed to obtain fertilizations and prevent loss of fertilizations to other males, but court- ship, copulation, and fighting may incur increased risk of predation. When demands for reproductive and antipre- datory behaviors conflict, fitness may be maximized by accepting some degree of risk to enhance reproductive success. To examine such tradeoffs, I introduced tethered conspecific males or females to adult male broad-headed skinks, Eumeces laticeps, in the field and observed how close they allowed a simulated predator (me) to approach before fleeing, or their latency to approach an introduced female located at different distances from the predator. When conspecific males were introduced, isolated and mate-guarding males initiated agonistic behaviors and permitted closer approach than control males, and mate- guarding males permitted closer approach than isolated males. When females were introduced, both isolated and mate-guarding males courted the introduced females and isolated males permitted closer approach than did mate- guarding males. These results for introduced males and females suggest that increasing risk was accepted when reproductive benefits were greater. Latency for isolated males to approach a conspecific female was greater when the predator was closer to the female, further sug- gesting sensitivity to predation risk during a reproductive opportunity. Relationships between reproductive and an- tipredatory behaviors have been studied much less than those between feeding and antipredatory behaviors, but this study indicates that animals balance increased risk of predation with the opportunity to perform several re- productively important behaviors&quot;,&quot;issue&quot;:&quot;1-2&quot;,&quot;volume&quot;:&quot;47&quot;},&quot;isTemporary&quot;:false}]},{&quot;citationID&quot;:&quot;MENDELEY_CITATION_ae39edfd-2e6c-4a28-b9e2-146dff82fa34&quot;,&quot;properties&quot;:{&quot;noteIndex&quot;:0},&quot;isEdited&quot;:false,&quot;manualOverride&quot;:{&quot;isManuallyOverridden&quot;:false,&quot;citeprocText&quot;:&quot;(DeWitt et al., 1998; Fox et al., 2019; Yeh &amp;#38; Price, 2004)&quot;,&quot;manualOverrideText&quot;:&quot;&quot;},&quot;citationItems&quot;:[{&quot;id&quot;:&quot;becfd535-7c97-350a-8725-39bb7258a259&quot;,&quot;itemData&quot;:{&quot;type&quot;:&quot;article-journal&quot;,&quot;id&quot;:&quot;becfd535-7c97-350a-8725-39bb7258a259&quot;,&quot;title&quot;:&quot;Cost and limits of phenotypic plasticity&quot;,&quot;author&quot;:[{&quot;family&quot;:&quot;DeWitt&quot;,&quot;given&quot;:&quot;Thomas J.&quot;,&quot;parse-names&quot;:false,&quot;dropping-particle&quot;:&quot;&quot;,&quot;non-dropping-particle&quot;:&quot;&quot;},{&quot;family&quot;:&quot;Sih&quot;,&quot;given&quot;:&quot;Andrew&quot;,&quot;parse-names&quot;:false,&quot;dropping-particle&quot;:&quot;&quot;,&quot;non-dropping-particle&quot;:&quot;&quot;},{&quot;family&quot;:&quot;Wilson&quot;,&quot;given&quot;:&quot;David Sloan&quot;,&quot;parse-names&quot;:false,&quot;dropping-particle&quot;:&quot;&quot;,&quot;non-dropping-particle&quot;:&quot;&quot;}],&quot;container-title&quot;:&quot;Trends in Ecology &amp; Evolution&quot;,&quot;container-title-short&quot;:&quot;Trends Ecol Evol&quot;,&quot;DOI&quot;:&quot;10.1111/j.1558-5646.2009.00647.x&quot;,&quot;ISBN&quot;:&quot;0169-5347&quot;,&quot;ISSN&quot;:&quot;1558-5646&quot;,&quot;PMID&quot;:&quot;19187244&quot;,&quot;URL&quot;:&quot;http://www.ncbi.nlm.nih.gov/pubmed/20020499&quot;,&quot;issued&quot;:{&quot;date-parts&quot;:[[1998]]},&quot;page&quot;:&quot;77-81&quot;,&quot;abstract&quot;:&quot;Costs and limits are assumed to be the major constraints on the evolution of phenotypic plasticity. However, despite their expected importance, they have been surprisingly hard to find in natural populations. It has therefore been argued that natural selection might have removed high-cost genotypes in all populations. However, if costs of plasticity are linked to the degree of plasticity expressed, then high costs of plasticity would only be present in populations where increased plasticity is under selection. We tested this hypothesis by investigating costs and limits of adaptive phenotypic plasticity in development time in a common garden study of island populations of the common frog Rana temporaria, which have varying levels of development time and phenotypic plasticity. Costs of plasticity were only found in populations with high-plastic genotypes, whereas the populations with the most canalized genotypes instead had a cost of canalization. Moreover, individuals displaying the most extreme phenotypes also were the most plastic ones, which mean we found no limits of plasticity. This suggests that costs of plasticity increase with increased level of plasticity in the populations, and therefore costs of plasticity might be more commonly found in high-plastic populations.&quot;,&quot;issue&quot;:&quot;97&quot;,&quot;volume&quot;:&quot;13&quot;},&quot;isTemporary&quot;:false},{&quot;id&quot;:&quot;44ba6069-a9b9-35a6-b982-cf9920dc8ee3&quot;,&quot;itemData&quot;:{&quot;type&quot;:&quot;article-journal&quot;,&quot;id&quot;:&quot;44ba6069-a9b9-35a6-b982-cf9920dc8ee3&quot;,&quot;title&quot;:&quot;Adaptive phenotypic plasticity and the successful colonization of a novel environment&quot;,&quot;author&quot;:[{&quot;family&quot;:&quot;Yeh&quot;,&quot;given&quot;:&quot;Pamela J.&quot;,&quot;parse-names&quot;:false,&quot;dropping-particle&quot;:&quot;&quot;,&quot;non-dropping-particle&quot;:&quot;&quot;},{&quot;family&quot;:&quot;Price&quot;,&quot;given&quot;:&quot;Trevor D.&quot;,&quot;parse-names&quot;:false,&quot;dropping-particle&quot;:&quot;&quot;,&quot;non-dropping-particle&quot;:&quot;&quot;}],&quot;container-title&quot;:&quot;American Naturalist&quot;,&quot;DOI&quot;:&quot;10.1086/423825&quot;,&quot;ISBN&quot;:&quot;1640440046&quot;,&quot;ISSN&quot;:&quot;00030147&quot;,&quot;PMID&quot;:&quot;15459883&quot;,&quot;issued&quot;:{&quot;date-parts&quot;:[[2004]]},&quot;page&quot;:&quot;531-542&quot;,&quot;abstract&quot;:&quot;Behavior and other forms of phenotypic plasticity potentially enable individuals to deal with novel situations. This implies that establishment of a population in a new environment is aided by plastic responses, as first suggested by Baldwin (1896). In the early 1980s, a small population of dark-eyed juncos from a temperate, montane environment became established in a Mediterranean climate in coastal San Diego. The breeding season of coastal juncos is more than twice as long as that of the ancestral population, and they fledge approximately twice as many young. We investigated the adaptive significance of the longer breeding season and its consequences for population persistence. Within the coastal population, individuals with longer breeding seasons have higher offspring production and recruitment, with no measured detrimental effects such as higher mortality or lower reproductive success the following year. Population size has remained approximately constant during the 6 years of study (1998-2003). The increase in reproductive effort in the coastal population contributes substantially to the persistence of this population because there is no evidence of density-dependent recruitment, which would otherwise negate the effects of increased fledgling production. These results provide the first quantitative support of Baldwin's proposition that plasticity can be crucial for population persistence during the early stages of colonization.&quot;,&quot;issue&quot;:&quot;4&quot;,&quot;volume&quot;:&quot;164&quot;,&quot;container-title-short&quot;:&quot;&quot;},&quot;isTemporary&quot;:false},{&quot;id&quot;:&quot;6b39ca22-0555-32e6-a8a3-c440ddd2b7e3&quot;,&quot;itemData&quot;:{&quot;type&quot;:&quot;article-journal&quot;,&quot;id&quot;:&quot;6b39ca22-0555-32e6-a8a3-c440ddd2b7e3&quot;,&quot;title&quot;:&quot;Beyond buying time: The role of plasticity in phenotypic adaptation to rapid environmental change&quot;,&quot;author&quot;:[{&quot;family&quot;:&quot;Fox&quot;,&quot;given&quot;:&quot;Rebecca J.&quot;,&quot;parse-names&quot;:false,&quot;dropping-particle&quot;:&quot;&quot;,&quot;non-dropping-particle&quot;:&quot;&quot;},{&quot;family&quot;:&quot;Donelson&quot;,&quot;given&quot;:&quot;Jennifer M.&quot;,&quot;parse-names&quot;:false,&quot;dropping-particle&quot;:&quot;&quot;,&quot;non-dropping-particle&quot;:&quot;&quot;},{&quot;family&quot;:&quot;Schunter&quot;,&quot;given&quot;:&quot;Celia&quot;,&quot;parse-names&quot;:false,&quot;dropping-particle&quot;:&quot;&quot;,&quot;non-dropping-particle&quot;:&quot;&quot;},{&quot;family&quot;:&quot;Ravasi&quot;,&quot;given&quot;:&quot;Timothy&quot;,&quot;parse-names&quot;:false,&quot;dropping-particle&quot;:&quot;&quot;,&quot;non-dropping-particle&quot;:&quot;&quot;},{&quot;family&quot;:&quot;Gaitán-Espitia&quot;,&quot;given&quot;:&quot;Juan D.&quot;,&quot;parse-names&quot;:false,&quot;dropping-particle&quot;:&quot;&quot;,&quot;non-dropping-particle&quot;:&quot;&quot;}],&quot;container-title&quot;:&quot;Philosophical Transactions of the Royal Society B: Biological Sciences&quot;,&quot;accessed&quot;:{&quot;date-parts&quot;:[[2022,10,3]]},&quot;DOI&quot;:&quot;10.1098/RSTB.2018.0174&quot;,&quot;ISSN&quot;:&quot;14712970&quot;,&quot;PMID&quot;:&quot;30966962&quot;,&quot;issued&quot;:{&quot;date-parts&quot;:[[2019,3,18]]},&quot;abstract&quot;:&quot;How populations and species respond to modified environmental conditions is critical to their persistence both now and into the future, particularly given the increasing pace of environmental change. The process of adaptation to novel environmental conditions can occur via two mechanisms: (1) the expression of phenotypic plasticity (the ability of one genotype to express varying phenotypes when exposed to different environmental conditions), and (2) evolution via selection for particular phenotypes, resulting in the modification of genetic variation in the population. Plasticity, because it acts at the level of the individual, is often hailed as a rapid-response mechanism that will enable organisms to adapt and survive in our rapidly changing world. But plasticity can also retard adaptation by shifting the distribution of phenotypes in the population, shielding it from natural selection. In addition to which, not all plastic responses are adaptive—now well-documented in cases of ecological traps. In this theme issue, we aim to present a considered view of plasticity and the role it could play in facilitating or hindering adaption to environmental change. This introduction provides a re-examination of our current understanding of the role of phenotypic plasticity in adaptation and sets the theme issue’s contributions in their broader context. Four key themes emerge: the need to measure plasticity across both space and time; the importance of the past in predicting the future; the importance of the link between plasticity and sexual selection; and the need to understand more about the nature of selection on plasticity itself. We conclude by advocating the need for cross-disciplinary collaborations to settle the question of whether plasticity will promote or retard species’ rates of adaptation to ever-more stressful environmental conditions.&quot;,&quot;publisher&quot;:&quot;Royal Society Publishing&quot;,&quot;issue&quot;:&quot;1768&quot;,&quot;volume&quot;:&quot;374&quot;},&quot;isTemporary&quot;:false}],&quot;citationTag&quot;:&quot;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quot;},{&quot;citationID&quot;:&quot;MENDELEY_CITATION_d0f51430-ef91-4cfb-a87d-5068f66f0b6d&quot;,&quot;properties&quot;:{&quot;noteIndex&quot;:0},&quot;isEdited&quot;:false,&quot;manualOverride&quot;:{&quot;isManuallyOverridden&quot;:false,&quot;citeprocText&quot;:&quot;(Oostra et al., 2018)&quot;,&quot;manualOverrideText&quot;:&quot;&quot;},&quot;citationTag&quot;:&quot;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quot;,&quot;citationItems&quot;:[{&quot;id&quot;:&quot;df33f536-e64f-31fb-8552-a12d53892223&quot;,&quot;itemData&quot;:{&quot;type&quot;:&quot;article-journal&quot;,&quot;id&quot;:&quot;df33f536-e64f-31fb-8552-a12d53892223&quot;,&quot;title&quot;:&quot;Strong phenotypic plasticity limits potential for evolutionary responses to climate change&quot;,&quot;author&quot;:[{&quot;family&quot;:&quot;Oostra&quot;,&quot;given&quot;:&quot;Vicencio&quot;,&quot;parse-names&quot;:false,&quot;dropping-particle&quot;:&quot;&quot;,&quot;non-dropping-particle&quot;:&quot;&quot;},{&quot;family&quot;:&quot;Saastamoinen&quot;,&quot;given&quot;:&quot;Marjo&quot;,&quot;parse-names&quot;:false,&quot;dropping-particle&quot;:&quot;&quot;,&quot;non-dropping-particle&quot;:&quot;&quot;},{&quot;family&quot;:&quot;Zwaan&quot;,&quot;given&quot;:&quot;Bas J.&quot;,&quot;parse-names&quot;:false,&quot;dropping-particle&quot;:&quot;&quot;,&quot;non-dropping-particle&quot;:&quot;&quot;},{&quot;family&quot;:&quot;Wheat&quot;,&quot;given&quot;:&quot;Christopher W.&quot;,&quot;parse-names&quot;:false,&quot;dropping-particle&quot;:&quot;&quot;,&quot;non-dropping-particle&quot;:&quot;&quot;}],&quot;container-title&quot;:&quot;Nature Communications 2018 9:1&quot;,&quot;accessed&quot;:{&quot;date-parts&quot;:[[2022,9,28]]},&quot;DOI&quot;:&quot;10.1038/s41467-018-03384-9&quot;,&quot;ISSN&quot;:&quot;2041-1723&quot;,&quot;PMID&quot;:&quot;29520061&quot;,&quot;URL&quot;:&quot;https://www.nature.com/articles/s41467-018-03384-9&quot;,&quot;issued&quot;:{&quot;date-parts&quot;:[[2018,3,8]]},&quot;page&quot;:&quot;1-11&quot;,&quot;abstract&quot;:&quot;Phenotypic plasticity, the expression of multiple phenotypes from one genome, is a widespread adaptation to short-term environmental fluctuations, but whether it facilitates evolutionary adaptation to climate change remains contentious. Here, we investigate seasonal plasticity and adaptive potential in an Afrotropical butterfly expressing distinct phenotypes in dry and wet seasons. We assess the transcriptional architecture of plasticity in a full-factorial analysis of heritable and environmental effects across 72 individuals, and reveal pervasive gene expression differences between the seasonal phenotypes. Strikingly, intra-population genetic variation for plasticity is largely absent, consistent with specialisation to&amp;nbsp;a particular environmental cue reliably predicting seasonal transitions. Under climate change, deteriorating accuracy of predictive cues will likely aggravate maladaptive phenotype-environment mismatches and increase selective pressures on reaction norms. However, the observed paucity of genetic variation for plasticity limits evolutionary responses, potentially weakening prospects for population persistence. Thus, seasonally plastic species may be especially vulnerable to climate change. Phenotypic plasticity—the ability to express multiple phenotypes from the same genome—is a widespread adaptation to environmental variability. Here, Oostra et al analyze transcriptomes of an African butterfly with distinct seasonal phenotypes, and observe lack of variation for plasticity, limiting potential for evolutionary responses to climate change.&quot;,&quot;publisher&quot;:&quot;Nature Publishing Group&quot;,&quot;issue&quot;:&quot;1&quot;,&quot;volume&quot;:&quot;9&quot;,&quot;container-title-short&quot;:&quot;&quot;},&quot;isTemporary&quot;:false}]},{&quot;citationID&quot;:&quot;MENDELEY_CITATION_1d43aa7b-6029-4571-a42f-c90767be8843&quot;,&quot;properties&quot;:{&quot;noteIndex&quot;:0},&quot;isEdited&quot;:false,&quot;manualOverride&quot;:{&quot;isManuallyOverridden&quot;:false,&quot;citeprocText&quot;:&quot;(Davidson et al., 2011)&quot;,&quot;manualOverrideText&quot;:&quot;&quot;},&quot;citationTag&quot;:&quot;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quot;,&quot;citationItems&quot;:[{&quot;id&quot;:&quot;48dda2c8-0d35-385f-9e05-df9968123dc2&quot;,&quot;itemData&quot;:{&quot;type&quot;:&quot;article-journal&quot;,&quot;id&quot;:&quot;48dda2c8-0d35-385f-9e05-df9968123dc2&quot;,&quot;title&quot;:&quot;Do invasive species show higher phenotypic plasticity than native species and, if so, is it adaptive ? A meta-analysis&quot;,&quot;author&quot;:[{&quot;family&quot;:&quot;Davidson&quot;,&quot;given&quot;:&quot;AM&quot;,&quot;parse-names&quot;:false,&quot;dropping-particle&quot;:&quot;&quot;,&quot;non-dropping-particle&quot;:&quot;&quot;},{&quot;family&quot;:&quot;Jennions&quot;,&quot;given&quot;:&quot;MD&quot;,&quot;parse-names&quot;:false,&quot;dropping-particle&quot;:&quot;&quot;,&quot;non-dropping-particle&quot;:&quot;&quot;},{&quot;family&quot;:&quot;Nicotra&quot;,&quot;given&quot;:&quot;AB&quot;,&quot;parse-names&quot;:false,&quot;dropping-particle&quot;:&quot;&quot;,&quot;non-dropping-particle&quot;:&quot;&quot;}],&quot;container-title&quot;:&quot;Ecology Letters&quot;,&quot;container-title-short&quot;:&quot;Ecol Lett&quot;,&quot;DOI&quot;:&quot;10.1111/j.1461-0248.2011.01596.x&quot;,&quot;issued&quot;:{&quot;date-parts&quot;:[[2011]]},&quot;page&quot;:&quot;419-431&quot;,&quot;volume&quot;:&quot;14&quot;},&quot;isTemporary&quot;:false}]},{&quot;citationID&quot;:&quot;MENDELEY_CITATION_2db9d5ec-b0df-4170-90b8-4c90a6d439fa&quot;,&quot;properties&quot;:{&quot;noteIndex&quot;:0},&quot;isEdited&quot;:false,&quot;manualOverride&quot;:{&quot;isManuallyOverridden&quot;:false,&quot;citeprocText&quot;:&quot;(Braña &amp;#38; Ji, 2000; Van Damme et al., 1992)&quot;,&quot;manualOverrideText&quot;:&quot;&quot;},&quot;citationItems&quot;:[{&quot;id&quot;:&quot;35076d16-c67e-31d2-95c7-70bca9977254&quot;,&quot;itemData&quot;:{&quot;type&quot;:&quot;article-journal&quot;,&quot;id&quot;:&quot;35076d16-c67e-31d2-95c7-70bca9977254&quot;,&quot;title&quot;:&quot;Influence of incubation temperature on morphology, locomotor performance, and early growth of hatchling wall lizards (Podarcis muralis)&quot;,&quot;author&quot;:[{&quot;family&quot;:&quot;Braña&quot;,&quot;given&quot;:&quot;Florentino&quot;,&quot;parse-names&quot;:false,&quot;dropping-particle&quot;:&quot;&quot;,&quot;non-dropping-particle&quot;:&quot;&quot;},{&quot;family&quot;:&quot;Ji&quot;,&quot;given&quot;:&quot;Xiang&quot;,&quot;parse-names&quot;:false,&quot;dropping-particle&quot;:&quot;&quot;,&quot;non-dropping-particle&quot;:&quot;&quot;}],&quot;container-title&quot;:&quot;Journal of Experimental Zoology&quot;,&quot;DOI&quot;:&quot;10.1002/(SICI)1097-010X(20000301)286:4&lt;422::AID-JEZ10&gt;3.0.CO;2-D&quot;,&quot;ISSN&quot;:&quot;0022104X&quot;,&quot;PMID&quot;:&quot;10684565&quot;,&quot;issued&quot;:{&quot;date-parts&quot;:[[2000]]},&quot;page&quot;:&quot;422-433&quot;,&quot;abstract&quot;:&quot;Eggs of wall lizards (Podarcis muralis) were incubated at three temperatures approaching the upper limit of viability for embryonic development in this species (26, 29, and 32°C) to assess the influence of temperature on various aspects of hatchling phenotype likely affecting fitness. The thermal environment affected size and several morphometric characteristics of hatchling lizards. Hatchlings from eggs incubated at 32°C were smaller (snout-vent length, SVL) than those from 26 and 29°C and had smaller mass residuals (from the regression on SVL) as well as shorter tail, head, and femur relative to SVL. Variation in the level of fluctuating asymmetry in meristic and morphometric traits associated with incubation temperatures was quite high but not clearly consistent with the prediction that environmental stress associated with the highest incubation temperatures might produce the highest level of asymmetry. When tested for locomotor capacity in trials developed at body temperatures of 32 and 35°C, hatchlings from the 32°C incubation treatment exhibited the worst performance in any aspect considered (burst speed, maximal length, and number of stops in the complete run). Repeated measures ANCOVAs (with initial egg mass as covariate) of snout-vent length and mass of lizards at days 0 and 20 revealed significant effects of incubation temperature only for mass, being again the hatchlings from eggs incubated at 32°C those exhibiting the smallest final size. All together, our results evidenced a pervasive effect of thermal regime during incubation (and hence of nest site selection) on hatchling phenotypes. However, incubation temperature does not affect hatchling phenotypes in a continuous way; for most of the analysed traits a critical threshold seems to exist between 29 and 32°C, so that hatchlings incubated at 32°C exhibited major detrimental effects. (C) 2000 Wiley-Liss, Inc.&quot;,&quot;issue&quot;:&quot;4&quot;,&quot;volume&quot;:&quot;286&quot;,&quot;container-title-short&quot;:&quot;&quot;},&quot;isTemporary&quot;:false},{&quot;id&quot;:&quot;7bc7723c-08a9-38a6-af31-edd3c472e2a7&quot;,&quot;itemData&quot;:{&quot;type&quot;:&quot;article-journal&quot;,&quot;id&quot;:&quot;7bc7723c-08a9-38a6-af31-edd3c472e2a7&quot;,&quot;title&quot;:&quot;Incubation temperature differentially affects hatching time, egg survival, and hatchling performance in the lizard Podarcis muralis&quot;,&quot;author&quot;:[{&quot;family&quot;:&quot;Damme&quot;,&quot;given&quot;:&quot;R&quot;,&quot;parse-names&quot;:false,&quot;dropping-particle&quot;:&quot;&quot;,&quot;non-dropping-particle&quot;:&quot;Van&quot;},{&quot;family&quot;:&quot;Bauwens&quot;,&quot;given&quot;:&quot;D&quot;,&quot;parse-names&quot;:false,&quot;dropping-particle&quot;:&quot;&quot;,&quot;non-dropping-particle&quot;:&quot;&quot;},{&quot;family&quot;:&quot;Braña&quot;,&quot;given&quot;:&quot;F&quot;,&quot;parse-names&quot;:false,&quot;dropping-particle&quot;:&quot;&quot;,&quot;non-dropping-particle&quot;:&quot;&quot;},{&quot;family&quot;:&quot;Verheyen&quot;,&quot;given&quot;:&quot;RF&quot;,&quot;parse-names&quot;:false,&quot;dropping-particle&quot;:&quot;&quot;,&quot;non-dropping-particle&quot;:&quot;&quot;}],&quot;container-title&quot;:&quot;Herpetologica&quot;,&quot;container-title-short&quot;:&quot;Herpetologica&quot;,&quot;issued&quot;:{&quot;date-parts&quot;:[[1992]]},&quot;page&quot;:&quot;220-228&quot;,&quot;volume&quot;:&quot;48&quot;},&quot;isTemporary&quot;:false}],&quot;citationTag&quot;:&quot;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quot;},{&quot;citationID&quot;:&quot;MENDELEY_CITATION_1aec2aad-058d-43a7-9d78-f5b2c115bc44&quot;,&quot;properties&quot;:{&quot;noteIndex&quot;:0},&quot;isEdited&quot;:false,&quot;manualOverride&quot;:{&quot;isManuallyOverridden&quot;:false,&quot;citeprocText&quot;:&quot;(Cheetham et al., 2011)&quot;,&quot;manualOverrideText&quot;:&quot;&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Tag&quot;:&quot;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32F28-4D1B-CA49-BEA8-8DD5BF00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7844</Words>
  <Characters>44714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Maider Iglesias</dc:creator>
  <cp:keywords/>
  <dc:description/>
  <cp:lastModifiedBy>Maider Iglesias</cp:lastModifiedBy>
  <cp:revision>3</cp:revision>
  <dcterms:created xsi:type="dcterms:W3CDTF">2023-09-12T13:46:00Z</dcterms:created>
  <dcterms:modified xsi:type="dcterms:W3CDTF">2023-09-12T13:46:00Z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http://www.zotero.org/styles/biology-letters</vt:lpwstr>
  </property>
  <property fmtid="{D5CDD505-2E9C-101B-9397-08002B2CF9AE}" pid="5" name="Mendeley Recent Style Name 1_1">
    <vt:lpwstr>Biology Letters</vt:lpwstr>
  </property>
  <property fmtid="{D5CDD505-2E9C-101B-9397-08002B2CF9AE}" pid="6" name="Mendeley Recent Style Id 2_1">
    <vt:lpwstr>http://www.zotero.org/styles/conservation-biology</vt:lpwstr>
  </property>
  <property fmtid="{D5CDD505-2E9C-101B-9397-08002B2CF9AE}" pid="7" name="Mendeley Recent Style Name 2_1">
    <vt:lpwstr>Conservation Biology</vt:lpwstr>
  </property>
  <property fmtid="{D5CDD505-2E9C-101B-9397-08002B2CF9AE}" pid="8" name="Mendeley Recent Style Id 3_1">
    <vt:lpwstr>http://www.zotero.org/styles/ecology</vt:lpwstr>
  </property>
  <property fmtid="{D5CDD505-2E9C-101B-9397-08002B2CF9AE}" pid="9" name="Mendeley Recent Style Name 3_1">
    <vt:lpwstr>Ecology</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http://www.zotero.org/styles/proceedings-of-the-royal-society-b</vt:lpwstr>
  </property>
  <property fmtid="{D5CDD505-2E9C-101B-9397-08002B2CF9AE}" pid="17" name="Mendeley Recent Style Name 7_1">
    <vt:lpwstr>Proceedings of the Royal Society B</vt:lpwstr>
  </property>
  <property fmtid="{D5CDD505-2E9C-101B-9397-08002B2CF9AE}" pid="18" name="Mendeley Recent Style Id 8_1">
    <vt:lpwstr>http://www.zotero.org/styles/the-journal-of-experimental-biology</vt:lpwstr>
  </property>
  <property fmtid="{D5CDD505-2E9C-101B-9397-08002B2CF9AE}" pid="19" name="Mendeley Recent Style Name 8_1">
    <vt:lpwstr>The Journal of Experimental Biology</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